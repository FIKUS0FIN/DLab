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EF5AF0" w14:textId="77777777" w:rsidR="00343E07" w:rsidRPr="0047633E" w:rsidRDefault="00343E07" w:rsidP="000953FC">
      <w:pPr>
        <w:pStyle w:val="BodyText"/>
        <w:rPr>
          <w:lang w:val="ru-RU"/>
        </w:rPr>
      </w:pPr>
    </w:p>
    <w:p w14:paraId="0380589F" w14:textId="77777777" w:rsidR="00343E07" w:rsidRDefault="00343E07" w:rsidP="000953FC">
      <w:pPr>
        <w:pStyle w:val="BodyText"/>
      </w:pPr>
    </w:p>
    <w:p w14:paraId="6DD47E69" w14:textId="77777777" w:rsidR="00343E07" w:rsidRDefault="00343E07" w:rsidP="000953FC">
      <w:pPr>
        <w:pStyle w:val="BodyText"/>
      </w:pPr>
    </w:p>
    <w:p w14:paraId="0C027A42" w14:textId="77777777" w:rsidR="00343E07" w:rsidRDefault="00343E07" w:rsidP="000953FC">
      <w:pPr>
        <w:pStyle w:val="BodyText"/>
      </w:pPr>
    </w:p>
    <w:p w14:paraId="5618F00C" w14:textId="77777777" w:rsidR="00343E07" w:rsidRDefault="00343E07" w:rsidP="000953FC">
      <w:pPr>
        <w:pStyle w:val="BodyText"/>
      </w:pPr>
    </w:p>
    <w:p w14:paraId="15BDCD6F" w14:textId="77777777" w:rsidR="00343E07" w:rsidRDefault="00343E07" w:rsidP="000953FC">
      <w:pPr>
        <w:pStyle w:val="BodyText"/>
      </w:pPr>
    </w:p>
    <w:p w14:paraId="2D7EE355" w14:textId="77777777" w:rsidR="00343E07" w:rsidRDefault="00343E07" w:rsidP="000953FC">
      <w:pPr>
        <w:pStyle w:val="BodyText"/>
      </w:pPr>
    </w:p>
    <w:p w14:paraId="77E3FCB5" w14:textId="77777777" w:rsidR="00343E07" w:rsidRPr="00343E07" w:rsidRDefault="00343E07" w:rsidP="000953FC">
      <w:pPr>
        <w:pStyle w:val="BodyText"/>
      </w:pPr>
    </w:p>
    <w:p w14:paraId="00629AE0" w14:textId="77777777" w:rsidR="00343E07" w:rsidRDefault="00343E07" w:rsidP="000953FC">
      <w:pPr>
        <w:pStyle w:val="BodyText"/>
      </w:pPr>
    </w:p>
    <w:p w14:paraId="61DC453C" w14:textId="77777777" w:rsidR="00222DC3" w:rsidRPr="00114D08" w:rsidRDefault="00343E07" w:rsidP="000953FC">
      <w:pPr>
        <w:pStyle w:val="BodyText"/>
      </w:pPr>
      <w:r>
        <w:rPr>
          <w:noProof/>
        </w:rPr>
        <w:drawing>
          <wp:anchor distT="0" distB="0" distL="114300" distR="114300" simplePos="0" relativeHeight="251644416" behindDoc="0" locked="0" layoutInCell="1" allowOverlap="1" wp14:anchorId="01F32A57" wp14:editId="68ABFACF">
            <wp:simplePos x="0" y="0"/>
            <wp:positionH relativeFrom="column">
              <wp:posOffset>-1905</wp:posOffset>
            </wp:positionH>
            <wp:positionV relativeFrom="page">
              <wp:posOffset>1438275</wp:posOffset>
            </wp:positionV>
            <wp:extent cx="914400" cy="3238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32385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ook w:val="01E0" w:firstRow="1" w:lastRow="1" w:firstColumn="1" w:lastColumn="1" w:noHBand="0" w:noVBand="0"/>
      </w:tblPr>
      <w:tblGrid>
        <w:gridCol w:w="9357"/>
      </w:tblGrid>
      <w:tr w:rsidR="00867752" w:rsidRPr="00114D08" w14:paraId="3366ABF6" w14:textId="77777777" w:rsidTr="003A184A">
        <w:trPr>
          <w:trHeight w:val="1583"/>
        </w:trPr>
        <w:tc>
          <w:tcPr>
            <w:tcW w:w="9359" w:type="dxa"/>
          </w:tcPr>
          <w:p w14:paraId="5A590209" w14:textId="77777777" w:rsidR="008B3B7F" w:rsidRPr="007F4104" w:rsidRDefault="00E9149A" w:rsidP="007F4104">
            <w:pPr>
              <w:pStyle w:val="CommentSubject"/>
            </w:pPr>
            <w:r>
              <w:t>Solution Architecture Document</w:t>
            </w:r>
          </w:p>
          <w:p w14:paraId="23B0096F" w14:textId="77777777" w:rsidR="008B3B7F" w:rsidRPr="00114D08" w:rsidRDefault="00381F74" w:rsidP="00343E07">
            <w:pPr>
              <w:pStyle w:val="Title"/>
              <w:framePr w:hSpace="0" w:wrap="auto" w:vAnchor="margin" w:yAlign="inline"/>
              <w:suppressOverlap w:val="0"/>
              <w:rPr>
                <w:rFonts w:ascii="Times New Roman" w:hAnsi="Times New Roman"/>
                <w:szCs w:val="44"/>
              </w:rPr>
            </w:pPr>
            <w:fldSimple w:instr=" DOCPROPERTY  Title  \* MERGEFORMAT ">
              <w:r w:rsidR="00DD44B1">
                <w:t>Title</w:t>
              </w:r>
            </w:fldSimple>
          </w:p>
        </w:tc>
      </w:tr>
      <w:tr w:rsidR="007074E7" w:rsidRPr="00114D08" w14:paraId="169D29CC" w14:textId="77777777" w:rsidTr="003A184A">
        <w:tc>
          <w:tcPr>
            <w:tcW w:w="9359" w:type="dxa"/>
          </w:tcPr>
          <w:p w14:paraId="04DFBE88" w14:textId="77777777" w:rsidR="007074E7" w:rsidRDefault="00381F74" w:rsidP="007B6668">
            <w:pPr>
              <w:pStyle w:val="ProjectName"/>
            </w:pPr>
            <w:r>
              <w:fldChar w:fldCharType="begin"/>
            </w:r>
            <w:r>
              <w:instrText xml:space="preserve"> DOCPROPERTY  PID  \* MERGEFORMAT </w:instrText>
            </w:r>
            <w:r>
              <w:fldChar w:fldCharType="separate"/>
            </w:r>
            <w:r w:rsidR="00DD44B1">
              <w:t>&lt;</w:t>
            </w:r>
            <w:proofErr w:type="spellStart"/>
            <w:r w:rsidR="00DD44B1">
              <w:t>ClientID</w:t>
            </w:r>
            <w:proofErr w:type="spellEnd"/>
            <w:r w:rsidR="00DD44B1">
              <w:t>&gt;-&lt;</w:t>
            </w:r>
            <w:proofErr w:type="spellStart"/>
            <w:r w:rsidR="00DD44B1">
              <w:t>ProductID</w:t>
            </w:r>
            <w:proofErr w:type="spellEnd"/>
            <w:r w:rsidR="00DD44B1">
              <w:t>&gt;</w:t>
            </w:r>
            <w:r>
              <w:fldChar w:fldCharType="end"/>
            </w:r>
          </w:p>
        </w:tc>
      </w:tr>
    </w:tbl>
    <w:p w14:paraId="2659280A" w14:textId="77777777" w:rsidR="00A01F87" w:rsidRDefault="00A01F87" w:rsidP="000953FC">
      <w:pPr>
        <w:pStyle w:val="BodyText"/>
        <w:sectPr w:rsidR="00A01F87" w:rsidSect="00A01F87">
          <w:headerReference w:type="default" r:id="rId9"/>
          <w:footerReference w:type="default" r:id="rId10"/>
          <w:footerReference w:type="first" r:id="rId11"/>
          <w:pgSz w:w="11909" w:h="16834" w:code="9"/>
          <w:pgMar w:top="1134" w:right="851" w:bottom="1134" w:left="1134" w:header="720" w:footer="720" w:gutter="567"/>
          <w:cols w:space="720"/>
          <w:titlePg/>
          <w:docGrid w:linePitch="272"/>
        </w:sectPr>
      </w:pPr>
    </w:p>
    <w:tbl>
      <w:tblPr>
        <w:tblStyle w:val="TableEPAM"/>
        <w:tblW w:w="5000" w:type="pct"/>
        <w:tblInd w:w="-5" w:type="dxa"/>
        <w:tblLook w:val="04A0" w:firstRow="1" w:lastRow="0" w:firstColumn="1" w:lastColumn="0" w:noHBand="0" w:noVBand="1"/>
      </w:tblPr>
      <w:tblGrid>
        <w:gridCol w:w="942"/>
        <w:gridCol w:w="2292"/>
        <w:gridCol w:w="1589"/>
        <w:gridCol w:w="1589"/>
        <w:gridCol w:w="1385"/>
        <w:gridCol w:w="1550"/>
      </w:tblGrid>
      <w:tr w:rsidR="00E9149A" w:rsidRPr="00DA6CF4" w14:paraId="54D7AA5D"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6"/>
          </w:tcPr>
          <w:p w14:paraId="4561D290" w14:textId="77777777" w:rsidR="00E9149A" w:rsidRPr="00DA6CF4" w:rsidRDefault="00E9149A" w:rsidP="00BD7076">
            <w:r w:rsidRPr="00DA6CF4">
              <w:lastRenderedPageBreak/>
              <w:t>REVISION HISTORY</w:t>
            </w:r>
          </w:p>
        </w:tc>
      </w:tr>
      <w:tr w:rsidR="00E9149A" w:rsidRPr="00DA6CF4" w14:paraId="0728E7D7"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4" w:type="pct"/>
            <w:vMerge w:val="restart"/>
          </w:tcPr>
          <w:p w14:paraId="70AF99A2" w14:textId="77777777" w:rsidR="00E9149A" w:rsidRPr="002C5F65" w:rsidRDefault="00E9149A" w:rsidP="00BD7076">
            <w:r w:rsidRPr="002C5F65">
              <w:t>Ver.</w:t>
            </w:r>
          </w:p>
        </w:tc>
        <w:tc>
          <w:tcPr>
            <w:tcW w:w="1226" w:type="pct"/>
            <w:vMerge w:val="restart"/>
          </w:tcPr>
          <w:p w14:paraId="1BA5D29E"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Description of Change</w:t>
            </w:r>
          </w:p>
        </w:tc>
        <w:tc>
          <w:tcPr>
            <w:tcW w:w="850" w:type="pct"/>
            <w:vMerge w:val="restart"/>
          </w:tcPr>
          <w:p w14:paraId="438DA721"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Author</w:t>
            </w:r>
          </w:p>
        </w:tc>
        <w:tc>
          <w:tcPr>
            <w:tcW w:w="850" w:type="pct"/>
            <w:vMerge w:val="restart"/>
          </w:tcPr>
          <w:p w14:paraId="2C516B84"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Date</w:t>
            </w:r>
          </w:p>
        </w:tc>
        <w:tc>
          <w:tcPr>
            <w:tcW w:w="1570" w:type="pct"/>
            <w:gridSpan w:val="2"/>
          </w:tcPr>
          <w:p w14:paraId="4A966837"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Approved</w:t>
            </w:r>
          </w:p>
        </w:tc>
      </w:tr>
      <w:tr w:rsidR="00E9149A" w:rsidRPr="00DA6CF4" w14:paraId="77E99E67"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4" w:type="pct"/>
            <w:vMerge/>
          </w:tcPr>
          <w:p w14:paraId="4752DF1F" w14:textId="77777777" w:rsidR="00E9149A" w:rsidRPr="002C5F65" w:rsidRDefault="00E9149A" w:rsidP="00BD7076"/>
        </w:tc>
        <w:tc>
          <w:tcPr>
            <w:tcW w:w="1226" w:type="pct"/>
            <w:vMerge/>
          </w:tcPr>
          <w:p w14:paraId="5146950F"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850" w:type="pct"/>
            <w:vMerge/>
          </w:tcPr>
          <w:p w14:paraId="1BD13066"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850" w:type="pct"/>
            <w:vMerge/>
          </w:tcPr>
          <w:p w14:paraId="433A8BA0"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p>
        </w:tc>
        <w:tc>
          <w:tcPr>
            <w:tcW w:w="741" w:type="pct"/>
          </w:tcPr>
          <w:p w14:paraId="380B5969"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Name</w:t>
            </w:r>
          </w:p>
        </w:tc>
        <w:tc>
          <w:tcPr>
            <w:tcW w:w="829" w:type="pct"/>
          </w:tcPr>
          <w:p w14:paraId="2671D448" w14:textId="77777777" w:rsidR="00E9149A" w:rsidRPr="002C5F65" w:rsidRDefault="00E9149A" w:rsidP="00BD7076">
            <w:pPr>
              <w:cnfStyle w:val="100000000000" w:firstRow="1" w:lastRow="0" w:firstColumn="0" w:lastColumn="0" w:oddVBand="0" w:evenVBand="0" w:oddHBand="0" w:evenHBand="0" w:firstRowFirstColumn="0" w:firstRowLastColumn="0" w:lastRowFirstColumn="0" w:lastRowLastColumn="0"/>
            </w:pPr>
            <w:r w:rsidRPr="002C5F65">
              <w:t>Effective Date</w:t>
            </w:r>
          </w:p>
        </w:tc>
      </w:tr>
      <w:tr w:rsidR="00E9149A" w:rsidRPr="00DA6CF4" w14:paraId="18B1FFBE"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586EC3DC" w14:textId="77777777" w:rsidR="00E9149A" w:rsidRPr="00DA6CF4" w:rsidRDefault="00E9149A" w:rsidP="00BD7076">
            <w:proofErr w:type="spellStart"/>
            <w:r w:rsidRPr="00DA6CF4">
              <w:t>n.n</w:t>
            </w:r>
            <w:proofErr w:type="spellEnd"/>
          </w:p>
        </w:tc>
        <w:tc>
          <w:tcPr>
            <w:tcW w:w="1226" w:type="pct"/>
          </w:tcPr>
          <w:p w14:paraId="2C5CC53C" w14:textId="77777777" w:rsidR="00E9149A" w:rsidRPr="00DA6CF4"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7E07615D"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7C2F336E"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roofErr w:type="spellStart"/>
            <w:r w:rsidRPr="00FF15DE">
              <w:t>dd</w:t>
            </w:r>
            <w:proofErr w:type="spellEnd"/>
            <w:r w:rsidRPr="00FF15DE">
              <w:t>-mmm-</w:t>
            </w:r>
            <w:proofErr w:type="spellStart"/>
            <w:r w:rsidRPr="00FF15DE">
              <w:t>yyyy</w:t>
            </w:r>
            <w:proofErr w:type="spellEnd"/>
          </w:p>
        </w:tc>
        <w:tc>
          <w:tcPr>
            <w:tcW w:w="741" w:type="pct"/>
          </w:tcPr>
          <w:p w14:paraId="39D4EC89"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c>
          <w:tcPr>
            <w:tcW w:w="829" w:type="pct"/>
          </w:tcPr>
          <w:p w14:paraId="38831B10"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roofErr w:type="spellStart"/>
            <w:r>
              <w:t>dd</w:t>
            </w:r>
            <w:proofErr w:type="spellEnd"/>
            <w:r>
              <w:t>-mmm-</w:t>
            </w:r>
            <w:proofErr w:type="spellStart"/>
            <w:r>
              <w:t>yyyy</w:t>
            </w:r>
            <w:proofErr w:type="spellEnd"/>
          </w:p>
        </w:tc>
      </w:tr>
      <w:tr w:rsidR="00E9149A" w:rsidRPr="00DA6CF4" w14:paraId="19A32D26"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7FACE812" w14:textId="77777777" w:rsidR="00E9149A" w:rsidRPr="00DA6CF4" w:rsidRDefault="00E9149A" w:rsidP="00BD7076"/>
        </w:tc>
        <w:tc>
          <w:tcPr>
            <w:tcW w:w="1226" w:type="pct"/>
          </w:tcPr>
          <w:p w14:paraId="275008C1" w14:textId="77777777" w:rsidR="00E9149A" w:rsidRPr="00DA6CF4" w:rsidRDefault="00E9149A" w:rsidP="00BD7076">
            <w:pPr>
              <w:cnfStyle w:val="000000010000" w:firstRow="0" w:lastRow="0" w:firstColumn="0" w:lastColumn="0" w:oddVBand="0" w:evenVBand="0" w:oddHBand="0" w:evenHBand="1" w:firstRowFirstColumn="0" w:firstRowLastColumn="0" w:lastRowFirstColumn="0" w:lastRowLastColumn="0"/>
            </w:pPr>
          </w:p>
        </w:tc>
        <w:tc>
          <w:tcPr>
            <w:tcW w:w="850" w:type="pct"/>
          </w:tcPr>
          <w:p w14:paraId="446CA4A9" w14:textId="77777777" w:rsidR="00E9149A" w:rsidRPr="00FF15DE" w:rsidRDefault="00E9149A" w:rsidP="00BD7076">
            <w:pPr>
              <w:cnfStyle w:val="000000010000" w:firstRow="0" w:lastRow="0" w:firstColumn="0" w:lastColumn="0" w:oddVBand="0" w:evenVBand="0" w:oddHBand="0" w:evenHBand="1" w:firstRowFirstColumn="0" w:firstRowLastColumn="0" w:lastRowFirstColumn="0" w:lastRowLastColumn="0"/>
            </w:pPr>
          </w:p>
        </w:tc>
        <w:tc>
          <w:tcPr>
            <w:tcW w:w="850" w:type="pct"/>
          </w:tcPr>
          <w:p w14:paraId="16F5CB5A" w14:textId="77777777" w:rsidR="00E9149A" w:rsidRPr="00FF15DE" w:rsidRDefault="00E9149A" w:rsidP="00BD7076">
            <w:pPr>
              <w:cnfStyle w:val="000000010000" w:firstRow="0" w:lastRow="0" w:firstColumn="0" w:lastColumn="0" w:oddVBand="0" w:evenVBand="0" w:oddHBand="0" w:evenHBand="1" w:firstRowFirstColumn="0" w:firstRowLastColumn="0" w:lastRowFirstColumn="0" w:lastRowLastColumn="0"/>
            </w:pPr>
          </w:p>
        </w:tc>
        <w:tc>
          <w:tcPr>
            <w:tcW w:w="741" w:type="pct"/>
          </w:tcPr>
          <w:p w14:paraId="6E86FB02" w14:textId="77777777" w:rsidR="00E9149A" w:rsidRPr="003534EA" w:rsidRDefault="00E9149A" w:rsidP="00BD7076">
            <w:pPr>
              <w:cnfStyle w:val="000000010000" w:firstRow="0" w:lastRow="0" w:firstColumn="0" w:lastColumn="0" w:oddVBand="0" w:evenVBand="0" w:oddHBand="0" w:evenHBand="1" w:firstRowFirstColumn="0" w:firstRowLastColumn="0" w:lastRowFirstColumn="0" w:lastRowLastColumn="0"/>
            </w:pPr>
          </w:p>
        </w:tc>
        <w:tc>
          <w:tcPr>
            <w:tcW w:w="829" w:type="pct"/>
          </w:tcPr>
          <w:p w14:paraId="4B586839" w14:textId="77777777" w:rsidR="00E9149A" w:rsidRPr="003534EA" w:rsidRDefault="00E9149A" w:rsidP="00BD7076">
            <w:pPr>
              <w:cnfStyle w:val="000000010000" w:firstRow="0" w:lastRow="0" w:firstColumn="0" w:lastColumn="0" w:oddVBand="0" w:evenVBand="0" w:oddHBand="0" w:evenHBand="1" w:firstRowFirstColumn="0" w:firstRowLastColumn="0" w:lastRowFirstColumn="0" w:lastRowLastColumn="0"/>
            </w:pPr>
          </w:p>
        </w:tc>
      </w:tr>
      <w:tr w:rsidR="00E9149A" w:rsidRPr="00DA6CF4" w14:paraId="598F7046"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pct"/>
          </w:tcPr>
          <w:p w14:paraId="2407C780" w14:textId="77777777" w:rsidR="00E9149A" w:rsidRPr="00DA6CF4" w:rsidRDefault="00E9149A" w:rsidP="00BD7076"/>
        </w:tc>
        <w:tc>
          <w:tcPr>
            <w:tcW w:w="1226" w:type="pct"/>
          </w:tcPr>
          <w:p w14:paraId="597D31EB" w14:textId="77777777" w:rsidR="00E9149A" w:rsidRPr="00DA6CF4"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32F0FBF5"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850" w:type="pct"/>
          </w:tcPr>
          <w:p w14:paraId="61FEBBF2" w14:textId="77777777" w:rsidR="00E9149A" w:rsidRPr="00FF15DE" w:rsidRDefault="00E9149A" w:rsidP="00BD7076">
            <w:pPr>
              <w:cnfStyle w:val="000000100000" w:firstRow="0" w:lastRow="0" w:firstColumn="0" w:lastColumn="0" w:oddVBand="0" w:evenVBand="0" w:oddHBand="1" w:evenHBand="0" w:firstRowFirstColumn="0" w:firstRowLastColumn="0" w:lastRowFirstColumn="0" w:lastRowLastColumn="0"/>
            </w:pPr>
          </w:p>
        </w:tc>
        <w:tc>
          <w:tcPr>
            <w:tcW w:w="741" w:type="pct"/>
          </w:tcPr>
          <w:p w14:paraId="047D19DF"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c>
          <w:tcPr>
            <w:tcW w:w="829" w:type="pct"/>
          </w:tcPr>
          <w:p w14:paraId="4E562327" w14:textId="77777777" w:rsidR="00E9149A" w:rsidRPr="003534EA" w:rsidRDefault="00E9149A" w:rsidP="00BD7076">
            <w:pPr>
              <w:cnfStyle w:val="000000100000" w:firstRow="0" w:lastRow="0" w:firstColumn="0" w:lastColumn="0" w:oddVBand="0" w:evenVBand="0" w:oddHBand="1" w:evenHBand="0" w:firstRowFirstColumn="0" w:firstRowLastColumn="0" w:lastRowFirstColumn="0" w:lastRowLastColumn="0"/>
            </w:pPr>
          </w:p>
        </w:tc>
      </w:tr>
    </w:tbl>
    <w:p w14:paraId="6ED316DA" w14:textId="77777777" w:rsidR="00E9149A" w:rsidRDefault="00E9149A" w:rsidP="000953FC">
      <w:pPr>
        <w:pStyle w:val="BodyText"/>
      </w:pPr>
    </w:p>
    <w:tbl>
      <w:tblPr>
        <w:tblStyle w:val="TableEPAM"/>
        <w:tblW w:w="5000" w:type="pct"/>
        <w:tblInd w:w="-5" w:type="dxa"/>
        <w:tblLook w:val="04A0" w:firstRow="1" w:lastRow="0" w:firstColumn="1" w:lastColumn="0" w:noHBand="0" w:noVBand="1"/>
      </w:tblPr>
      <w:tblGrid>
        <w:gridCol w:w="944"/>
        <w:gridCol w:w="8403"/>
      </w:tblGrid>
      <w:tr w:rsidR="00AF3313" w:rsidRPr="00D27C46" w14:paraId="04943C76"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2"/>
          </w:tcPr>
          <w:p w14:paraId="332098D7" w14:textId="77777777" w:rsidR="00004E50" w:rsidRPr="0078686A" w:rsidRDefault="00004E50" w:rsidP="002C5F65">
            <w:r w:rsidRPr="0078686A">
              <w:t>Related Artifacts</w:t>
            </w:r>
          </w:p>
        </w:tc>
      </w:tr>
      <w:tr w:rsidR="00D27C46" w:rsidRPr="00D27C46" w14:paraId="3FA558D4"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5" w:type="pct"/>
          </w:tcPr>
          <w:p w14:paraId="45E031DD" w14:textId="77777777" w:rsidR="00004E50" w:rsidRPr="0078686A" w:rsidRDefault="00004E50" w:rsidP="002C5F65">
            <w:r w:rsidRPr="0078686A">
              <w:t>Ref.</w:t>
            </w:r>
          </w:p>
        </w:tc>
        <w:tc>
          <w:tcPr>
            <w:tcW w:w="4495" w:type="pct"/>
          </w:tcPr>
          <w:p w14:paraId="44E5D190" w14:textId="77777777" w:rsidR="00004E50" w:rsidRPr="0078686A" w:rsidRDefault="00004E50" w:rsidP="002C5F65">
            <w:pPr>
              <w:ind w:left="-456"/>
              <w:cnfStyle w:val="100000000000" w:firstRow="1" w:lastRow="0" w:firstColumn="0" w:lastColumn="0" w:oddVBand="0" w:evenVBand="0" w:oddHBand="0" w:evenHBand="0" w:firstRowFirstColumn="0" w:firstRowLastColumn="0" w:lastRowFirstColumn="0" w:lastRowLastColumn="0"/>
            </w:pPr>
            <w:r w:rsidRPr="0078686A">
              <w:t>Name</w:t>
            </w:r>
          </w:p>
        </w:tc>
      </w:tr>
      <w:tr w:rsidR="00004E50" w:rsidRPr="00D27C46" w14:paraId="5285C513"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pct"/>
          </w:tcPr>
          <w:p w14:paraId="454D9CD9" w14:textId="77777777" w:rsidR="00004E50" w:rsidRPr="0078686A" w:rsidRDefault="00004E50" w:rsidP="002C5F65"/>
        </w:tc>
        <w:tc>
          <w:tcPr>
            <w:tcW w:w="4495" w:type="pct"/>
          </w:tcPr>
          <w:p w14:paraId="4D8716E2" w14:textId="77777777" w:rsidR="00004E50" w:rsidRPr="0015371B" w:rsidRDefault="00004E50" w:rsidP="002C5F65">
            <w:pPr>
              <w:cnfStyle w:val="000000100000" w:firstRow="0" w:lastRow="0" w:firstColumn="0" w:lastColumn="0" w:oddVBand="0" w:evenVBand="0" w:oddHBand="1" w:evenHBand="0" w:firstRowFirstColumn="0" w:firstRowLastColumn="0" w:lastRowFirstColumn="0" w:lastRowLastColumn="0"/>
            </w:pPr>
          </w:p>
        </w:tc>
      </w:tr>
      <w:tr w:rsidR="00D27C46" w:rsidRPr="00D27C46" w14:paraId="44C85A57"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 w:type="pct"/>
          </w:tcPr>
          <w:p w14:paraId="70E65619" w14:textId="77777777" w:rsidR="00004E50" w:rsidRPr="0078686A" w:rsidRDefault="00004E50" w:rsidP="002C5F65"/>
        </w:tc>
        <w:tc>
          <w:tcPr>
            <w:tcW w:w="4495" w:type="pct"/>
          </w:tcPr>
          <w:p w14:paraId="4F81E203" w14:textId="77777777" w:rsidR="00004E50" w:rsidRPr="0015371B" w:rsidRDefault="00004E50" w:rsidP="002C5F65">
            <w:pPr>
              <w:cnfStyle w:val="000000010000" w:firstRow="0" w:lastRow="0" w:firstColumn="0" w:lastColumn="0" w:oddVBand="0" w:evenVBand="0" w:oddHBand="0" w:evenHBand="1" w:firstRowFirstColumn="0" w:firstRowLastColumn="0" w:lastRowFirstColumn="0" w:lastRowLastColumn="0"/>
            </w:pPr>
          </w:p>
        </w:tc>
      </w:tr>
    </w:tbl>
    <w:p w14:paraId="553E9FDC" w14:textId="77777777" w:rsidR="00081986" w:rsidRDefault="00081986" w:rsidP="000953FC">
      <w:pPr>
        <w:pStyle w:val="BodyText"/>
      </w:pPr>
      <w:bookmarkStart w:id="0" w:name="_Toc456598587"/>
      <w:bookmarkStart w:id="1" w:name="_Toc456600918"/>
      <w:bookmarkStart w:id="2" w:name="_Toc2484421"/>
      <w:bookmarkStart w:id="3" w:name="_Toc4475558"/>
      <w:r>
        <w:br w:type="page"/>
      </w:r>
    </w:p>
    <w:p w14:paraId="5E87961C" w14:textId="77777777" w:rsidR="00222DC3" w:rsidRPr="00713C48" w:rsidRDefault="00222DC3" w:rsidP="006D794B">
      <w:pPr>
        <w:pStyle w:val="TOCHeading"/>
      </w:pPr>
      <w:r w:rsidRPr="00713C48">
        <w:lastRenderedPageBreak/>
        <w:t>Contents</w:t>
      </w:r>
    </w:p>
    <w:p w14:paraId="12968C30" w14:textId="77777777" w:rsidR="00700A3B" w:rsidRDefault="004706BE">
      <w:pPr>
        <w:pStyle w:val="TOC1"/>
        <w:tabs>
          <w:tab w:val="left" w:pos="400"/>
          <w:tab w:val="right" w:leader="dot" w:pos="9347"/>
        </w:tabs>
        <w:rPr>
          <w:rFonts w:asciiTheme="minorHAnsi" w:eastAsiaTheme="minorEastAsia" w:hAnsiTheme="minorHAnsi" w:cstheme="minorBidi"/>
          <w:bCs w:val="0"/>
          <w:caps w:val="0"/>
          <w:noProof/>
          <w:color w:val="auto"/>
          <w:sz w:val="22"/>
          <w:szCs w:val="22"/>
        </w:rPr>
      </w:pPr>
      <w:r>
        <w:fldChar w:fldCharType="begin"/>
      </w:r>
      <w:r>
        <w:instrText xml:space="preserve"> TOC \o "3-4" \h \z \t "Heading 1,1,Heading 2,2,Appendix Level 1,1,Appendix Level 2,2" </w:instrText>
      </w:r>
      <w:r>
        <w:fldChar w:fldCharType="separate"/>
      </w:r>
      <w:hyperlink w:anchor="_Toc430870567" w:history="1">
        <w:r w:rsidR="00700A3B" w:rsidRPr="00A53F2C">
          <w:rPr>
            <w:rStyle w:val="Hyperlink"/>
            <w:noProof/>
          </w:rPr>
          <w:t>1</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Executive Summary</w:t>
        </w:r>
        <w:r w:rsidR="00700A3B">
          <w:rPr>
            <w:noProof/>
            <w:webHidden/>
          </w:rPr>
          <w:tab/>
        </w:r>
        <w:r w:rsidR="00700A3B">
          <w:rPr>
            <w:noProof/>
            <w:webHidden/>
          </w:rPr>
          <w:fldChar w:fldCharType="begin"/>
        </w:r>
        <w:r w:rsidR="00700A3B">
          <w:rPr>
            <w:noProof/>
            <w:webHidden/>
          </w:rPr>
          <w:instrText xml:space="preserve"> PAGEREF _Toc430870567 \h </w:instrText>
        </w:r>
        <w:r w:rsidR="00700A3B">
          <w:rPr>
            <w:noProof/>
            <w:webHidden/>
          </w:rPr>
        </w:r>
        <w:r w:rsidR="00700A3B">
          <w:rPr>
            <w:noProof/>
            <w:webHidden/>
          </w:rPr>
          <w:fldChar w:fldCharType="separate"/>
        </w:r>
        <w:r w:rsidR="00DD44B1">
          <w:rPr>
            <w:noProof/>
            <w:webHidden/>
          </w:rPr>
          <w:t>5</w:t>
        </w:r>
        <w:r w:rsidR="00700A3B">
          <w:rPr>
            <w:noProof/>
            <w:webHidden/>
          </w:rPr>
          <w:fldChar w:fldCharType="end"/>
        </w:r>
      </w:hyperlink>
    </w:p>
    <w:p w14:paraId="348CC303"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568" w:history="1">
        <w:r w:rsidR="00700A3B" w:rsidRPr="00A53F2C">
          <w:rPr>
            <w:rStyle w:val="Hyperlink"/>
            <w:noProof/>
          </w:rPr>
          <w:t>2</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Introduction</w:t>
        </w:r>
        <w:r w:rsidR="00700A3B">
          <w:rPr>
            <w:noProof/>
            <w:webHidden/>
          </w:rPr>
          <w:tab/>
        </w:r>
        <w:r w:rsidR="00700A3B">
          <w:rPr>
            <w:noProof/>
            <w:webHidden/>
          </w:rPr>
          <w:fldChar w:fldCharType="begin"/>
        </w:r>
        <w:r w:rsidR="00700A3B">
          <w:rPr>
            <w:noProof/>
            <w:webHidden/>
          </w:rPr>
          <w:instrText xml:space="preserve"> PAGEREF _Toc430870568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7221F10"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69" w:history="1">
        <w:r w:rsidR="00700A3B" w:rsidRPr="00A53F2C">
          <w:rPr>
            <w:rStyle w:val="Hyperlink"/>
            <w:noProof/>
          </w:rPr>
          <w:t>2.1</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Definitions, Acronyms, Abbreviations</w:t>
        </w:r>
        <w:r w:rsidR="00700A3B">
          <w:rPr>
            <w:noProof/>
            <w:webHidden/>
          </w:rPr>
          <w:tab/>
        </w:r>
        <w:r w:rsidR="00700A3B">
          <w:rPr>
            <w:noProof/>
            <w:webHidden/>
          </w:rPr>
          <w:fldChar w:fldCharType="begin"/>
        </w:r>
        <w:r w:rsidR="00700A3B">
          <w:rPr>
            <w:noProof/>
            <w:webHidden/>
          </w:rPr>
          <w:instrText xml:space="preserve"> PAGEREF _Toc430870569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30E5B8B"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0" w:history="1">
        <w:r w:rsidR="00700A3B" w:rsidRPr="00A53F2C">
          <w:rPr>
            <w:rStyle w:val="Hyperlink"/>
            <w:noProof/>
          </w:rPr>
          <w:t>2.2</w:t>
        </w:r>
        <w:r w:rsidR="00700A3B">
          <w:rPr>
            <w:rFonts w:asciiTheme="minorHAnsi" w:eastAsiaTheme="minorEastAsia" w:hAnsiTheme="minorHAnsi" w:cstheme="minorBidi"/>
            <w:caps w:val="0"/>
            <w:noProof/>
            <w:color w:val="auto"/>
            <w:sz w:val="22"/>
            <w:szCs w:val="22"/>
          </w:rPr>
          <w:tab/>
        </w:r>
        <w:r w:rsidR="00700A3B" w:rsidRPr="00A53F2C">
          <w:rPr>
            <w:rStyle w:val="Hyperlink"/>
            <w:noProof/>
          </w:rPr>
          <w:t>Purpose</w:t>
        </w:r>
        <w:r w:rsidR="00700A3B">
          <w:rPr>
            <w:noProof/>
            <w:webHidden/>
          </w:rPr>
          <w:tab/>
        </w:r>
        <w:r w:rsidR="00700A3B">
          <w:rPr>
            <w:noProof/>
            <w:webHidden/>
          </w:rPr>
          <w:fldChar w:fldCharType="begin"/>
        </w:r>
        <w:r w:rsidR="00700A3B">
          <w:rPr>
            <w:noProof/>
            <w:webHidden/>
          </w:rPr>
          <w:instrText xml:space="preserve"> PAGEREF _Toc430870570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8DA95DA"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71" w:history="1">
        <w:r w:rsidR="00700A3B" w:rsidRPr="00A53F2C">
          <w:rPr>
            <w:rStyle w:val="Hyperlink"/>
            <w:noProof/>
          </w:rPr>
          <w:t>2.2.1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Stakeholders</w:t>
        </w:r>
        <w:r w:rsidR="00700A3B">
          <w:rPr>
            <w:noProof/>
            <w:webHidden/>
          </w:rPr>
          <w:tab/>
        </w:r>
        <w:r w:rsidR="00700A3B">
          <w:rPr>
            <w:noProof/>
            <w:webHidden/>
          </w:rPr>
          <w:fldChar w:fldCharType="begin"/>
        </w:r>
        <w:r w:rsidR="00700A3B">
          <w:rPr>
            <w:noProof/>
            <w:webHidden/>
          </w:rPr>
          <w:instrText xml:space="preserve"> PAGEREF _Toc430870571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4B38211"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72" w:history="1">
        <w:r w:rsidR="00700A3B" w:rsidRPr="00A53F2C">
          <w:rPr>
            <w:rStyle w:val="Hyperlink"/>
            <w:noProof/>
          </w:rPr>
          <w:t>2.2.2</w:t>
        </w:r>
        <w:r w:rsidR="00700A3B">
          <w:rPr>
            <w:rFonts w:asciiTheme="minorHAnsi" w:eastAsiaTheme="minorEastAsia" w:hAnsiTheme="minorHAnsi" w:cstheme="minorBidi"/>
            <w:iCs w:val="0"/>
            <w:noProof/>
            <w:color w:val="auto"/>
            <w:sz w:val="22"/>
            <w:szCs w:val="22"/>
          </w:rPr>
          <w:tab/>
        </w:r>
        <w:r w:rsidR="00700A3B" w:rsidRPr="00A53F2C">
          <w:rPr>
            <w:rStyle w:val="Hyperlink"/>
            <w:noProof/>
          </w:rPr>
          <w:t>Goals</w:t>
        </w:r>
        <w:r w:rsidR="00700A3B">
          <w:rPr>
            <w:noProof/>
            <w:webHidden/>
          </w:rPr>
          <w:tab/>
        </w:r>
        <w:r w:rsidR="00700A3B">
          <w:rPr>
            <w:noProof/>
            <w:webHidden/>
          </w:rPr>
          <w:fldChar w:fldCharType="begin"/>
        </w:r>
        <w:r w:rsidR="00700A3B">
          <w:rPr>
            <w:noProof/>
            <w:webHidden/>
          </w:rPr>
          <w:instrText xml:space="preserve"> PAGEREF _Toc430870572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591B704"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3" w:history="1">
        <w:r w:rsidR="00700A3B" w:rsidRPr="00A53F2C">
          <w:rPr>
            <w:rStyle w:val="Hyperlink"/>
            <w:noProof/>
          </w:rPr>
          <w:t>2.3</w:t>
        </w:r>
        <w:r w:rsidR="00700A3B">
          <w:rPr>
            <w:rFonts w:asciiTheme="minorHAnsi" w:eastAsiaTheme="minorEastAsia" w:hAnsiTheme="minorHAnsi" w:cstheme="minorBidi"/>
            <w:caps w:val="0"/>
            <w:noProof/>
            <w:color w:val="auto"/>
            <w:sz w:val="22"/>
            <w:szCs w:val="22"/>
          </w:rPr>
          <w:tab/>
        </w:r>
        <w:r w:rsidR="00700A3B" w:rsidRPr="00A53F2C">
          <w:rPr>
            <w:rStyle w:val="Hyperlink"/>
            <w:noProof/>
          </w:rPr>
          <w:t>Business drivers</w:t>
        </w:r>
        <w:r w:rsidR="00700A3B">
          <w:rPr>
            <w:noProof/>
            <w:webHidden/>
          </w:rPr>
          <w:tab/>
        </w:r>
        <w:r w:rsidR="00700A3B">
          <w:rPr>
            <w:noProof/>
            <w:webHidden/>
          </w:rPr>
          <w:fldChar w:fldCharType="begin"/>
        </w:r>
        <w:r w:rsidR="00700A3B">
          <w:rPr>
            <w:noProof/>
            <w:webHidden/>
          </w:rPr>
          <w:instrText xml:space="preserve"> PAGEREF _Toc430870573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227036C"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4" w:history="1">
        <w:r w:rsidR="00700A3B" w:rsidRPr="00A53F2C">
          <w:rPr>
            <w:rStyle w:val="Hyperlink"/>
            <w:noProof/>
          </w:rPr>
          <w:t>2.4</w:t>
        </w:r>
        <w:r w:rsidR="00700A3B">
          <w:rPr>
            <w:rFonts w:asciiTheme="minorHAnsi" w:eastAsiaTheme="minorEastAsia" w:hAnsiTheme="minorHAnsi" w:cstheme="minorBidi"/>
            <w:caps w:val="0"/>
            <w:noProof/>
            <w:color w:val="auto"/>
            <w:sz w:val="22"/>
            <w:szCs w:val="22"/>
          </w:rPr>
          <w:tab/>
        </w:r>
        <w:r w:rsidR="00700A3B" w:rsidRPr="00A53F2C">
          <w:rPr>
            <w:rStyle w:val="Hyperlink"/>
            <w:noProof/>
          </w:rPr>
          <w:t>Scope</w:t>
        </w:r>
        <w:r w:rsidR="00700A3B">
          <w:rPr>
            <w:noProof/>
            <w:webHidden/>
          </w:rPr>
          <w:tab/>
        </w:r>
        <w:r w:rsidR="00700A3B">
          <w:rPr>
            <w:noProof/>
            <w:webHidden/>
          </w:rPr>
          <w:fldChar w:fldCharType="begin"/>
        </w:r>
        <w:r w:rsidR="00700A3B">
          <w:rPr>
            <w:noProof/>
            <w:webHidden/>
          </w:rPr>
          <w:instrText xml:space="preserve"> PAGEREF _Toc430870574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DBB2073"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5" w:history="1">
        <w:r w:rsidR="00700A3B" w:rsidRPr="00A53F2C">
          <w:rPr>
            <w:rStyle w:val="Hyperlink"/>
            <w:noProof/>
          </w:rPr>
          <w:t>2.5</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Document Overview</w:t>
        </w:r>
        <w:r w:rsidR="00700A3B">
          <w:rPr>
            <w:noProof/>
            <w:webHidden/>
          </w:rPr>
          <w:tab/>
        </w:r>
        <w:r w:rsidR="00700A3B">
          <w:rPr>
            <w:noProof/>
            <w:webHidden/>
          </w:rPr>
          <w:fldChar w:fldCharType="begin"/>
        </w:r>
        <w:r w:rsidR="00700A3B">
          <w:rPr>
            <w:noProof/>
            <w:webHidden/>
          </w:rPr>
          <w:instrText xml:space="preserve"> PAGEREF _Toc430870575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4ED8A9ED"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576" w:history="1">
        <w:r w:rsidR="00700A3B" w:rsidRPr="00A53F2C">
          <w:rPr>
            <w:rStyle w:val="Hyperlink"/>
            <w:noProof/>
          </w:rPr>
          <w:t>3</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Requirements</w:t>
        </w:r>
        <w:r w:rsidR="00700A3B">
          <w:rPr>
            <w:noProof/>
            <w:webHidden/>
          </w:rPr>
          <w:tab/>
        </w:r>
        <w:r w:rsidR="00700A3B">
          <w:rPr>
            <w:noProof/>
            <w:webHidden/>
          </w:rPr>
          <w:fldChar w:fldCharType="begin"/>
        </w:r>
        <w:r w:rsidR="00700A3B">
          <w:rPr>
            <w:noProof/>
            <w:webHidden/>
          </w:rPr>
          <w:instrText xml:space="preserve"> PAGEREF _Toc430870576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8FBD43E"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7" w:history="1">
        <w:r w:rsidR="00700A3B" w:rsidRPr="00A53F2C">
          <w:rPr>
            <w:rStyle w:val="Hyperlink"/>
            <w:noProof/>
          </w:rPr>
          <w:t>3.1</w:t>
        </w:r>
        <w:r w:rsidR="00700A3B">
          <w:rPr>
            <w:rFonts w:asciiTheme="minorHAnsi" w:eastAsiaTheme="minorEastAsia" w:hAnsiTheme="minorHAnsi" w:cstheme="minorBidi"/>
            <w:caps w:val="0"/>
            <w:noProof/>
            <w:color w:val="auto"/>
            <w:sz w:val="22"/>
            <w:szCs w:val="22"/>
          </w:rPr>
          <w:tab/>
        </w:r>
        <w:r w:rsidR="00700A3B" w:rsidRPr="00A53F2C">
          <w:rPr>
            <w:rStyle w:val="Hyperlink"/>
            <w:noProof/>
          </w:rPr>
          <w:t>Stakeholders</w:t>
        </w:r>
        <w:r w:rsidR="00700A3B">
          <w:rPr>
            <w:noProof/>
            <w:webHidden/>
          </w:rPr>
          <w:tab/>
        </w:r>
        <w:r w:rsidR="00700A3B">
          <w:rPr>
            <w:noProof/>
            <w:webHidden/>
          </w:rPr>
          <w:fldChar w:fldCharType="begin"/>
        </w:r>
        <w:r w:rsidR="00700A3B">
          <w:rPr>
            <w:noProof/>
            <w:webHidden/>
          </w:rPr>
          <w:instrText xml:space="preserve"> PAGEREF _Toc430870577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00A44FD"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8" w:history="1">
        <w:r w:rsidR="00700A3B" w:rsidRPr="00A53F2C">
          <w:rPr>
            <w:rStyle w:val="Hyperlink"/>
            <w:noProof/>
          </w:rPr>
          <w:t>3.2</w:t>
        </w:r>
        <w:r w:rsidR="00700A3B">
          <w:rPr>
            <w:rFonts w:asciiTheme="minorHAnsi" w:eastAsiaTheme="minorEastAsia" w:hAnsiTheme="minorHAnsi" w:cstheme="minorBidi"/>
            <w:caps w:val="0"/>
            <w:noProof/>
            <w:color w:val="auto"/>
            <w:sz w:val="22"/>
            <w:szCs w:val="22"/>
          </w:rPr>
          <w:tab/>
        </w:r>
        <w:r w:rsidR="00700A3B" w:rsidRPr="00A53F2C">
          <w:rPr>
            <w:rStyle w:val="Hyperlink"/>
            <w:noProof/>
          </w:rPr>
          <w:t>Functional requirements</w:t>
        </w:r>
        <w:r w:rsidR="00700A3B">
          <w:rPr>
            <w:noProof/>
            <w:webHidden/>
          </w:rPr>
          <w:tab/>
        </w:r>
        <w:r w:rsidR="00700A3B">
          <w:rPr>
            <w:noProof/>
            <w:webHidden/>
          </w:rPr>
          <w:fldChar w:fldCharType="begin"/>
        </w:r>
        <w:r w:rsidR="00700A3B">
          <w:rPr>
            <w:noProof/>
            <w:webHidden/>
          </w:rPr>
          <w:instrText xml:space="preserve"> PAGEREF _Toc430870578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4505580E"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79" w:history="1">
        <w:r w:rsidR="00700A3B" w:rsidRPr="00A53F2C">
          <w:rPr>
            <w:rStyle w:val="Hyperlink"/>
            <w:noProof/>
          </w:rPr>
          <w:t>3.3</w:t>
        </w:r>
        <w:r w:rsidR="00700A3B">
          <w:rPr>
            <w:rFonts w:asciiTheme="minorHAnsi" w:eastAsiaTheme="minorEastAsia" w:hAnsiTheme="minorHAnsi" w:cstheme="minorBidi"/>
            <w:caps w:val="0"/>
            <w:noProof/>
            <w:color w:val="auto"/>
            <w:sz w:val="22"/>
            <w:szCs w:val="22"/>
          </w:rPr>
          <w:tab/>
        </w:r>
        <w:r w:rsidR="00700A3B" w:rsidRPr="00A53F2C">
          <w:rPr>
            <w:rStyle w:val="Hyperlink"/>
            <w:noProof/>
          </w:rPr>
          <w:t>Non-functional requirements</w:t>
        </w:r>
        <w:r w:rsidR="00700A3B">
          <w:rPr>
            <w:noProof/>
            <w:webHidden/>
          </w:rPr>
          <w:tab/>
        </w:r>
        <w:r w:rsidR="00700A3B">
          <w:rPr>
            <w:noProof/>
            <w:webHidden/>
          </w:rPr>
          <w:fldChar w:fldCharType="begin"/>
        </w:r>
        <w:r w:rsidR="00700A3B">
          <w:rPr>
            <w:noProof/>
            <w:webHidden/>
          </w:rPr>
          <w:instrText xml:space="preserve"> PAGEREF _Toc430870579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90FE920"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80" w:history="1">
        <w:r w:rsidR="00700A3B" w:rsidRPr="00A53F2C">
          <w:rPr>
            <w:rStyle w:val="Hyperlink"/>
            <w:noProof/>
          </w:rPr>
          <w:t>3.4</w:t>
        </w:r>
        <w:r w:rsidR="00700A3B">
          <w:rPr>
            <w:rFonts w:asciiTheme="minorHAnsi" w:eastAsiaTheme="minorEastAsia" w:hAnsiTheme="minorHAnsi" w:cstheme="minorBidi"/>
            <w:caps w:val="0"/>
            <w:noProof/>
            <w:color w:val="auto"/>
            <w:sz w:val="22"/>
            <w:szCs w:val="22"/>
          </w:rPr>
          <w:tab/>
        </w:r>
        <w:r w:rsidR="00700A3B" w:rsidRPr="00A53F2C">
          <w:rPr>
            <w:rStyle w:val="Hyperlink"/>
            <w:noProof/>
          </w:rPr>
          <w:t>Constraints</w:t>
        </w:r>
        <w:r w:rsidR="00700A3B">
          <w:rPr>
            <w:noProof/>
            <w:webHidden/>
          </w:rPr>
          <w:tab/>
        </w:r>
        <w:r w:rsidR="00700A3B">
          <w:rPr>
            <w:noProof/>
            <w:webHidden/>
          </w:rPr>
          <w:fldChar w:fldCharType="begin"/>
        </w:r>
        <w:r w:rsidR="00700A3B">
          <w:rPr>
            <w:noProof/>
            <w:webHidden/>
          </w:rPr>
          <w:instrText xml:space="preserve"> PAGEREF _Toc430870580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26F5ADF"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81" w:history="1">
        <w:r w:rsidR="00700A3B" w:rsidRPr="00A53F2C">
          <w:rPr>
            <w:rStyle w:val="Hyperlink"/>
            <w:noProof/>
          </w:rPr>
          <w:t>3.5</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Assumptions</w:t>
        </w:r>
        <w:r w:rsidR="00700A3B">
          <w:rPr>
            <w:noProof/>
            <w:webHidden/>
          </w:rPr>
          <w:tab/>
        </w:r>
        <w:r w:rsidR="00700A3B">
          <w:rPr>
            <w:noProof/>
            <w:webHidden/>
          </w:rPr>
          <w:fldChar w:fldCharType="begin"/>
        </w:r>
        <w:r w:rsidR="00700A3B">
          <w:rPr>
            <w:noProof/>
            <w:webHidden/>
          </w:rPr>
          <w:instrText xml:space="preserve"> PAGEREF _Toc430870581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4FE0CBB"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582" w:history="1">
        <w:r w:rsidR="00700A3B" w:rsidRPr="00A53F2C">
          <w:rPr>
            <w:rStyle w:val="Hyperlink"/>
            <w:noProof/>
          </w:rPr>
          <w:t>4</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Quality Attributes</w:t>
        </w:r>
        <w:r w:rsidR="00700A3B">
          <w:rPr>
            <w:noProof/>
            <w:webHidden/>
          </w:rPr>
          <w:tab/>
        </w:r>
        <w:r w:rsidR="00700A3B">
          <w:rPr>
            <w:noProof/>
            <w:webHidden/>
          </w:rPr>
          <w:fldChar w:fldCharType="begin"/>
        </w:r>
        <w:r w:rsidR="00700A3B">
          <w:rPr>
            <w:noProof/>
            <w:webHidden/>
          </w:rPr>
          <w:instrText xml:space="preserve"> PAGEREF _Toc430870582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13B352F"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83" w:history="1">
        <w:r w:rsidR="00700A3B" w:rsidRPr="00A53F2C">
          <w:rPr>
            <w:rStyle w:val="Hyperlink"/>
            <w:noProof/>
          </w:rPr>
          <w:t>4.1</w:t>
        </w:r>
        <w:r w:rsidR="00700A3B">
          <w:rPr>
            <w:rFonts w:asciiTheme="minorHAnsi" w:eastAsiaTheme="minorEastAsia" w:hAnsiTheme="minorHAnsi" w:cstheme="minorBidi"/>
            <w:caps w:val="0"/>
            <w:noProof/>
            <w:color w:val="auto"/>
            <w:sz w:val="22"/>
            <w:szCs w:val="22"/>
          </w:rPr>
          <w:tab/>
        </w:r>
        <w:r w:rsidR="00700A3B" w:rsidRPr="00A53F2C">
          <w:rPr>
            <w:rStyle w:val="Hyperlink"/>
            <w:noProof/>
          </w:rPr>
          <w:t>Considered Solution Architecture Quality Attributes</w:t>
        </w:r>
        <w:r w:rsidR="00700A3B">
          <w:rPr>
            <w:noProof/>
            <w:webHidden/>
          </w:rPr>
          <w:tab/>
        </w:r>
        <w:r w:rsidR="00700A3B">
          <w:rPr>
            <w:noProof/>
            <w:webHidden/>
          </w:rPr>
          <w:fldChar w:fldCharType="begin"/>
        </w:r>
        <w:r w:rsidR="00700A3B">
          <w:rPr>
            <w:noProof/>
            <w:webHidden/>
          </w:rPr>
          <w:instrText xml:space="preserve"> PAGEREF _Toc430870583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773F7FC"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84" w:history="1">
        <w:r w:rsidR="00700A3B" w:rsidRPr="00A53F2C">
          <w:rPr>
            <w:rStyle w:val="Hyperlink"/>
            <w:noProof/>
          </w:rPr>
          <w:t>4.2</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Architecturally Significant Quality Attributes</w:t>
        </w:r>
        <w:r w:rsidR="00700A3B">
          <w:rPr>
            <w:noProof/>
            <w:webHidden/>
          </w:rPr>
          <w:tab/>
        </w:r>
        <w:r w:rsidR="00700A3B">
          <w:rPr>
            <w:noProof/>
            <w:webHidden/>
          </w:rPr>
          <w:fldChar w:fldCharType="begin"/>
        </w:r>
        <w:r w:rsidR="00700A3B">
          <w:rPr>
            <w:noProof/>
            <w:webHidden/>
          </w:rPr>
          <w:instrText xml:space="preserve"> PAGEREF _Toc430870584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6FD42F5"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585" w:history="1">
        <w:r w:rsidR="00700A3B" w:rsidRPr="00A53F2C">
          <w:rPr>
            <w:rStyle w:val="Hyperlink"/>
            <w:noProof/>
          </w:rPr>
          <w:t>5</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Baseline Solution architecture</w:t>
        </w:r>
        <w:r w:rsidR="00700A3B">
          <w:rPr>
            <w:noProof/>
            <w:webHidden/>
          </w:rPr>
          <w:tab/>
        </w:r>
        <w:r w:rsidR="00700A3B">
          <w:rPr>
            <w:noProof/>
            <w:webHidden/>
          </w:rPr>
          <w:fldChar w:fldCharType="begin"/>
        </w:r>
        <w:r w:rsidR="00700A3B">
          <w:rPr>
            <w:noProof/>
            <w:webHidden/>
          </w:rPr>
          <w:instrText xml:space="preserve"> PAGEREF _Toc430870585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CFE849F"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86" w:history="1">
        <w:r w:rsidR="00700A3B" w:rsidRPr="00A53F2C">
          <w:rPr>
            <w:rStyle w:val="Hyperlink"/>
            <w:noProof/>
          </w:rPr>
          <w:t>5.1</w:t>
        </w:r>
        <w:r w:rsidR="00700A3B">
          <w:rPr>
            <w:rFonts w:asciiTheme="minorHAnsi" w:eastAsiaTheme="minorEastAsia" w:hAnsiTheme="minorHAnsi" w:cstheme="minorBidi"/>
            <w:caps w:val="0"/>
            <w:noProof/>
            <w:color w:val="auto"/>
            <w:sz w:val="22"/>
            <w:szCs w:val="22"/>
          </w:rPr>
          <w:tab/>
        </w:r>
        <w:r w:rsidR="00700A3B" w:rsidRPr="00A53F2C">
          <w:rPr>
            <w:rStyle w:val="Hyperlink"/>
            <w:noProof/>
          </w:rPr>
          <w:t>High-level solution structure</w:t>
        </w:r>
        <w:r w:rsidR="00700A3B">
          <w:rPr>
            <w:noProof/>
            <w:webHidden/>
          </w:rPr>
          <w:tab/>
        </w:r>
        <w:r w:rsidR="00700A3B">
          <w:rPr>
            <w:noProof/>
            <w:webHidden/>
          </w:rPr>
          <w:fldChar w:fldCharType="begin"/>
        </w:r>
        <w:r w:rsidR="00700A3B">
          <w:rPr>
            <w:noProof/>
            <w:webHidden/>
          </w:rPr>
          <w:instrText xml:space="preserve"> PAGEREF _Toc430870586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B32BCE0"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87" w:history="1">
        <w:r w:rsidR="00700A3B" w:rsidRPr="00A53F2C">
          <w:rPr>
            <w:rStyle w:val="Hyperlink"/>
            <w:noProof/>
          </w:rPr>
          <w:t>5.1.1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1</w:t>
        </w:r>
        <w:r w:rsidR="00700A3B">
          <w:rPr>
            <w:noProof/>
            <w:webHidden/>
          </w:rPr>
          <w:tab/>
        </w:r>
        <w:r w:rsidR="00700A3B">
          <w:rPr>
            <w:noProof/>
            <w:webHidden/>
          </w:rPr>
          <w:fldChar w:fldCharType="begin"/>
        </w:r>
        <w:r w:rsidR="00700A3B">
          <w:rPr>
            <w:noProof/>
            <w:webHidden/>
          </w:rPr>
          <w:instrText xml:space="preserve"> PAGEREF _Toc430870587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484B38B"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88" w:history="1">
        <w:r w:rsidR="00700A3B" w:rsidRPr="00A53F2C">
          <w:rPr>
            <w:rStyle w:val="Hyperlink"/>
            <w:noProof/>
          </w:rPr>
          <w:t>5.1.2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2</w:t>
        </w:r>
        <w:r w:rsidR="00700A3B">
          <w:rPr>
            <w:noProof/>
            <w:webHidden/>
          </w:rPr>
          <w:tab/>
        </w:r>
        <w:r w:rsidR="00700A3B">
          <w:rPr>
            <w:noProof/>
            <w:webHidden/>
          </w:rPr>
          <w:fldChar w:fldCharType="begin"/>
        </w:r>
        <w:r w:rsidR="00700A3B">
          <w:rPr>
            <w:noProof/>
            <w:webHidden/>
          </w:rPr>
          <w:instrText xml:space="preserve"> PAGEREF _Toc430870588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01E8B0FE"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89" w:history="1">
        <w:r w:rsidR="00700A3B" w:rsidRPr="00A53F2C">
          <w:rPr>
            <w:rStyle w:val="Hyperlink"/>
            <w:noProof/>
          </w:rPr>
          <w:t>5.1.3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_Toc430870589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6DABD6A"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90" w:history="1">
        <w:r w:rsidR="00700A3B" w:rsidRPr="00A53F2C">
          <w:rPr>
            <w:rStyle w:val="Hyperlink"/>
            <w:noProof/>
          </w:rPr>
          <w:t>5.2</w:t>
        </w:r>
        <w:r w:rsidR="00700A3B">
          <w:rPr>
            <w:rFonts w:asciiTheme="minorHAnsi" w:eastAsiaTheme="minorEastAsia" w:hAnsiTheme="minorHAnsi" w:cstheme="minorBidi"/>
            <w:caps w:val="0"/>
            <w:noProof/>
            <w:color w:val="auto"/>
            <w:sz w:val="22"/>
            <w:szCs w:val="22"/>
          </w:rPr>
          <w:tab/>
        </w:r>
        <w:r w:rsidR="00700A3B" w:rsidRPr="00A53F2C">
          <w:rPr>
            <w:rStyle w:val="Hyperlink"/>
            <w:noProof/>
          </w:rPr>
          <w:t>Solution components structure</w:t>
        </w:r>
        <w:r w:rsidR="00700A3B">
          <w:rPr>
            <w:noProof/>
            <w:webHidden/>
          </w:rPr>
          <w:tab/>
        </w:r>
        <w:r w:rsidR="00700A3B">
          <w:rPr>
            <w:noProof/>
            <w:webHidden/>
          </w:rPr>
          <w:fldChar w:fldCharType="begin"/>
        </w:r>
        <w:r w:rsidR="00700A3B">
          <w:rPr>
            <w:noProof/>
            <w:webHidden/>
          </w:rPr>
          <w:instrText xml:space="preserve"> PAGEREF _Toc430870590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0A16DBE"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1" w:history="1">
        <w:r w:rsidR="00700A3B" w:rsidRPr="00A53F2C">
          <w:rPr>
            <w:rStyle w:val="Hyperlink"/>
            <w:noProof/>
          </w:rPr>
          <w:t>5.2.1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1</w:t>
        </w:r>
        <w:r w:rsidR="00700A3B">
          <w:rPr>
            <w:noProof/>
            <w:webHidden/>
          </w:rPr>
          <w:tab/>
        </w:r>
        <w:r w:rsidR="00700A3B">
          <w:rPr>
            <w:noProof/>
            <w:webHidden/>
          </w:rPr>
          <w:fldChar w:fldCharType="begin"/>
        </w:r>
        <w:r w:rsidR="00700A3B">
          <w:rPr>
            <w:noProof/>
            <w:webHidden/>
          </w:rPr>
          <w:instrText xml:space="preserve"> PAGEREF _Toc430870591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BFBE185"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2" w:history="1">
        <w:r w:rsidR="00700A3B" w:rsidRPr="00A53F2C">
          <w:rPr>
            <w:rStyle w:val="Hyperlink"/>
            <w:noProof/>
          </w:rPr>
          <w:t>5.2.2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2</w:t>
        </w:r>
        <w:r w:rsidR="00700A3B">
          <w:rPr>
            <w:noProof/>
            <w:webHidden/>
          </w:rPr>
          <w:tab/>
        </w:r>
        <w:r w:rsidR="00700A3B">
          <w:rPr>
            <w:noProof/>
            <w:webHidden/>
          </w:rPr>
          <w:fldChar w:fldCharType="begin"/>
        </w:r>
        <w:r w:rsidR="00700A3B">
          <w:rPr>
            <w:noProof/>
            <w:webHidden/>
          </w:rPr>
          <w:instrText xml:space="preserve"> PAGEREF _Toc430870592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907A0CE"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3" w:history="1">
        <w:r w:rsidR="00700A3B" w:rsidRPr="00A53F2C">
          <w:rPr>
            <w:rStyle w:val="Hyperlink"/>
            <w:noProof/>
          </w:rPr>
          <w:t>5.2.3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_Toc430870593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4B0D17B"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94" w:history="1">
        <w:r w:rsidR="00700A3B" w:rsidRPr="00A53F2C">
          <w:rPr>
            <w:rStyle w:val="Hyperlink"/>
            <w:noProof/>
          </w:rPr>
          <w:t>5.3</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Domain model</w:t>
        </w:r>
        <w:r w:rsidR="00700A3B">
          <w:rPr>
            <w:noProof/>
            <w:webHidden/>
          </w:rPr>
          <w:tab/>
        </w:r>
        <w:r w:rsidR="00700A3B">
          <w:rPr>
            <w:noProof/>
            <w:webHidden/>
          </w:rPr>
          <w:fldChar w:fldCharType="begin"/>
        </w:r>
        <w:r w:rsidR="00700A3B">
          <w:rPr>
            <w:noProof/>
            <w:webHidden/>
          </w:rPr>
          <w:instrText xml:space="preserve"> PAGEREF _Toc430870594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E6142EF"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95" w:history="1">
        <w:r w:rsidR="00700A3B" w:rsidRPr="00A53F2C">
          <w:rPr>
            <w:rStyle w:val="Hyperlink"/>
            <w:noProof/>
          </w:rPr>
          <w:t>5.4</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Data model</w:t>
        </w:r>
        <w:r w:rsidR="00700A3B">
          <w:rPr>
            <w:noProof/>
            <w:webHidden/>
          </w:rPr>
          <w:tab/>
        </w:r>
        <w:r w:rsidR="00700A3B">
          <w:rPr>
            <w:noProof/>
            <w:webHidden/>
          </w:rPr>
          <w:fldChar w:fldCharType="begin"/>
        </w:r>
        <w:r w:rsidR="00700A3B">
          <w:rPr>
            <w:noProof/>
            <w:webHidden/>
          </w:rPr>
          <w:instrText xml:space="preserve"> PAGEREF _Toc430870595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451B05A"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6" w:history="1">
        <w:r w:rsidR="00700A3B" w:rsidRPr="00A53F2C">
          <w:rPr>
            <w:rStyle w:val="Hyperlink"/>
            <w:noProof/>
          </w:rPr>
          <w:t>5.4.1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Storage 1</w:t>
        </w:r>
        <w:r w:rsidR="00700A3B">
          <w:rPr>
            <w:noProof/>
            <w:webHidden/>
          </w:rPr>
          <w:tab/>
        </w:r>
        <w:r w:rsidR="00700A3B">
          <w:rPr>
            <w:noProof/>
            <w:webHidden/>
          </w:rPr>
          <w:fldChar w:fldCharType="begin"/>
        </w:r>
        <w:r w:rsidR="00700A3B">
          <w:rPr>
            <w:noProof/>
            <w:webHidden/>
          </w:rPr>
          <w:instrText xml:space="preserve"> PAGEREF _Toc430870596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CE74B41"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7" w:history="1">
        <w:r w:rsidR="00700A3B" w:rsidRPr="00A53F2C">
          <w:rPr>
            <w:rStyle w:val="Hyperlink"/>
            <w:noProof/>
          </w:rPr>
          <w:t>5.4.2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Storage 2</w:t>
        </w:r>
        <w:r w:rsidR="00700A3B">
          <w:rPr>
            <w:noProof/>
            <w:webHidden/>
          </w:rPr>
          <w:tab/>
        </w:r>
        <w:r w:rsidR="00700A3B">
          <w:rPr>
            <w:noProof/>
            <w:webHidden/>
          </w:rPr>
          <w:fldChar w:fldCharType="begin"/>
        </w:r>
        <w:r w:rsidR="00700A3B">
          <w:rPr>
            <w:noProof/>
            <w:webHidden/>
          </w:rPr>
          <w:instrText xml:space="preserve"> PAGEREF _Toc430870597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03EDF4C"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598" w:history="1">
        <w:r w:rsidR="00700A3B" w:rsidRPr="00A53F2C">
          <w:rPr>
            <w:rStyle w:val="Hyperlink"/>
            <w:noProof/>
          </w:rPr>
          <w:t>5.4.3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_Toc430870598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709228D"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599" w:history="1">
        <w:r w:rsidR="00700A3B" w:rsidRPr="00A53F2C">
          <w:rPr>
            <w:rStyle w:val="Hyperlink"/>
            <w:noProof/>
          </w:rPr>
          <w:t>5.5</w:t>
        </w:r>
        <w:r w:rsidR="00700A3B">
          <w:rPr>
            <w:rFonts w:asciiTheme="minorHAnsi" w:eastAsiaTheme="minorEastAsia" w:hAnsiTheme="minorHAnsi" w:cstheme="minorBidi"/>
            <w:caps w:val="0"/>
            <w:noProof/>
            <w:color w:val="auto"/>
            <w:sz w:val="22"/>
            <w:szCs w:val="22"/>
          </w:rPr>
          <w:tab/>
        </w:r>
        <w:r w:rsidR="00700A3B" w:rsidRPr="00A53F2C">
          <w:rPr>
            <w:rStyle w:val="Hyperlink"/>
            <w:noProof/>
          </w:rPr>
          <w:t>High-level deployment approach</w:t>
        </w:r>
        <w:r w:rsidR="00700A3B">
          <w:rPr>
            <w:noProof/>
            <w:webHidden/>
          </w:rPr>
          <w:tab/>
        </w:r>
        <w:r w:rsidR="00700A3B">
          <w:rPr>
            <w:noProof/>
            <w:webHidden/>
          </w:rPr>
          <w:fldChar w:fldCharType="begin"/>
        </w:r>
        <w:r w:rsidR="00700A3B">
          <w:rPr>
            <w:noProof/>
            <w:webHidden/>
          </w:rPr>
          <w:instrText xml:space="preserve"> PAGEREF _Toc430870599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47F610E"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00" w:history="1">
        <w:r w:rsidR="00700A3B" w:rsidRPr="00A53F2C">
          <w:rPr>
            <w:rStyle w:val="Hyperlink"/>
            <w:noProof/>
          </w:rPr>
          <w:t>5.6</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Architecturally Significant Quality Attributes</w:t>
        </w:r>
        <w:r w:rsidR="00700A3B">
          <w:rPr>
            <w:noProof/>
            <w:webHidden/>
          </w:rPr>
          <w:tab/>
        </w:r>
        <w:r w:rsidR="00700A3B">
          <w:rPr>
            <w:noProof/>
            <w:webHidden/>
          </w:rPr>
          <w:fldChar w:fldCharType="begin"/>
        </w:r>
        <w:r w:rsidR="00700A3B">
          <w:rPr>
            <w:noProof/>
            <w:webHidden/>
          </w:rPr>
          <w:instrText xml:space="preserve"> PAGEREF _Toc430870600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5BB03CA"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01" w:history="1">
        <w:r w:rsidR="00700A3B" w:rsidRPr="00A53F2C">
          <w:rPr>
            <w:rStyle w:val="Hyperlink"/>
            <w:noProof/>
          </w:rPr>
          <w:t>5.6.1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Security</w:t>
        </w:r>
        <w:r w:rsidR="00700A3B">
          <w:rPr>
            <w:noProof/>
            <w:webHidden/>
          </w:rPr>
          <w:tab/>
        </w:r>
        <w:r w:rsidR="00700A3B">
          <w:rPr>
            <w:noProof/>
            <w:webHidden/>
          </w:rPr>
          <w:fldChar w:fldCharType="begin"/>
        </w:r>
        <w:r w:rsidR="00700A3B">
          <w:rPr>
            <w:noProof/>
            <w:webHidden/>
          </w:rPr>
          <w:instrText xml:space="preserve"> PAGEREF _Toc430870601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28D54F2"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02" w:history="1">
        <w:r w:rsidR="00700A3B" w:rsidRPr="00A53F2C">
          <w:rPr>
            <w:rStyle w:val="Hyperlink"/>
            <w:noProof/>
          </w:rPr>
          <w:t>5.6.2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Supportability</w:t>
        </w:r>
        <w:r w:rsidR="00700A3B">
          <w:rPr>
            <w:noProof/>
            <w:webHidden/>
          </w:rPr>
          <w:tab/>
        </w:r>
        <w:r w:rsidR="00700A3B">
          <w:rPr>
            <w:noProof/>
            <w:webHidden/>
          </w:rPr>
          <w:fldChar w:fldCharType="begin"/>
        </w:r>
        <w:r w:rsidR="00700A3B">
          <w:rPr>
            <w:noProof/>
            <w:webHidden/>
          </w:rPr>
          <w:instrText xml:space="preserve"> PAGEREF _Toc430870602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300856F"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03" w:history="1">
        <w:r w:rsidR="00700A3B" w:rsidRPr="00A53F2C">
          <w:rPr>
            <w:rStyle w:val="Hyperlink"/>
            <w:noProof/>
          </w:rPr>
          <w:t>5.6.2.1</w:t>
        </w:r>
        <w:r w:rsidR="00700A3B">
          <w:rPr>
            <w:rFonts w:asciiTheme="minorHAnsi" w:eastAsiaTheme="minorEastAsia" w:hAnsiTheme="minorHAnsi" w:cstheme="minorBidi"/>
            <w:noProof/>
            <w:color w:val="auto"/>
            <w:sz w:val="22"/>
            <w:szCs w:val="22"/>
          </w:rPr>
          <w:tab/>
        </w:r>
        <w:r w:rsidR="00700A3B" w:rsidRPr="00A53F2C">
          <w:rPr>
            <w:rStyle w:val="Hyperlink"/>
            <w:noProof/>
          </w:rPr>
          <w:t>Monitoring</w:t>
        </w:r>
        <w:r w:rsidR="00700A3B">
          <w:rPr>
            <w:noProof/>
            <w:webHidden/>
          </w:rPr>
          <w:tab/>
        </w:r>
        <w:r w:rsidR="00700A3B">
          <w:rPr>
            <w:noProof/>
            <w:webHidden/>
          </w:rPr>
          <w:fldChar w:fldCharType="begin"/>
        </w:r>
        <w:r w:rsidR="00700A3B">
          <w:rPr>
            <w:noProof/>
            <w:webHidden/>
          </w:rPr>
          <w:instrText xml:space="preserve"> PAGEREF _Toc430870603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60BABAB"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04" w:history="1">
        <w:r w:rsidR="00700A3B" w:rsidRPr="00A53F2C">
          <w:rPr>
            <w:rStyle w:val="Hyperlink"/>
            <w:noProof/>
          </w:rPr>
          <w:t>5.6.2.2</w:t>
        </w:r>
        <w:r w:rsidR="00700A3B">
          <w:rPr>
            <w:rFonts w:asciiTheme="minorHAnsi" w:eastAsiaTheme="minorEastAsia" w:hAnsiTheme="minorHAnsi" w:cstheme="minorBidi"/>
            <w:noProof/>
            <w:color w:val="auto"/>
            <w:sz w:val="22"/>
            <w:szCs w:val="22"/>
          </w:rPr>
          <w:tab/>
        </w:r>
        <w:r w:rsidR="00700A3B" w:rsidRPr="00A53F2C">
          <w:rPr>
            <w:rStyle w:val="Hyperlink"/>
            <w:noProof/>
          </w:rPr>
          <w:t>Administration Tools</w:t>
        </w:r>
        <w:r w:rsidR="00700A3B">
          <w:rPr>
            <w:noProof/>
            <w:webHidden/>
          </w:rPr>
          <w:tab/>
        </w:r>
        <w:r w:rsidR="00700A3B">
          <w:rPr>
            <w:noProof/>
            <w:webHidden/>
          </w:rPr>
          <w:fldChar w:fldCharType="begin"/>
        </w:r>
        <w:r w:rsidR="00700A3B">
          <w:rPr>
            <w:noProof/>
            <w:webHidden/>
          </w:rPr>
          <w:instrText xml:space="preserve"> PAGEREF _Toc430870604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8C5AFBC"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05" w:history="1">
        <w:r w:rsidR="00700A3B" w:rsidRPr="00A53F2C">
          <w:rPr>
            <w:rStyle w:val="Hyperlink"/>
            <w:noProof/>
          </w:rPr>
          <w:t>5.6.2.3</w:t>
        </w:r>
        <w:r w:rsidR="00700A3B">
          <w:rPr>
            <w:rFonts w:asciiTheme="minorHAnsi" w:eastAsiaTheme="minorEastAsia" w:hAnsiTheme="minorHAnsi" w:cstheme="minorBidi"/>
            <w:noProof/>
            <w:color w:val="auto"/>
            <w:sz w:val="22"/>
            <w:szCs w:val="22"/>
          </w:rPr>
          <w:tab/>
        </w:r>
        <w:r w:rsidR="00700A3B" w:rsidRPr="00A53F2C">
          <w:rPr>
            <w:rStyle w:val="Hyperlink"/>
            <w:noProof/>
          </w:rPr>
          <w:t>Specific deployment aspects</w:t>
        </w:r>
        <w:r w:rsidR="00700A3B">
          <w:rPr>
            <w:noProof/>
            <w:webHidden/>
          </w:rPr>
          <w:tab/>
        </w:r>
        <w:r w:rsidR="00700A3B">
          <w:rPr>
            <w:noProof/>
            <w:webHidden/>
          </w:rPr>
          <w:fldChar w:fldCharType="begin"/>
        </w:r>
        <w:r w:rsidR="00700A3B">
          <w:rPr>
            <w:noProof/>
            <w:webHidden/>
          </w:rPr>
          <w:instrText xml:space="preserve"> PAGEREF _Toc430870605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02F3BFBA"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606" w:history="1">
        <w:r w:rsidR="00700A3B" w:rsidRPr="00A53F2C">
          <w:rPr>
            <w:rStyle w:val="Hyperlink"/>
            <w:noProof/>
          </w:rPr>
          <w:t>6</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Target Solution Architecture</w:t>
        </w:r>
        <w:r w:rsidR="00700A3B">
          <w:rPr>
            <w:noProof/>
            <w:webHidden/>
          </w:rPr>
          <w:tab/>
        </w:r>
        <w:r w:rsidR="00700A3B">
          <w:rPr>
            <w:noProof/>
            <w:webHidden/>
          </w:rPr>
          <w:fldChar w:fldCharType="begin"/>
        </w:r>
        <w:r w:rsidR="00700A3B">
          <w:rPr>
            <w:noProof/>
            <w:webHidden/>
          </w:rPr>
          <w:instrText xml:space="preserve"> PAGEREF _Toc430870606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C0F02C8"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07" w:history="1">
        <w:r w:rsidR="00700A3B" w:rsidRPr="00A53F2C">
          <w:rPr>
            <w:rStyle w:val="Hyperlink"/>
            <w:noProof/>
          </w:rPr>
          <w:t>6.1</w:t>
        </w:r>
        <w:r w:rsidR="00700A3B">
          <w:rPr>
            <w:rFonts w:asciiTheme="minorHAnsi" w:eastAsiaTheme="minorEastAsia" w:hAnsiTheme="minorHAnsi" w:cstheme="minorBidi"/>
            <w:caps w:val="0"/>
            <w:noProof/>
            <w:color w:val="auto"/>
            <w:sz w:val="22"/>
            <w:szCs w:val="22"/>
          </w:rPr>
          <w:tab/>
        </w:r>
        <w:r w:rsidR="00700A3B" w:rsidRPr="00A53F2C">
          <w:rPr>
            <w:rStyle w:val="Hyperlink"/>
            <w:noProof/>
          </w:rPr>
          <w:t>Risks</w:t>
        </w:r>
        <w:r w:rsidR="00700A3B">
          <w:rPr>
            <w:noProof/>
            <w:webHidden/>
          </w:rPr>
          <w:tab/>
        </w:r>
        <w:r w:rsidR="00700A3B">
          <w:rPr>
            <w:noProof/>
            <w:webHidden/>
          </w:rPr>
          <w:fldChar w:fldCharType="begin"/>
        </w:r>
        <w:r w:rsidR="00700A3B">
          <w:rPr>
            <w:noProof/>
            <w:webHidden/>
          </w:rPr>
          <w:instrText xml:space="preserve"> PAGEREF _Toc430870607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46EAA60C"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08" w:history="1">
        <w:r w:rsidR="00700A3B" w:rsidRPr="00A53F2C">
          <w:rPr>
            <w:rStyle w:val="Hyperlink"/>
            <w:noProof/>
          </w:rPr>
          <w:t>6.2</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dependencies</w:t>
        </w:r>
        <w:r w:rsidR="00700A3B">
          <w:rPr>
            <w:noProof/>
            <w:webHidden/>
          </w:rPr>
          <w:tab/>
        </w:r>
        <w:r w:rsidR="00700A3B">
          <w:rPr>
            <w:noProof/>
            <w:webHidden/>
          </w:rPr>
          <w:fldChar w:fldCharType="begin"/>
        </w:r>
        <w:r w:rsidR="00700A3B">
          <w:rPr>
            <w:noProof/>
            <w:webHidden/>
          </w:rPr>
          <w:instrText xml:space="preserve"> PAGEREF _Toc430870608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2F100B6"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09" w:history="1">
        <w:r w:rsidR="00700A3B" w:rsidRPr="00A53F2C">
          <w:rPr>
            <w:rStyle w:val="Hyperlink"/>
            <w:noProof/>
          </w:rPr>
          <w:t>6.3</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Assumptions</w:t>
        </w:r>
        <w:r w:rsidR="00700A3B">
          <w:rPr>
            <w:noProof/>
            <w:webHidden/>
          </w:rPr>
          <w:tab/>
        </w:r>
        <w:r w:rsidR="00700A3B">
          <w:rPr>
            <w:noProof/>
            <w:webHidden/>
          </w:rPr>
          <w:fldChar w:fldCharType="begin"/>
        </w:r>
        <w:r w:rsidR="00700A3B">
          <w:rPr>
            <w:noProof/>
            <w:webHidden/>
          </w:rPr>
          <w:instrText xml:space="preserve"> PAGEREF _Toc430870609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2B5249A"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10" w:history="1">
        <w:r w:rsidR="00700A3B" w:rsidRPr="00A53F2C">
          <w:rPr>
            <w:rStyle w:val="Hyperlink"/>
            <w:noProof/>
          </w:rPr>
          <w:t>6.4</w:t>
        </w:r>
        <w:r w:rsidR="00700A3B">
          <w:rPr>
            <w:rFonts w:asciiTheme="minorHAnsi" w:eastAsiaTheme="minorEastAsia" w:hAnsiTheme="minorHAnsi" w:cstheme="minorBidi"/>
            <w:caps w:val="0"/>
            <w:noProof/>
            <w:color w:val="auto"/>
            <w:sz w:val="22"/>
            <w:szCs w:val="22"/>
          </w:rPr>
          <w:tab/>
        </w:r>
        <w:r w:rsidR="00700A3B" w:rsidRPr="00A53F2C">
          <w:rPr>
            <w:rStyle w:val="Hyperlink"/>
            <w:noProof/>
          </w:rPr>
          <w:t>High-level solution structure</w:t>
        </w:r>
        <w:r w:rsidR="00700A3B">
          <w:rPr>
            <w:noProof/>
            <w:webHidden/>
          </w:rPr>
          <w:tab/>
        </w:r>
        <w:r w:rsidR="00700A3B">
          <w:rPr>
            <w:noProof/>
            <w:webHidden/>
          </w:rPr>
          <w:fldChar w:fldCharType="begin"/>
        </w:r>
        <w:r w:rsidR="00700A3B">
          <w:rPr>
            <w:noProof/>
            <w:webHidden/>
          </w:rPr>
          <w:instrText xml:space="preserve"> PAGEREF _Toc430870610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A4A03A8"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1" w:history="1">
        <w:r w:rsidR="00700A3B" w:rsidRPr="00A53F2C">
          <w:rPr>
            <w:rStyle w:val="Hyperlink"/>
            <w:noProof/>
          </w:rPr>
          <w:t>6.4.1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1</w:t>
        </w:r>
        <w:r w:rsidR="00700A3B">
          <w:rPr>
            <w:noProof/>
            <w:webHidden/>
          </w:rPr>
          <w:tab/>
        </w:r>
        <w:r w:rsidR="00700A3B">
          <w:rPr>
            <w:noProof/>
            <w:webHidden/>
          </w:rPr>
          <w:fldChar w:fldCharType="begin"/>
        </w:r>
        <w:r w:rsidR="00700A3B">
          <w:rPr>
            <w:noProof/>
            <w:webHidden/>
          </w:rPr>
          <w:instrText xml:space="preserve"> PAGEREF _Toc430870611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47B2A75"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2" w:history="1">
        <w:r w:rsidR="00700A3B" w:rsidRPr="00A53F2C">
          <w:rPr>
            <w:rStyle w:val="Hyperlink"/>
            <w:noProof/>
          </w:rPr>
          <w:t>6.4.2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2</w:t>
        </w:r>
        <w:r w:rsidR="00700A3B">
          <w:rPr>
            <w:noProof/>
            <w:webHidden/>
          </w:rPr>
          <w:tab/>
        </w:r>
        <w:r w:rsidR="00700A3B">
          <w:rPr>
            <w:noProof/>
            <w:webHidden/>
          </w:rPr>
          <w:fldChar w:fldCharType="begin"/>
        </w:r>
        <w:r w:rsidR="00700A3B">
          <w:rPr>
            <w:noProof/>
            <w:webHidden/>
          </w:rPr>
          <w:instrText xml:space="preserve"> PAGEREF _Toc430870612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418AFF4"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3" w:history="1">
        <w:r w:rsidR="00700A3B" w:rsidRPr="00A53F2C">
          <w:rPr>
            <w:rStyle w:val="Hyperlink"/>
            <w:noProof/>
          </w:rPr>
          <w:t>6.4.3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_Toc430870613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2232199"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14" w:history="1">
        <w:r w:rsidR="00700A3B" w:rsidRPr="00A53F2C">
          <w:rPr>
            <w:rStyle w:val="Hyperlink"/>
            <w:noProof/>
          </w:rPr>
          <w:t>6.5</w:t>
        </w:r>
        <w:r w:rsidR="00700A3B">
          <w:rPr>
            <w:rFonts w:asciiTheme="minorHAnsi" w:eastAsiaTheme="minorEastAsia" w:hAnsiTheme="minorHAnsi" w:cstheme="minorBidi"/>
            <w:caps w:val="0"/>
            <w:noProof/>
            <w:color w:val="auto"/>
            <w:sz w:val="22"/>
            <w:szCs w:val="22"/>
          </w:rPr>
          <w:tab/>
        </w:r>
        <w:r w:rsidR="00700A3B" w:rsidRPr="00A53F2C">
          <w:rPr>
            <w:rStyle w:val="Hyperlink"/>
            <w:noProof/>
          </w:rPr>
          <w:t>Solution components structure</w:t>
        </w:r>
        <w:r w:rsidR="00700A3B">
          <w:rPr>
            <w:noProof/>
            <w:webHidden/>
          </w:rPr>
          <w:tab/>
        </w:r>
        <w:r w:rsidR="00700A3B">
          <w:rPr>
            <w:noProof/>
            <w:webHidden/>
          </w:rPr>
          <w:fldChar w:fldCharType="begin"/>
        </w:r>
        <w:r w:rsidR="00700A3B">
          <w:rPr>
            <w:noProof/>
            <w:webHidden/>
          </w:rPr>
          <w:instrText xml:space="preserve"> PAGEREF _Toc430870614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8CCAB05"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5" w:history="1">
        <w:r w:rsidR="00700A3B" w:rsidRPr="00A53F2C">
          <w:rPr>
            <w:rStyle w:val="Hyperlink"/>
            <w:noProof/>
          </w:rPr>
          <w:t>6.5.1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1</w:t>
        </w:r>
        <w:r w:rsidR="00700A3B">
          <w:rPr>
            <w:noProof/>
            <w:webHidden/>
          </w:rPr>
          <w:tab/>
        </w:r>
        <w:r w:rsidR="00700A3B">
          <w:rPr>
            <w:noProof/>
            <w:webHidden/>
          </w:rPr>
          <w:fldChar w:fldCharType="begin"/>
        </w:r>
        <w:r w:rsidR="00700A3B">
          <w:rPr>
            <w:noProof/>
            <w:webHidden/>
          </w:rPr>
          <w:instrText xml:space="preserve"> PAGEREF _Toc430870615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1EC9C0C0"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6" w:history="1">
        <w:r w:rsidR="00700A3B" w:rsidRPr="00A53F2C">
          <w:rPr>
            <w:rStyle w:val="Hyperlink"/>
            <w:noProof/>
          </w:rPr>
          <w:t>6.5.2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Solution Component 2</w:t>
        </w:r>
        <w:r w:rsidR="00700A3B">
          <w:rPr>
            <w:noProof/>
            <w:webHidden/>
          </w:rPr>
          <w:tab/>
        </w:r>
        <w:r w:rsidR="00700A3B">
          <w:rPr>
            <w:noProof/>
            <w:webHidden/>
          </w:rPr>
          <w:fldChar w:fldCharType="begin"/>
        </w:r>
        <w:r w:rsidR="00700A3B">
          <w:rPr>
            <w:noProof/>
            <w:webHidden/>
          </w:rPr>
          <w:instrText xml:space="preserve"> PAGEREF _Toc430870616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CF448BD"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17" w:history="1">
        <w:r w:rsidR="00700A3B" w:rsidRPr="00A53F2C">
          <w:rPr>
            <w:rStyle w:val="Hyperlink"/>
            <w:noProof/>
          </w:rPr>
          <w:t>6.5.3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_Toc430870617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02973CFA"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18" w:history="1">
        <w:r w:rsidR="00700A3B" w:rsidRPr="00A53F2C">
          <w:rPr>
            <w:rStyle w:val="Hyperlink"/>
            <w:noProof/>
          </w:rPr>
          <w:t>6.6</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Domain model</w:t>
        </w:r>
        <w:r w:rsidR="00700A3B">
          <w:rPr>
            <w:noProof/>
            <w:webHidden/>
          </w:rPr>
          <w:tab/>
        </w:r>
        <w:r w:rsidR="00700A3B">
          <w:rPr>
            <w:noProof/>
            <w:webHidden/>
          </w:rPr>
          <w:fldChar w:fldCharType="begin"/>
        </w:r>
        <w:r w:rsidR="00700A3B">
          <w:rPr>
            <w:noProof/>
            <w:webHidden/>
          </w:rPr>
          <w:instrText xml:space="preserve"> PAGEREF _Toc430870618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F0AECC7"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19" w:history="1">
        <w:r w:rsidR="00700A3B" w:rsidRPr="00A53F2C">
          <w:rPr>
            <w:rStyle w:val="Hyperlink"/>
            <w:noProof/>
          </w:rPr>
          <w:t>6.7</w:t>
        </w:r>
        <w:r w:rsidR="00700A3B">
          <w:rPr>
            <w:rFonts w:asciiTheme="minorHAnsi" w:eastAsiaTheme="minorEastAsia" w:hAnsiTheme="minorHAnsi" w:cstheme="minorBidi"/>
            <w:caps w:val="0"/>
            <w:noProof/>
            <w:color w:val="auto"/>
            <w:sz w:val="22"/>
            <w:szCs w:val="22"/>
          </w:rPr>
          <w:tab/>
        </w:r>
        <w:r w:rsidR="00700A3B" w:rsidRPr="00A53F2C">
          <w:rPr>
            <w:rStyle w:val="Hyperlink"/>
            <w:noProof/>
          </w:rPr>
          <w:t>Data model</w:t>
        </w:r>
        <w:r w:rsidR="00700A3B">
          <w:rPr>
            <w:noProof/>
            <w:webHidden/>
          </w:rPr>
          <w:tab/>
        </w:r>
        <w:r w:rsidR="00700A3B">
          <w:rPr>
            <w:noProof/>
            <w:webHidden/>
          </w:rPr>
          <w:fldChar w:fldCharType="begin"/>
        </w:r>
        <w:r w:rsidR="00700A3B">
          <w:rPr>
            <w:noProof/>
            <w:webHidden/>
          </w:rPr>
          <w:instrText xml:space="preserve"> PAGEREF _Toc430870619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12A83B5"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20" w:history="1">
        <w:r w:rsidR="00700A3B" w:rsidRPr="00A53F2C">
          <w:rPr>
            <w:rStyle w:val="Hyperlink"/>
            <w:noProof/>
          </w:rPr>
          <w:t>6.7.1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Storage 1</w:t>
        </w:r>
        <w:r w:rsidR="00700A3B">
          <w:rPr>
            <w:noProof/>
            <w:webHidden/>
          </w:rPr>
          <w:tab/>
        </w:r>
        <w:r w:rsidR="00700A3B">
          <w:rPr>
            <w:noProof/>
            <w:webHidden/>
          </w:rPr>
          <w:fldChar w:fldCharType="begin"/>
        </w:r>
        <w:r w:rsidR="00700A3B">
          <w:rPr>
            <w:noProof/>
            <w:webHidden/>
          </w:rPr>
          <w:instrText xml:space="preserve"> PAGEREF _Toc430870620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70B996F"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21" w:history="1">
        <w:r w:rsidR="00700A3B" w:rsidRPr="00A53F2C">
          <w:rPr>
            <w:rStyle w:val="Hyperlink"/>
            <w:noProof/>
          </w:rPr>
          <w:t>6.7.2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Storage 2</w:t>
        </w:r>
        <w:r w:rsidR="00700A3B">
          <w:rPr>
            <w:noProof/>
            <w:webHidden/>
          </w:rPr>
          <w:tab/>
        </w:r>
        <w:r w:rsidR="00700A3B">
          <w:rPr>
            <w:noProof/>
            <w:webHidden/>
          </w:rPr>
          <w:fldChar w:fldCharType="begin"/>
        </w:r>
        <w:r w:rsidR="00700A3B">
          <w:rPr>
            <w:noProof/>
            <w:webHidden/>
          </w:rPr>
          <w:instrText xml:space="preserve"> PAGEREF _Toc430870621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30A19A1"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22" w:history="1">
        <w:r w:rsidR="00700A3B" w:rsidRPr="00A53F2C">
          <w:rPr>
            <w:rStyle w:val="Hyperlink"/>
            <w:noProof/>
          </w:rPr>
          <w:t>6.7.3</w:t>
        </w:r>
        <w:r w:rsidR="00700A3B">
          <w:rPr>
            <w:rFonts w:asciiTheme="minorHAnsi" w:eastAsiaTheme="minorEastAsia" w:hAnsiTheme="minorHAnsi" w:cstheme="minorBidi"/>
            <w:iCs w:val="0"/>
            <w:noProof/>
            <w:color w:val="auto"/>
            <w:sz w:val="22"/>
            <w:szCs w:val="22"/>
          </w:rPr>
          <w:tab/>
        </w:r>
        <w:r w:rsidR="00700A3B" w:rsidRPr="00A53F2C">
          <w:rPr>
            <w:rStyle w:val="Hyperlink"/>
            <w:noProof/>
          </w:rPr>
          <w:t>…</w:t>
        </w:r>
        <w:r w:rsidR="00700A3B">
          <w:rPr>
            <w:noProof/>
            <w:webHidden/>
          </w:rPr>
          <w:tab/>
        </w:r>
        <w:r w:rsidR="00700A3B">
          <w:rPr>
            <w:noProof/>
            <w:webHidden/>
          </w:rPr>
          <w:fldChar w:fldCharType="begin"/>
        </w:r>
        <w:r w:rsidR="00700A3B">
          <w:rPr>
            <w:noProof/>
            <w:webHidden/>
          </w:rPr>
          <w:instrText xml:space="preserve"> PAGEREF _Toc430870622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45861B51"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23" w:history="1">
        <w:r w:rsidR="00700A3B" w:rsidRPr="00A53F2C">
          <w:rPr>
            <w:rStyle w:val="Hyperlink"/>
            <w:noProof/>
          </w:rPr>
          <w:t>6.8</w:t>
        </w:r>
        <w:r w:rsidR="00700A3B">
          <w:rPr>
            <w:rFonts w:asciiTheme="minorHAnsi" w:eastAsiaTheme="minorEastAsia" w:hAnsiTheme="minorHAnsi" w:cstheme="minorBidi"/>
            <w:caps w:val="0"/>
            <w:noProof/>
            <w:color w:val="auto"/>
            <w:sz w:val="22"/>
            <w:szCs w:val="22"/>
          </w:rPr>
          <w:tab/>
        </w:r>
        <w:r w:rsidR="00700A3B" w:rsidRPr="00A53F2C">
          <w:rPr>
            <w:rStyle w:val="Hyperlink"/>
            <w:noProof/>
          </w:rPr>
          <w:t>High-level deployment approach</w:t>
        </w:r>
        <w:r w:rsidR="00700A3B">
          <w:rPr>
            <w:noProof/>
            <w:webHidden/>
          </w:rPr>
          <w:tab/>
        </w:r>
        <w:r w:rsidR="00700A3B">
          <w:rPr>
            <w:noProof/>
            <w:webHidden/>
          </w:rPr>
          <w:fldChar w:fldCharType="begin"/>
        </w:r>
        <w:r w:rsidR="00700A3B">
          <w:rPr>
            <w:noProof/>
            <w:webHidden/>
          </w:rPr>
          <w:instrText xml:space="preserve"> PAGEREF _Toc430870623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44D2C67F" w14:textId="77777777" w:rsidR="00700A3B" w:rsidRDefault="00381F74">
      <w:pPr>
        <w:pStyle w:val="TOC2"/>
        <w:tabs>
          <w:tab w:val="left" w:pos="800"/>
          <w:tab w:val="right" w:leader="dot" w:pos="9347"/>
        </w:tabs>
        <w:rPr>
          <w:rFonts w:asciiTheme="minorHAnsi" w:eastAsiaTheme="minorEastAsia" w:hAnsiTheme="minorHAnsi" w:cstheme="minorBidi"/>
          <w:caps w:val="0"/>
          <w:noProof/>
          <w:color w:val="auto"/>
          <w:sz w:val="22"/>
          <w:szCs w:val="22"/>
        </w:rPr>
      </w:pPr>
      <w:hyperlink w:anchor="_Toc430870624" w:history="1">
        <w:r w:rsidR="00700A3B" w:rsidRPr="00A53F2C">
          <w:rPr>
            <w:rStyle w:val="Hyperlink"/>
            <w:noProof/>
          </w:rPr>
          <w:t>6.9</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Architecturally Significant Quality Attributes</w:t>
        </w:r>
        <w:r w:rsidR="00700A3B">
          <w:rPr>
            <w:noProof/>
            <w:webHidden/>
          </w:rPr>
          <w:tab/>
        </w:r>
        <w:r w:rsidR="00700A3B">
          <w:rPr>
            <w:noProof/>
            <w:webHidden/>
          </w:rPr>
          <w:fldChar w:fldCharType="begin"/>
        </w:r>
        <w:r w:rsidR="00700A3B">
          <w:rPr>
            <w:noProof/>
            <w:webHidden/>
          </w:rPr>
          <w:instrText xml:space="preserve"> PAGEREF _Toc430870624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515C855"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25" w:history="1">
        <w:r w:rsidR="00700A3B" w:rsidRPr="00A53F2C">
          <w:rPr>
            <w:rStyle w:val="Hyperlink"/>
            <w:noProof/>
          </w:rPr>
          <w:t>6.9.1</w:t>
        </w:r>
        <w:r w:rsidR="00700A3B">
          <w:rPr>
            <w:rFonts w:asciiTheme="minorHAnsi" w:eastAsiaTheme="minorEastAsia" w:hAnsiTheme="minorHAnsi" w:cstheme="minorBidi"/>
            <w:iCs w:val="0"/>
            <w:noProof/>
            <w:color w:val="auto"/>
            <w:sz w:val="22"/>
            <w:szCs w:val="22"/>
          </w:rPr>
          <w:tab/>
        </w:r>
        <w:r w:rsidR="00700A3B" w:rsidRPr="00A53F2C">
          <w:rPr>
            <w:rStyle w:val="Hyperlink"/>
            <w:noProof/>
          </w:rPr>
          <w:t>Security</w:t>
        </w:r>
        <w:r w:rsidR="00700A3B">
          <w:rPr>
            <w:noProof/>
            <w:webHidden/>
          </w:rPr>
          <w:tab/>
        </w:r>
        <w:r w:rsidR="00700A3B">
          <w:rPr>
            <w:noProof/>
            <w:webHidden/>
          </w:rPr>
          <w:fldChar w:fldCharType="begin"/>
        </w:r>
        <w:r w:rsidR="00700A3B">
          <w:rPr>
            <w:noProof/>
            <w:webHidden/>
          </w:rPr>
          <w:instrText xml:space="preserve"> PAGEREF _Toc430870625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0FB348B0" w14:textId="77777777" w:rsidR="00700A3B" w:rsidRDefault="00381F74">
      <w:pPr>
        <w:pStyle w:val="TOC3"/>
        <w:tabs>
          <w:tab w:val="left" w:pos="1200"/>
          <w:tab w:val="right" w:leader="dot" w:pos="9347"/>
        </w:tabs>
        <w:rPr>
          <w:rFonts w:asciiTheme="minorHAnsi" w:eastAsiaTheme="minorEastAsia" w:hAnsiTheme="minorHAnsi" w:cstheme="minorBidi"/>
          <w:iCs w:val="0"/>
          <w:noProof/>
          <w:color w:val="auto"/>
          <w:sz w:val="22"/>
          <w:szCs w:val="22"/>
        </w:rPr>
      </w:pPr>
      <w:hyperlink w:anchor="_Toc430870626" w:history="1">
        <w:r w:rsidR="00700A3B" w:rsidRPr="00A53F2C">
          <w:rPr>
            <w:rStyle w:val="Hyperlink"/>
            <w:noProof/>
          </w:rPr>
          <w:t>6.9.2</w:t>
        </w:r>
        <w:r w:rsidR="00700A3B">
          <w:rPr>
            <w:rFonts w:asciiTheme="minorHAnsi" w:eastAsiaTheme="minorEastAsia" w:hAnsiTheme="minorHAnsi" w:cstheme="minorBidi"/>
            <w:iCs w:val="0"/>
            <w:noProof/>
            <w:color w:val="auto"/>
            <w:sz w:val="22"/>
            <w:szCs w:val="22"/>
          </w:rPr>
          <w:tab/>
        </w:r>
        <w:r w:rsidR="00700A3B" w:rsidRPr="00A53F2C">
          <w:rPr>
            <w:rStyle w:val="Hyperlink"/>
            <w:noProof/>
          </w:rPr>
          <w:t>Supportability</w:t>
        </w:r>
        <w:r w:rsidR="00700A3B">
          <w:rPr>
            <w:noProof/>
            <w:webHidden/>
          </w:rPr>
          <w:tab/>
        </w:r>
        <w:r w:rsidR="00700A3B">
          <w:rPr>
            <w:noProof/>
            <w:webHidden/>
          </w:rPr>
          <w:fldChar w:fldCharType="begin"/>
        </w:r>
        <w:r w:rsidR="00700A3B">
          <w:rPr>
            <w:noProof/>
            <w:webHidden/>
          </w:rPr>
          <w:instrText xml:space="preserve"> PAGEREF _Toc430870626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6BF83950"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27" w:history="1">
        <w:r w:rsidR="00700A3B" w:rsidRPr="00A53F2C">
          <w:rPr>
            <w:rStyle w:val="Hyperlink"/>
            <w:noProof/>
          </w:rPr>
          <w:t>6.9.2.1</w:t>
        </w:r>
        <w:r w:rsidR="00700A3B">
          <w:rPr>
            <w:rFonts w:asciiTheme="minorHAnsi" w:eastAsiaTheme="minorEastAsia" w:hAnsiTheme="minorHAnsi" w:cstheme="minorBidi"/>
            <w:noProof/>
            <w:color w:val="auto"/>
            <w:sz w:val="22"/>
            <w:szCs w:val="22"/>
          </w:rPr>
          <w:tab/>
        </w:r>
        <w:r w:rsidR="00700A3B" w:rsidRPr="00A53F2C">
          <w:rPr>
            <w:rStyle w:val="Hyperlink"/>
            <w:noProof/>
          </w:rPr>
          <w:t>Monitoring</w:t>
        </w:r>
        <w:r w:rsidR="00700A3B">
          <w:rPr>
            <w:noProof/>
            <w:webHidden/>
          </w:rPr>
          <w:tab/>
        </w:r>
        <w:r w:rsidR="00700A3B">
          <w:rPr>
            <w:noProof/>
            <w:webHidden/>
          </w:rPr>
          <w:fldChar w:fldCharType="begin"/>
        </w:r>
        <w:r w:rsidR="00700A3B">
          <w:rPr>
            <w:noProof/>
            <w:webHidden/>
          </w:rPr>
          <w:instrText xml:space="preserve"> PAGEREF _Toc430870627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2CBBA6CD"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28" w:history="1">
        <w:r w:rsidR="00700A3B" w:rsidRPr="00A53F2C">
          <w:rPr>
            <w:rStyle w:val="Hyperlink"/>
            <w:noProof/>
          </w:rPr>
          <w:t>6.9.2.2</w:t>
        </w:r>
        <w:r w:rsidR="00700A3B">
          <w:rPr>
            <w:rFonts w:asciiTheme="minorHAnsi" w:eastAsiaTheme="minorEastAsia" w:hAnsiTheme="minorHAnsi" w:cstheme="minorBidi"/>
            <w:noProof/>
            <w:color w:val="auto"/>
            <w:sz w:val="22"/>
            <w:szCs w:val="22"/>
          </w:rPr>
          <w:tab/>
        </w:r>
        <w:r w:rsidR="00700A3B" w:rsidRPr="00A53F2C">
          <w:rPr>
            <w:rStyle w:val="Hyperlink"/>
            <w:noProof/>
          </w:rPr>
          <w:t>Administration Tools</w:t>
        </w:r>
        <w:r w:rsidR="00700A3B">
          <w:rPr>
            <w:noProof/>
            <w:webHidden/>
          </w:rPr>
          <w:tab/>
        </w:r>
        <w:r w:rsidR="00700A3B">
          <w:rPr>
            <w:noProof/>
            <w:webHidden/>
          </w:rPr>
          <w:fldChar w:fldCharType="begin"/>
        </w:r>
        <w:r w:rsidR="00700A3B">
          <w:rPr>
            <w:noProof/>
            <w:webHidden/>
          </w:rPr>
          <w:instrText xml:space="preserve"> PAGEREF _Toc430870628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35FAE050" w14:textId="77777777" w:rsidR="00700A3B" w:rsidRDefault="00381F74">
      <w:pPr>
        <w:pStyle w:val="TOC4"/>
        <w:tabs>
          <w:tab w:val="left" w:pos="1600"/>
          <w:tab w:val="right" w:leader="dot" w:pos="9347"/>
        </w:tabs>
        <w:rPr>
          <w:rFonts w:asciiTheme="minorHAnsi" w:eastAsiaTheme="minorEastAsia" w:hAnsiTheme="minorHAnsi" w:cstheme="minorBidi"/>
          <w:noProof/>
          <w:color w:val="auto"/>
          <w:sz w:val="22"/>
          <w:szCs w:val="22"/>
        </w:rPr>
      </w:pPr>
      <w:hyperlink w:anchor="_Toc430870629" w:history="1">
        <w:r w:rsidR="00700A3B" w:rsidRPr="00A53F2C">
          <w:rPr>
            <w:rStyle w:val="Hyperlink"/>
            <w:noProof/>
          </w:rPr>
          <w:t>6.9.2.3</w:t>
        </w:r>
        <w:r w:rsidR="00700A3B">
          <w:rPr>
            <w:rFonts w:asciiTheme="minorHAnsi" w:eastAsiaTheme="minorEastAsia" w:hAnsiTheme="minorHAnsi" w:cstheme="minorBidi"/>
            <w:noProof/>
            <w:color w:val="auto"/>
            <w:sz w:val="22"/>
            <w:szCs w:val="22"/>
          </w:rPr>
          <w:tab/>
        </w:r>
        <w:r w:rsidR="00700A3B" w:rsidRPr="00A53F2C">
          <w:rPr>
            <w:rStyle w:val="Hyperlink"/>
            <w:noProof/>
          </w:rPr>
          <w:t>Specific deployment aspects</w:t>
        </w:r>
        <w:r w:rsidR="00700A3B">
          <w:rPr>
            <w:noProof/>
            <w:webHidden/>
          </w:rPr>
          <w:tab/>
        </w:r>
        <w:r w:rsidR="00700A3B">
          <w:rPr>
            <w:noProof/>
            <w:webHidden/>
          </w:rPr>
          <w:fldChar w:fldCharType="begin"/>
        </w:r>
        <w:r w:rsidR="00700A3B">
          <w:rPr>
            <w:noProof/>
            <w:webHidden/>
          </w:rPr>
          <w:instrText xml:space="preserve"> PAGEREF _Toc430870629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747C2EBB" w14:textId="77777777" w:rsidR="00700A3B" w:rsidRDefault="00381F74">
      <w:pPr>
        <w:pStyle w:val="TOC2"/>
        <w:tabs>
          <w:tab w:val="left" w:pos="1000"/>
          <w:tab w:val="right" w:leader="dot" w:pos="9347"/>
        </w:tabs>
        <w:rPr>
          <w:rFonts w:asciiTheme="minorHAnsi" w:eastAsiaTheme="minorEastAsia" w:hAnsiTheme="minorHAnsi" w:cstheme="minorBidi"/>
          <w:caps w:val="0"/>
          <w:noProof/>
          <w:color w:val="auto"/>
          <w:sz w:val="22"/>
          <w:szCs w:val="22"/>
        </w:rPr>
      </w:pPr>
      <w:hyperlink w:anchor="_Toc430870630" w:history="1">
        <w:r w:rsidR="00700A3B" w:rsidRPr="00A53F2C">
          <w:rPr>
            <w:rStyle w:val="Hyperlink"/>
            <w:noProof/>
          </w:rPr>
          <w:t>6.10</w:t>
        </w:r>
        <w:r w:rsidR="00700A3B">
          <w:rPr>
            <w:rFonts w:asciiTheme="minorHAnsi" w:eastAsiaTheme="minorEastAsia" w:hAnsiTheme="minorHAnsi" w:cstheme="minorBidi"/>
            <w:caps w:val="0"/>
            <w:noProof/>
            <w:color w:val="auto"/>
            <w:sz w:val="22"/>
            <w:szCs w:val="22"/>
          </w:rPr>
          <w:tab/>
        </w:r>
        <w:r w:rsidR="00700A3B" w:rsidRPr="00A53F2C">
          <w:rPr>
            <w:rStyle w:val="Hyperlink"/>
            <w:noProof/>
          </w:rPr>
          <w:t>Architecture Constraints and Limitations</w:t>
        </w:r>
        <w:r w:rsidR="00700A3B">
          <w:rPr>
            <w:noProof/>
            <w:webHidden/>
          </w:rPr>
          <w:tab/>
        </w:r>
        <w:r w:rsidR="00700A3B">
          <w:rPr>
            <w:noProof/>
            <w:webHidden/>
          </w:rPr>
          <w:fldChar w:fldCharType="begin"/>
        </w:r>
        <w:r w:rsidR="00700A3B">
          <w:rPr>
            <w:noProof/>
            <w:webHidden/>
          </w:rPr>
          <w:instrText xml:space="preserve"> PAGEREF _Toc430870630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B19BBAF" w14:textId="77777777" w:rsidR="00700A3B" w:rsidRDefault="00381F74">
      <w:pPr>
        <w:pStyle w:val="TOC1"/>
        <w:tabs>
          <w:tab w:val="left" w:pos="400"/>
          <w:tab w:val="right" w:leader="dot" w:pos="9347"/>
        </w:tabs>
        <w:rPr>
          <w:rFonts w:asciiTheme="minorHAnsi" w:eastAsiaTheme="minorEastAsia" w:hAnsiTheme="minorHAnsi" w:cstheme="minorBidi"/>
          <w:bCs w:val="0"/>
          <w:caps w:val="0"/>
          <w:noProof/>
          <w:color w:val="auto"/>
          <w:sz w:val="22"/>
          <w:szCs w:val="22"/>
        </w:rPr>
      </w:pPr>
      <w:hyperlink w:anchor="_Toc430870631" w:history="1">
        <w:r w:rsidR="00700A3B" w:rsidRPr="00A53F2C">
          <w:rPr>
            <w:rStyle w:val="Hyperlink"/>
            <w:noProof/>
          </w:rPr>
          <w:t>7</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Transition</w:t>
        </w:r>
        <w:r w:rsidR="00700A3B">
          <w:rPr>
            <w:noProof/>
            <w:webHidden/>
          </w:rPr>
          <w:tab/>
        </w:r>
        <w:r w:rsidR="00700A3B">
          <w:rPr>
            <w:noProof/>
            <w:webHidden/>
          </w:rPr>
          <w:fldChar w:fldCharType="begin"/>
        </w:r>
        <w:r w:rsidR="00700A3B">
          <w:rPr>
            <w:noProof/>
            <w:webHidden/>
          </w:rPr>
          <w:instrText xml:space="preserve"> PAGEREF _Toc430870631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05421D3E" w14:textId="77777777" w:rsidR="00700A3B" w:rsidRDefault="00381F74">
      <w:pPr>
        <w:pStyle w:val="TOC1"/>
        <w:tabs>
          <w:tab w:val="left" w:pos="1400"/>
          <w:tab w:val="right" w:leader="dot" w:pos="9347"/>
        </w:tabs>
        <w:rPr>
          <w:rFonts w:asciiTheme="minorHAnsi" w:eastAsiaTheme="minorEastAsia" w:hAnsiTheme="minorHAnsi" w:cstheme="minorBidi"/>
          <w:bCs w:val="0"/>
          <w:caps w:val="0"/>
          <w:noProof/>
          <w:color w:val="auto"/>
          <w:sz w:val="22"/>
          <w:szCs w:val="22"/>
        </w:rPr>
      </w:pPr>
      <w:hyperlink w:anchor="_Toc430870632" w:history="1">
        <w:r w:rsidR="00700A3B" w:rsidRPr="00A53F2C">
          <w:rPr>
            <w:rStyle w:val="Hyperlink"/>
            <w:noProof/>
          </w:rPr>
          <w:t>Appendix A.</w:t>
        </w:r>
        <w:r w:rsidR="00700A3B">
          <w:rPr>
            <w:rFonts w:asciiTheme="minorHAnsi" w:eastAsiaTheme="minorEastAsia" w:hAnsiTheme="minorHAnsi" w:cstheme="minorBidi"/>
            <w:bCs w:val="0"/>
            <w:caps w:val="0"/>
            <w:noProof/>
            <w:color w:val="auto"/>
            <w:sz w:val="22"/>
            <w:szCs w:val="22"/>
          </w:rPr>
          <w:tab/>
        </w:r>
        <w:r w:rsidR="00700A3B" w:rsidRPr="00A53F2C">
          <w:rPr>
            <w:rStyle w:val="Hyperlink"/>
            <w:noProof/>
          </w:rPr>
          <w:t>Solution Architecture Quality Attributes</w:t>
        </w:r>
        <w:r w:rsidR="00700A3B">
          <w:rPr>
            <w:noProof/>
            <w:webHidden/>
          </w:rPr>
          <w:tab/>
        </w:r>
        <w:r w:rsidR="00700A3B">
          <w:rPr>
            <w:noProof/>
            <w:webHidden/>
          </w:rPr>
          <w:fldChar w:fldCharType="begin"/>
        </w:r>
        <w:r w:rsidR="00700A3B">
          <w:rPr>
            <w:noProof/>
            <w:webHidden/>
          </w:rPr>
          <w:instrText xml:space="preserve"> PAGEREF _Toc430870632 \h </w:instrText>
        </w:r>
        <w:r w:rsidR="00700A3B">
          <w:rPr>
            <w:noProof/>
            <w:webHidden/>
          </w:rPr>
        </w:r>
        <w:r w:rsidR="00700A3B">
          <w:rPr>
            <w:noProof/>
            <w:webHidden/>
          </w:rPr>
          <w:fldChar w:fldCharType="separate"/>
        </w:r>
        <w:r w:rsidR="00DD44B1">
          <w:rPr>
            <w:noProof/>
            <w:webHidden/>
          </w:rPr>
          <w:t>6</w:t>
        </w:r>
        <w:r w:rsidR="00700A3B">
          <w:rPr>
            <w:noProof/>
            <w:webHidden/>
          </w:rPr>
          <w:fldChar w:fldCharType="end"/>
        </w:r>
      </w:hyperlink>
    </w:p>
    <w:p w14:paraId="54687FE1" w14:textId="77777777" w:rsidR="00867752" w:rsidRDefault="004706BE" w:rsidP="000953FC">
      <w:pPr>
        <w:pStyle w:val="BodyText"/>
      </w:pPr>
      <w:r>
        <w:fldChar w:fldCharType="end"/>
      </w:r>
      <w:bookmarkStart w:id="4" w:name="_Section_1"/>
      <w:bookmarkEnd w:id="4"/>
      <w:r w:rsidR="00222DC3" w:rsidRPr="008E2573">
        <w:br w:type="page"/>
      </w:r>
      <w:bookmarkEnd w:id="0"/>
      <w:bookmarkEnd w:id="1"/>
      <w:bookmarkEnd w:id="2"/>
      <w:bookmarkEnd w:id="3"/>
    </w:p>
    <w:p w14:paraId="47FEC8F5" w14:textId="77777777" w:rsidR="00E9149A" w:rsidRDefault="00E9149A" w:rsidP="006D794B">
      <w:pPr>
        <w:pStyle w:val="Heading1"/>
      </w:pPr>
      <w:bookmarkStart w:id="5" w:name="_Ref427243649"/>
      <w:bookmarkStart w:id="6" w:name="_Toc430870567"/>
      <w:r w:rsidRPr="00E9149A">
        <w:lastRenderedPageBreak/>
        <w:t>Executive Summary</w:t>
      </w:r>
      <w:bookmarkEnd w:id="5"/>
      <w:bookmarkEnd w:id="6"/>
    </w:p>
    <w:p w14:paraId="14704044" w14:textId="77777777" w:rsidR="00AA2B88" w:rsidRDefault="00E9149A" w:rsidP="000953FC">
      <w:pPr>
        <w:pStyle w:val="Comment"/>
      </w:pPr>
      <w:r w:rsidRPr="00E9149A">
        <w:t>[</w:t>
      </w:r>
      <w:r w:rsidR="00AA2B88" w:rsidRPr="00AA2B88">
        <w:rPr>
          <w:b/>
        </w:rPr>
        <w:t>Description</w:t>
      </w:r>
      <w:r w:rsidR="00AA2B88">
        <w:t xml:space="preserve">: </w:t>
      </w:r>
      <w:r w:rsidR="00FD67BD">
        <w:t>This</w:t>
      </w:r>
      <w:r w:rsidRPr="00E9149A">
        <w:t xml:space="preserve"> is</w:t>
      </w:r>
      <w:r w:rsidR="00FD67BD">
        <w:t xml:space="preserve"> a</w:t>
      </w:r>
      <w:r w:rsidRPr="00E9149A">
        <w:t xml:space="preserve"> mostly non-technical summary of the </w:t>
      </w:r>
      <w:r w:rsidR="00FD67BD">
        <w:t>entire</w:t>
      </w:r>
      <w:r w:rsidR="00FD67BD" w:rsidRPr="00E9149A">
        <w:t xml:space="preserve"> </w:t>
      </w:r>
      <w:r w:rsidR="00597A49">
        <w:t>Solution Architecture Document (</w:t>
      </w:r>
      <w:r w:rsidRPr="00E9149A">
        <w:t>SAD</w:t>
      </w:r>
      <w:r w:rsidR="00597A49">
        <w:t>)</w:t>
      </w:r>
      <w:r w:rsidRPr="00E9149A">
        <w:t xml:space="preserve"> for customer top</w:t>
      </w:r>
      <w:r w:rsidR="008A6205">
        <w:t xml:space="preserve"> </w:t>
      </w:r>
      <w:r w:rsidRPr="00E9149A">
        <w:t xml:space="preserve">management. </w:t>
      </w:r>
      <w:r w:rsidR="008A6205">
        <w:t>We recommend creating it</w:t>
      </w:r>
      <w:r w:rsidRPr="00E9149A">
        <w:t xml:space="preserve"> based on the sections below. </w:t>
      </w:r>
      <w:r w:rsidR="008A6205">
        <w:t>The i</w:t>
      </w:r>
      <w:r w:rsidRPr="00E9149A">
        <w:t xml:space="preserve">dea </w:t>
      </w:r>
      <w:r w:rsidR="008A6205">
        <w:t>was to prepare a</w:t>
      </w:r>
      <w:r w:rsidRPr="00E9149A">
        <w:t xml:space="preserve"> ready-to-use template for this </w:t>
      </w:r>
      <w:r w:rsidR="008A6205">
        <w:t>document type</w:t>
      </w:r>
      <w:r w:rsidRPr="00E9149A">
        <w:t>.</w:t>
      </w:r>
    </w:p>
    <w:p w14:paraId="315E1B57" w14:textId="77777777" w:rsidR="00E9149A" w:rsidRPr="00E9149A" w:rsidRDefault="0047633E" w:rsidP="000953FC">
      <w:pPr>
        <w:pStyle w:val="Comment"/>
      </w:pPr>
      <w:r>
        <w:t>Section</w:t>
      </w:r>
      <w:r w:rsidR="00AA2B88" w:rsidRPr="00AA2B88">
        <w:t xml:space="preserve"> Type:</w:t>
      </w:r>
      <w:r w:rsidR="00AA2B88">
        <w:t xml:space="preserve"> Mandatory</w:t>
      </w:r>
      <w:r w:rsidR="00E9149A" w:rsidRPr="00E9149A">
        <w:t>]</w:t>
      </w:r>
    </w:p>
    <w:p w14:paraId="024B99A6" w14:textId="77777777" w:rsidR="00E16A36" w:rsidRDefault="00E16A36" w:rsidP="000953FC">
      <w:pPr>
        <w:pStyle w:val="BodyText"/>
      </w:pPr>
    </w:p>
    <w:p w14:paraId="29521BE5" w14:textId="77777777" w:rsidR="005D3254" w:rsidRDefault="005D3254" w:rsidP="00BD7076">
      <w:pPr>
        <w:pStyle w:val="Heading1"/>
      </w:pPr>
      <w:r>
        <w:br w:type="page"/>
      </w:r>
      <w:bookmarkStart w:id="7" w:name="_Toc430870568"/>
      <w:r>
        <w:lastRenderedPageBreak/>
        <w:t>Introduction</w:t>
      </w:r>
      <w:bookmarkEnd w:id="7"/>
    </w:p>
    <w:p w14:paraId="4E04E893" w14:textId="77777777" w:rsidR="00361FCB" w:rsidRDefault="00361FCB" w:rsidP="00361FCB">
      <w:pPr>
        <w:pStyle w:val="BodyText"/>
      </w:pPr>
      <w:r>
        <w:t>Current project is infrastructure deployment agnostic platform for data analytics, science and machine learning. Platform greatly simplifies and reduces costs for infrastructure preparation and configuration, thus provides with possibility to kick-off project in short-term.</w:t>
      </w:r>
    </w:p>
    <w:p w14:paraId="2D5B2BB7" w14:textId="64FC31F6" w:rsidR="00361FCB" w:rsidRDefault="00361FCB" w:rsidP="00361FCB">
      <w:pPr>
        <w:pStyle w:val="BodyText"/>
      </w:pPr>
      <w:r>
        <w:t xml:space="preserve">Platform can be deployed on various cloud and hypervisor providers. Currently in scope of MVP AWS platform support shall be implemented, meanwhile Azure support is </w:t>
      </w:r>
      <w:del w:id="8" w:author="Kostiantyn Kudriavtsev" w:date="2016-09-09T15:54:00Z">
        <w:r w:rsidDel="00381F74">
          <w:delText>in progress</w:delText>
        </w:r>
      </w:del>
      <w:ins w:id="9" w:author="Kostiantyn Kudriavtsev" w:date="2016-09-09T15:54:00Z">
        <w:r w:rsidR="00381F74">
          <w:t>planned for next release</w:t>
        </w:r>
      </w:ins>
      <w:r>
        <w:t>.</w:t>
      </w:r>
    </w:p>
    <w:p w14:paraId="1DA8DCEE" w14:textId="77777777" w:rsidR="00361FCB" w:rsidRDefault="00361FCB" w:rsidP="00361FCB">
      <w:pPr>
        <w:pStyle w:val="BodyText"/>
      </w:pPr>
      <w:r>
        <w:t>Future roadmap is to fully support major public and private cloud providers.</w:t>
      </w:r>
    </w:p>
    <w:p w14:paraId="72305AF1" w14:textId="77777777" w:rsidR="005D3254" w:rsidRDefault="005D3254" w:rsidP="000953FC">
      <w:pPr>
        <w:pStyle w:val="BodyText"/>
      </w:pPr>
    </w:p>
    <w:p w14:paraId="441DD081" w14:textId="77777777" w:rsidR="005D3254" w:rsidRPr="005D3254" w:rsidRDefault="005D3254" w:rsidP="001272FD">
      <w:pPr>
        <w:pStyle w:val="Heading2"/>
      </w:pPr>
      <w:bookmarkStart w:id="10" w:name="_Toc430870569"/>
      <w:r w:rsidRPr="005D3254">
        <w:t>Definitions, Acronyms, Abbreviations</w:t>
      </w:r>
      <w:bookmarkEnd w:id="10"/>
    </w:p>
    <w:p w14:paraId="46D4AF91" w14:textId="77777777" w:rsidR="008626B1" w:rsidRDefault="005D3254" w:rsidP="000953FC">
      <w:pPr>
        <w:pStyle w:val="Comment"/>
      </w:pPr>
      <w:r>
        <w:t>[</w:t>
      </w:r>
      <w:r w:rsidR="008626B1" w:rsidRPr="008626B1">
        <w:rPr>
          <w:b/>
        </w:rPr>
        <w:t>Description:</w:t>
      </w:r>
      <w:r w:rsidR="008626B1">
        <w:t xml:space="preserve"> </w:t>
      </w:r>
      <w:r>
        <w:t xml:space="preserve">This section </w:t>
      </w:r>
      <w:r w:rsidR="007616C8">
        <w:t xml:space="preserve">must </w:t>
      </w:r>
      <w:r>
        <w:t>clearly clarify all the definitions, acronyms and abbreviation</w:t>
      </w:r>
      <w:r w:rsidR="007616C8">
        <w:t>s</w:t>
      </w:r>
      <w:r>
        <w:t xml:space="preserve"> used in the document.</w:t>
      </w:r>
    </w:p>
    <w:p w14:paraId="68602B2F" w14:textId="77777777" w:rsidR="005D3254" w:rsidRDefault="008626B1" w:rsidP="000953FC">
      <w:pPr>
        <w:pStyle w:val="Comment"/>
      </w:pPr>
      <w:r>
        <w:rPr>
          <w:b/>
        </w:rPr>
        <w:t xml:space="preserve">Section </w:t>
      </w:r>
      <w:r w:rsidRPr="008626B1">
        <w:rPr>
          <w:b/>
        </w:rPr>
        <w:t>Type:</w:t>
      </w:r>
      <w:r>
        <w:t xml:space="preserve"> Highly </w:t>
      </w:r>
      <w:r w:rsidR="00CE7063">
        <w:t>recommended</w:t>
      </w:r>
      <w:r w:rsidR="005D3254">
        <w:t>]</w:t>
      </w:r>
    </w:p>
    <w:tbl>
      <w:tblPr>
        <w:tblStyle w:val="TableEPAM"/>
        <w:tblW w:w="5000" w:type="pct"/>
        <w:tblInd w:w="-5" w:type="dxa"/>
        <w:tblLook w:val="04A0" w:firstRow="1" w:lastRow="0" w:firstColumn="1" w:lastColumn="0" w:noHBand="0" w:noVBand="1"/>
      </w:tblPr>
      <w:tblGrid>
        <w:gridCol w:w="1774"/>
        <w:gridCol w:w="7573"/>
      </w:tblGrid>
      <w:tr w:rsidR="00DC6BA2" w:rsidRPr="005B2859" w14:paraId="62547B1D" w14:textId="77777777" w:rsidTr="00611E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4C659E4A" w14:textId="77777777" w:rsidR="00DC6BA2" w:rsidRPr="0078686A" w:rsidRDefault="00DC6BA2" w:rsidP="00DC6BA2">
            <w:pPr>
              <w:rPr>
                <w:b w:val="0"/>
              </w:rPr>
            </w:pPr>
            <w:r w:rsidRPr="0078686A">
              <w:t xml:space="preserve">Abbreviation </w:t>
            </w:r>
            <w:r>
              <w:t>or</w:t>
            </w:r>
            <w:r w:rsidRPr="0078686A">
              <w:t xml:space="preserve"> Acronym</w:t>
            </w:r>
          </w:p>
        </w:tc>
        <w:tc>
          <w:tcPr>
            <w:tcW w:w="4051" w:type="pct"/>
          </w:tcPr>
          <w:p w14:paraId="71764C27" w14:textId="77777777" w:rsidR="00DC6BA2" w:rsidRPr="0078686A" w:rsidRDefault="00DC6BA2" w:rsidP="00BD7076">
            <w:pPr>
              <w:cnfStyle w:val="100000000000" w:firstRow="1" w:lastRow="0" w:firstColumn="0" w:lastColumn="0" w:oddVBand="0" w:evenVBand="0" w:oddHBand="0" w:evenHBand="0" w:firstRowFirstColumn="0" w:firstRowLastColumn="0" w:lastRowFirstColumn="0" w:lastRowLastColumn="0"/>
            </w:pPr>
            <w:r>
              <w:t>Definition</w:t>
            </w:r>
          </w:p>
        </w:tc>
      </w:tr>
      <w:tr w:rsidR="00DC6BA2" w:rsidRPr="005B2859" w14:paraId="32255599"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E03E69E" w14:textId="77777777" w:rsidR="00DC6BA2" w:rsidRDefault="00DC6BA2" w:rsidP="00BD7076">
            <w:pPr>
              <w:jc w:val="center"/>
            </w:pPr>
          </w:p>
        </w:tc>
        <w:tc>
          <w:tcPr>
            <w:tcW w:w="4051" w:type="pct"/>
          </w:tcPr>
          <w:p w14:paraId="56B3287E" w14:textId="77777777" w:rsidR="00DC6BA2" w:rsidRPr="0078686A" w:rsidRDefault="00DC6BA2" w:rsidP="00BD7076">
            <w:pPr>
              <w:cnfStyle w:val="000000100000" w:firstRow="0" w:lastRow="0" w:firstColumn="0" w:lastColumn="0" w:oddVBand="0" w:evenVBand="0" w:oddHBand="1" w:evenHBand="0" w:firstRowFirstColumn="0" w:firstRowLastColumn="0" w:lastRowFirstColumn="0" w:lastRowLastColumn="0"/>
            </w:pPr>
          </w:p>
        </w:tc>
      </w:tr>
      <w:tr w:rsidR="00DC6BA2" w:rsidRPr="005B2859" w14:paraId="1BAC6655"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14:paraId="5D5190AB" w14:textId="77777777" w:rsidR="00DC6BA2" w:rsidRDefault="00DC6BA2" w:rsidP="00BD7076">
            <w:pPr>
              <w:jc w:val="center"/>
            </w:pPr>
          </w:p>
        </w:tc>
        <w:tc>
          <w:tcPr>
            <w:tcW w:w="4051" w:type="pct"/>
          </w:tcPr>
          <w:p w14:paraId="1D27D1E8" w14:textId="77777777" w:rsidR="00DC6BA2" w:rsidRPr="0078686A" w:rsidRDefault="00DC6BA2" w:rsidP="00BD7076">
            <w:pPr>
              <w:cnfStyle w:val="000000010000" w:firstRow="0" w:lastRow="0" w:firstColumn="0" w:lastColumn="0" w:oddVBand="0" w:evenVBand="0" w:oddHBand="0" w:evenHBand="1" w:firstRowFirstColumn="0" w:firstRowLastColumn="0" w:lastRowFirstColumn="0" w:lastRowLastColumn="0"/>
            </w:pPr>
          </w:p>
        </w:tc>
      </w:tr>
    </w:tbl>
    <w:p w14:paraId="3FDE956F" w14:textId="77777777" w:rsidR="005D3254" w:rsidRDefault="005D3254" w:rsidP="000953FC">
      <w:pPr>
        <w:pStyle w:val="BodyText"/>
      </w:pPr>
    </w:p>
    <w:p w14:paraId="591792E6" w14:textId="77777777" w:rsidR="0076217D" w:rsidRDefault="0076217D" w:rsidP="001272FD">
      <w:pPr>
        <w:pStyle w:val="Heading2"/>
      </w:pPr>
      <w:bookmarkStart w:id="11" w:name="_Toc430172877"/>
      <w:bookmarkStart w:id="12" w:name="_Toc430870570"/>
      <w:r>
        <w:t>Purpose</w:t>
      </w:r>
      <w:bookmarkEnd w:id="11"/>
      <w:bookmarkEnd w:id="12"/>
    </w:p>
    <w:p w14:paraId="786B57A5" w14:textId="77777777" w:rsidR="0076217D" w:rsidRDefault="0076217D" w:rsidP="000953FC">
      <w:pPr>
        <w:pStyle w:val="Comment"/>
      </w:pPr>
      <w:r>
        <w:t>[</w:t>
      </w:r>
      <w:r w:rsidRPr="008626B1">
        <w:rPr>
          <w:b/>
        </w:rPr>
        <w:t>Description:</w:t>
      </w:r>
      <w:r>
        <w:t xml:space="preserve"> This section explains why this architectural work is being done. This provides the basis for the “executive summary” section.</w:t>
      </w:r>
    </w:p>
    <w:p w14:paraId="490E49D4" w14:textId="77777777" w:rsidR="0076217D" w:rsidRPr="0030434C" w:rsidRDefault="0076217D" w:rsidP="000953FC">
      <w:pPr>
        <w:pStyle w:val="Comment"/>
      </w:pPr>
      <w:r>
        <w:t>You need list stakeholders of the architectural work and goals of this work.</w:t>
      </w:r>
    </w:p>
    <w:p w14:paraId="443331A4" w14:textId="77777777" w:rsidR="0076217D" w:rsidRDefault="0076217D" w:rsidP="000953FC">
      <w:pPr>
        <w:pStyle w:val="Comment"/>
      </w:pPr>
      <w:r>
        <w:t xml:space="preserve">Section </w:t>
      </w:r>
      <w:r w:rsidRPr="008626B1">
        <w:t>Type:</w:t>
      </w:r>
      <w:r>
        <w:t xml:space="preserve"> Mandatory]</w:t>
      </w:r>
    </w:p>
    <w:p w14:paraId="7B04426E" w14:textId="77777777" w:rsidR="0076217D" w:rsidRDefault="0076217D" w:rsidP="000953FC">
      <w:pPr>
        <w:pStyle w:val="Comment"/>
      </w:pPr>
    </w:p>
    <w:p w14:paraId="6D757EB4" w14:textId="77777777" w:rsidR="0076217D" w:rsidRPr="003254D3" w:rsidRDefault="0076217D" w:rsidP="0076217D">
      <w:pPr>
        <w:pStyle w:val="Heading3"/>
      </w:pPr>
      <w:bookmarkStart w:id="13" w:name="_Toc430870571"/>
      <w:r>
        <w:t>Stakeholders</w:t>
      </w:r>
      <w:bookmarkEnd w:id="13"/>
    </w:p>
    <w:p w14:paraId="4F8AAC43" w14:textId="77777777" w:rsidR="0076217D" w:rsidRPr="0030434C" w:rsidRDefault="0076217D" w:rsidP="000953FC">
      <w:pPr>
        <w:pStyle w:val="Comment"/>
      </w:pPr>
      <w:r>
        <w:t>[</w:t>
      </w:r>
      <w:r w:rsidRPr="008626B1">
        <w:rPr>
          <w:b/>
        </w:rPr>
        <w:t>Description:</w:t>
      </w:r>
      <w:r>
        <w:t xml:space="preserve"> You need list stakeholders of the architectural work, their roles, names, contact data and their reasons for requesting this architectural work in the table below.</w:t>
      </w:r>
    </w:p>
    <w:p w14:paraId="15FF5D56" w14:textId="77777777" w:rsidR="0076217D" w:rsidRDefault="0076217D" w:rsidP="000953FC">
      <w:pPr>
        <w:pStyle w:val="Comment"/>
      </w:pPr>
      <w:r>
        <w:t xml:space="preserve">Section </w:t>
      </w:r>
      <w:r w:rsidRPr="008626B1">
        <w:t>Type:</w:t>
      </w:r>
      <w:r>
        <w:t xml:space="preserve"> Mandatory]</w:t>
      </w:r>
    </w:p>
    <w:p w14:paraId="00AC5B4D" w14:textId="77777777" w:rsidR="0076217D" w:rsidRDefault="0076217D" w:rsidP="000953FC">
      <w:pPr>
        <w:pStyle w:val="Comment"/>
      </w:pPr>
    </w:p>
    <w:tbl>
      <w:tblPr>
        <w:tblStyle w:val="TableEPAM"/>
        <w:tblW w:w="0" w:type="auto"/>
        <w:tblInd w:w="-5" w:type="dxa"/>
        <w:tblLook w:val="04A0" w:firstRow="1" w:lastRow="0" w:firstColumn="1" w:lastColumn="0" w:noHBand="0" w:noVBand="1"/>
      </w:tblPr>
      <w:tblGrid>
        <w:gridCol w:w="1569"/>
        <w:gridCol w:w="1649"/>
        <w:gridCol w:w="1648"/>
        <w:gridCol w:w="1230"/>
        <w:gridCol w:w="3256"/>
      </w:tblGrid>
      <w:tr w:rsidR="0076217D" w14:paraId="4325D754" w14:textId="77777777" w:rsidTr="0076217D">
        <w:trPr>
          <w:cnfStyle w:val="100000000000" w:firstRow="1" w:lastRow="0" w:firstColumn="0" w:lastColumn="0" w:oddVBand="0" w:evenVBand="0" w:oddHBand="0" w:evenHBand="0" w:firstRowFirstColumn="0" w:firstRowLastColumn="0" w:lastRowFirstColumn="0" w:lastRowLastColumn="0"/>
          <w:trHeight w:val="684"/>
          <w:tblHeader/>
        </w:trPr>
        <w:tc>
          <w:tcPr>
            <w:cnfStyle w:val="001000000000" w:firstRow="0" w:lastRow="0" w:firstColumn="1" w:lastColumn="0" w:oddVBand="0" w:evenVBand="0" w:oddHBand="0" w:evenHBand="0" w:firstRowFirstColumn="0" w:firstRowLastColumn="0" w:lastRowFirstColumn="0" w:lastRowLastColumn="0"/>
            <w:tcW w:w="1569" w:type="dxa"/>
          </w:tcPr>
          <w:p w14:paraId="6F374F25" w14:textId="77777777" w:rsidR="0076217D" w:rsidRPr="00DA6CF4" w:rsidRDefault="0076217D" w:rsidP="0076217D">
            <w:r>
              <w:t>Stakeholder Side</w:t>
            </w:r>
          </w:p>
        </w:tc>
        <w:tc>
          <w:tcPr>
            <w:tcW w:w="1649" w:type="dxa"/>
          </w:tcPr>
          <w:p w14:paraId="37E424CC"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Stakeholder Role</w:t>
            </w:r>
          </w:p>
        </w:tc>
        <w:tc>
          <w:tcPr>
            <w:tcW w:w="1648" w:type="dxa"/>
          </w:tcPr>
          <w:p w14:paraId="466469C5"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Stakeholder Name</w:t>
            </w:r>
          </w:p>
        </w:tc>
        <w:tc>
          <w:tcPr>
            <w:tcW w:w="1230" w:type="dxa"/>
          </w:tcPr>
          <w:p w14:paraId="153A853C" w14:textId="77777777" w:rsidR="0076217D" w:rsidRDefault="0076217D" w:rsidP="0076217D">
            <w:pPr>
              <w:cnfStyle w:val="100000000000" w:firstRow="1" w:lastRow="0" w:firstColumn="0" w:lastColumn="0" w:oddVBand="0" w:evenVBand="0" w:oddHBand="0" w:evenHBand="0" w:firstRowFirstColumn="0" w:firstRowLastColumn="0" w:lastRowFirstColumn="0" w:lastRowLastColumn="0"/>
            </w:pPr>
            <w:r>
              <w:t>Contacts</w:t>
            </w:r>
          </w:p>
        </w:tc>
        <w:tc>
          <w:tcPr>
            <w:tcW w:w="3256" w:type="dxa"/>
          </w:tcPr>
          <w:p w14:paraId="0115FA09" w14:textId="77777777" w:rsidR="0076217D" w:rsidRPr="0038593D" w:rsidRDefault="0076217D" w:rsidP="0076217D">
            <w:pPr>
              <w:cnfStyle w:val="100000000000" w:firstRow="1" w:lastRow="0" w:firstColumn="0" w:lastColumn="0" w:oddVBand="0" w:evenVBand="0" w:oddHBand="0" w:evenHBand="0" w:firstRowFirstColumn="0" w:firstRowLastColumn="0" w:lastRowFirstColumn="0" w:lastRowLastColumn="0"/>
            </w:pPr>
            <w:r>
              <w:t>Architectural Work Request Reasons</w:t>
            </w:r>
          </w:p>
        </w:tc>
      </w:tr>
      <w:tr w:rsidR="0076217D" w14:paraId="49D67811" w14:textId="77777777" w:rsidTr="0076217D">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569" w:type="dxa"/>
          </w:tcPr>
          <w:p w14:paraId="1DC283DE" w14:textId="77777777" w:rsidR="0076217D" w:rsidRPr="00DA6CF4" w:rsidRDefault="0076217D" w:rsidP="0076217D"/>
        </w:tc>
        <w:tc>
          <w:tcPr>
            <w:tcW w:w="1649" w:type="dxa"/>
          </w:tcPr>
          <w:p w14:paraId="4A498C20"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c>
          <w:tcPr>
            <w:tcW w:w="1648" w:type="dxa"/>
          </w:tcPr>
          <w:p w14:paraId="02919579" w14:textId="77777777" w:rsidR="0076217D" w:rsidRPr="00DA6CF4" w:rsidRDefault="0076217D" w:rsidP="00E32359">
            <w:pPr>
              <w:cnfStyle w:val="000000100000" w:firstRow="0" w:lastRow="0" w:firstColumn="0" w:lastColumn="0" w:oddVBand="0" w:evenVBand="0" w:oddHBand="1" w:evenHBand="0" w:firstRowFirstColumn="0" w:firstRowLastColumn="0" w:lastRowFirstColumn="0" w:lastRowLastColumn="0"/>
            </w:pPr>
          </w:p>
        </w:tc>
        <w:tc>
          <w:tcPr>
            <w:tcW w:w="1230" w:type="dxa"/>
          </w:tcPr>
          <w:p w14:paraId="26200160"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c>
          <w:tcPr>
            <w:tcW w:w="3256" w:type="dxa"/>
          </w:tcPr>
          <w:p w14:paraId="34E17F1E" w14:textId="77777777" w:rsidR="0076217D" w:rsidRPr="00DA6CF4" w:rsidRDefault="0076217D" w:rsidP="0076217D">
            <w:pPr>
              <w:cnfStyle w:val="000000100000" w:firstRow="0" w:lastRow="0" w:firstColumn="0" w:lastColumn="0" w:oddVBand="0" w:evenVBand="0" w:oddHBand="1" w:evenHBand="0" w:firstRowFirstColumn="0" w:firstRowLastColumn="0" w:lastRowFirstColumn="0" w:lastRowLastColumn="0"/>
            </w:pPr>
          </w:p>
        </w:tc>
      </w:tr>
      <w:tr w:rsidR="0076217D" w14:paraId="7C86E635" w14:textId="77777777" w:rsidTr="0076217D">
        <w:trPr>
          <w:cnfStyle w:val="000000010000" w:firstRow="0" w:lastRow="0" w:firstColumn="0" w:lastColumn="0" w:oddVBand="0" w:evenVBand="0" w:oddHBand="0" w:evenHBand="1"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9" w:type="dxa"/>
          </w:tcPr>
          <w:p w14:paraId="43C8F9AB" w14:textId="77777777" w:rsidR="0076217D" w:rsidRDefault="0076217D" w:rsidP="0076217D"/>
        </w:tc>
        <w:tc>
          <w:tcPr>
            <w:tcW w:w="1649" w:type="dxa"/>
          </w:tcPr>
          <w:p w14:paraId="101EF8A1"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1648" w:type="dxa"/>
          </w:tcPr>
          <w:p w14:paraId="0F34F45C"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1230" w:type="dxa"/>
          </w:tcPr>
          <w:p w14:paraId="7D8F25EA"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c>
          <w:tcPr>
            <w:tcW w:w="3256" w:type="dxa"/>
          </w:tcPr>
          <w:p w14:paraId="77AE808F" w14:textId="77777777" w:rsidR="0076217D" w:rsidRDefault="0076217D" w:rsidP="0076217D">
            <w:pPr>
              <w:cnfStyle w:val="000000010000" w:firstRow="0" w:lastRow="0" w:firstColumn="0" w:lastColumn="0" w:oddVBand="0" w:evenVBand="0" w:oddHBand="0" w:evenHBand="1" w:firstRowFirstColumn="0" w:firstRowLastColumn="0" w:lastRowFirstColumn="0" w:lastRowLastColumn="0"/>
            </w:pPr>
          </w:p>
        </w:tc>
      </w:tr>
      <w:tr w:rsidR="00696F8A" w14:paraId="20A4FC42" w14:textId="77777777" w:rsidTr="0076217D">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1569" w:type="dxa"/>
          </w:tcPr>
          <w:p w14:paraId="5E3A6D9F" w14:textId="77777777" w:rsidR="00696F8A" w:rsidRDefault="00696F8A" w:rsidP="0076217D"/>
        </w:tc>
        <w:tc>
          <w:tcPr>
            <w:tcW w:w="1649" w:type="dxa"/>
          </w:tcPr>
          <w:p w14:paraId="028C5C09"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1648" w:type="dxa"/>
          </w:tcPr>
          <w:p w14:paraId="5DB36EA1"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1230" w:type="dxa"/>
          </w:tcPr>
          <w:p w14:paraId="47A7FA85"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c>
          <w:tcPr>
            <w:tcW w:w="3256" w:type="dxa"/>
          </w:tcPr>
          <w:p w14:paraId="12429D9B" w14:textId="77777777" w:rsidR="00696F8A" w:rsidRDefault="00696F8A" w:rsidP="0076217D">
            <w:pPr>
              <w:cnfStyle w:val="000000100000" w:firstRow="0" w:lastRow="0" w:firstColumn="0" w:lastColumn="0" w:oddVBand="0" w:evenVBand="0" w:oddHBand="1" w:evenHBand="0" w:firstRowFirstColumn="0" w:firstRowLastColumn="0" w:lastRowFirstColumn="0" w:lastRowLastColumn="0"/>
            </w:pPr>
          </w:p>
        </w:tc>
      </w:tr>
    </w:tbl>
    <w:p w14:paraId="746E253F" w14:textId="77777777" w:rsidR="0076217D" w:rsidRDefault="0076217D" w:rsidP="000953FC">
      <w:pPr>
        <w:pStyle w:val="Comment"/>
      </w:pPr>
    </w:p>
    <w:p w14:paraId="4097E7B5" w14:textId="77777777" w:rsidR="0076217D" w:rsidRDefault="001272FD" w:rsidP="0076217D">
      <w:pPr>
        <w:pStyle w:val="Heading3"/>
      </w:pPr>
      <w:r>
        <w:t>GOALS</w:t>
      </w:r>
    </w:p>
    <w:p w14:paraId="1EA0F47B" w14:textId="77777777" w:rsidR="00361FCB" w:rsidRPr="00361FCB" w:rsidRDefault="00361FCB" w:rsidP="00361FCB">
      <w:pPr>
        <w:pStyle w:val="BodyText"/>
      </w:pPr>
      <w:r>
        <w:t>Major goals are to build:</w:t>
      </w:r>
    </w:p>
    <w:p w14:paraId="1FCFD17A" w14:textId="77777777" w:rsidR="00E97B14" w:rsidRPr="00361FCB" w:rsidRDefault="00E97B14" w:rsidP="00361FCB">
      <w:pPr>
        <w:pStyle w:val="BodyText"/>
        <w:rPr>
          <w:b/>
        </w:rPr>
      </w:pPr>
      <w:r w:rsidRPr="00361FCB">
        <w:rPr>
          <w:b/>
        </w:rPr>
        <w:t>Self-service</w:t>
      </w:r>
      <w:r w:rsidR="00361FCB">
        <w:rPr>
          <w:b/>
        </w:rPr>
        <w:t xml:space="preserve"> infrastructure</w:t>
      </w:r>
    </w:p>
    <w:p w14:paraId="02A3F10B" w14:textId="77777777" w:rsidR="00E97B14" w:rsidRPr="00361FCB" w:rsidRDefault="00E97B14" w:rsidP="00361FCB">
      <w:pPr>
        <w:pStyle w:val="BodyText"/>
        <w:numPr>
          <w:ilvl w:val="0"/>
          <w:numId w:val="26"/>
        </w:numPr>
      </w:pPr>
      <w:r w:rsidRPr="00361FCB">
        <w:t>Users in charge of provisioning their own environment.</w:t>
      </w:r>
    </w:p>
    <w:p w14:paraId="6662DD8E" w14:textId="77777777" w:rsidR="00E97B14" w:rsidRDefault="00E97B14" w:rsidP="00361FCB">
      <w:pPr>
        <w:pStyle w:val="BodyText"/>
        <w:numPr>
          <w:ilvl w:val="0"/>
          <w:numId w:val="26"/>
        </w:numPr>
      </w:pPr>
      <w:r w:rsidRPr="00361FCB">
        <w:t>No dedicated IT Support time required</w:t>
      </w:r>
    </w:p>
    <w:p w14:paraId="79DA7105" w14:textId="77777777" w:rsidR="00361FCB" w:rsidRPr="00361FCB" w:rsidRDefault="00361FCB" w:rsidP="00361FCB">
      <w:pPr>
        <w:pStyle w:val="BodyText"/>
        <w:ind w:left="720"/>
      </w:pPr>
    </w:p>
    <w:p w14:paraId="4C2EB4E4" w14:textId="77777777" w:rsidR="00E97B14" w:rsidRPr="00361FCB" w:rsidRDefault="00E97B14" w:rsidP="00361FCB">
      <w:pPr>
        <w:pStyle w:val="BodyText"/>
        <w:rPr>
          <w:b/>
        </w:rPr>
      </w:pPr>
      <w:r w:rsidRPr="00361FCB">
        <w:rPr>
          <w:rFonts w:eastAsiaTheme="minorEastAsia"/>
          <w:b/>
        </w:rPr>
        <w:t>Fail-safe</w:t>
      </w:r>
      <w:r w:rsidR="00361FCB">
        <w:rPr>
          <w:rFonts w:eastAsiaTheme="minorEastAsia"/>
          <w:b/>
        </w:rPr>
        <w:t xml:space="preserve"> environment</w:t>
      </w:r>
    </w:p>
    <w:p w14:paraId="36DE7435" w14:textId="77777777" w:rsidR="00E97B14" w:rsidRPr="00361FCB" w:rsidRDefault="00E97B14" w:rsidP="00361FCB">
      <w:pPr>
        <w:pStyle w:val="BodyText"/>
        <w:numPr>
          <w:ilvl w:val="0"/>
          <w:numId w:val="27"/>
        </w:numPr>
      </w:pPr>
      <w:r w:rsidRPr="00361FCB">
        <w:rPr>
          <w:rFonts w:eastAsiaTheme="minorEastAsia"/>
        </w:rPr>
        <w:lastRenderedPageBreak/>
        <w:t>sandbox - you can break it</w:t>
      </w:r>
    </w:p>
    <w:p w14:paraId="0F1CE5E1" w14:textId="77777777" w:rsidR="00E97B14" w:rsidRPr="00361FCB" w:rsidRDefault="00E97B14" w:rsidP="00361FCB">
      <w:pPr>
        <w:pStyle w:val="BodyText"/>
        <w:numPr>
          <w:ilvl w:val="0"/>
          <w:numId w:val="27"/>
        </w:numPr>
      </w:pPr>
      <w:r w:rsidRPr="00361FCB">
        <w:rPr>
          <w:rFonts w:eastAsiaTheme="minorEastAsia"/>
        </w:rPr>
        <w:t>built within client’s security perimeter</w:t>
      </w:r>
    </w:p>
    <w:p w14:paraId="62ABAD4C" w14:textId="77777777" w:rsidR="00E97B14" w:rsidRPr="00361FCB" w:rsidRDefault="00E97B14" w:rsidP="00361FCB">
      <w:pPr>
        <w:pStyle w:val="BodyText"/>
        <w:numPr>
          <w:ilvl w:val="0"/>
          <w:numId w:val="27"/>
        </w:numPr>
      </w:pPr>
      <w:r w:rsidRPr="00361FCB">
        <w:rPr>
          <w:rFonts w:eastAsiaTheme="minorEastAsia"/>
        </w:rPr>
        <w:t>client’s security policies and access controls applied</w:t>
      </w:r>
    </w:p>
    <w:p w14:paraId="6F241E2A" w14:textId="77777777" w:rsidR="00361FCB" w:rsidRDefault="00361FCB" w:rsidP="00361FCB">
      <w:pPr>
        <w:pStyle w:val="BodyText"/>
        <w:rPr>
          <w:b/>
          <w:bCs/>
        </w:rPr>
      </w:pPr>
    </w:p>
    <w:p w14:paraId="57A61E21" w14:textId="77777777" w:rsidR="00E97B14" w:rsidRPr="00361FCB" w:rsidRDefault="00E97B14" w:rsidP="00361FCB">
      <w:pPr>
        <w:pStyle w:val="BodyText"/>
      </w:pPr>
      <w:r w:rsidRPr="00361FCB">
        <w:rPr>
          <w:b/>
          <w:bCs/>
        </w:rPr>
        <w:t>Exploratory Environment</w:t>
      </w:r>
    </w:p>
    <w:p w14:paraId="1ADEAEFC" w14:textId="77777777" w:rsidR="00E97B14" w:rsidRPr="00361FCB" w:rsidRDefault="00E97B14" w:rsidP="00361FCB">
      <w:pPr>
        <w:pStyle w:val="BodyText"/>
        <w:numPr>
          <w:ilvl w:val="0"/>
          <w:numId w:val="27"/>
        </w:numPr>
      </w:pPr>
      <w:r w:rsidRPr="00361FCB">
        <w:t>best open source data tools</w:t>
      </w:r>
    </w:p>
    <w:p w14:paraId="6BEBA899" w14:textId="77777777" w:rsidR="00E97B14" w:rsidRPr="00361FCB" w:rsidRDefault="00E97B14" w:rsidP="00361FCB">
      <w:pPr>
        <w:pStyle w:val="BodyText"/>
        <w:numPr>
          <w:ilvl w:val="0"/>
          <w:numId w:val="27"/>
        </w:numPr>
      </w:pPr>
      <w:r w:rsidRPr="00361FCB">
        <w:t xml:space="preserve">scalable compute </w:t>
      </w:r>
    </w:p>
    <w:p w14:paraId="4AAFF87B" w14:textId="77777777" w:rsidR="00E97B14" w:rsidRPr="00361FCB" w:rsidRDefault="00E97B14" w:rsidP="00361FCB">
      <w:pPr>
        <w:pStyle w:val="BodyText"/>
        <w:numPr>
          <w:ilvl w:val="0"/>
          <w:numId w:val="27"/>
        </w:numPr>
      </w:pPr>
      <w:r w:rsidRPr="00361FCB">
        <w:t>data and metadata store</w:t>
      </w:r>
    </w:p>
    <w:p w14:paraId="5BDC6D1C" w14:textId="77777777" w:rsidR="00E97B14" w:rsidRDefault="00E97B14" w:rsidP="00361FCB">
      <w:pPr>
        <w:pStyle w:val="BodyText"/>
        <w:numPr>
          <w:ilvl w:val="0"/>
          <w:numId w:val="27"/>
        </w:numPr>
      </w:pPr>
      <w:r w:rsidRPr="00361FCB">
        <w:t>training / workshops</w:t>
      </w:r>
    </w:p>
    <w:p w14:paraId="3252B0A0" w14:textId="77777777" w:rsidR="00361FCB" w:rsidRDefault="00361FCB" w:rsidP="00361FCB">
      <w:pPr>
        <w:pStyle w:val="BodyText"/>
        <w:ind w:left="720"/>
      </w:pPr>
    </w:p>
    <w:p w14:paraId="294EC1B8" w14:textId="77777777" w:rsidR="00361FCB" w:rsidRPr="00361FCB" w:rsidRDefault="00361FCB" w:rsidP="00361FCB">
      <w:pPr>
        <w:pStyle w:val="BodyText"/>
        <w:rPr>
          <w:b/>
        </w:rPr>
      </w:pPr>
      <w:r w:rsidRPr="00361FCB">
        <w:rPr>
          <w:b/>
        </w:rPr>
        <w:t xml:space="preserve">Collaborative Data Science Workflow </w:t>
      </w:r>
    </w:p>
    <w:p w14:paraId="4D6A7048" w14:textId="77777777" w:rsidR="00361FCB" w:rsidRDefault="00361FCB" w:rsidP="00361FCB">
      <w:pPr>
        <w:pStyle w:val="BodyText"/>
        <w:numPr>
          <w:ilvl w:val="0"/>
          <w:numId w:val="29"/>
        </w:numPr>
      </w:pPr>
      <w:r>
        <w:t>collaboration within data science team</w:t>
      </w:r>
    </w:p>
    <w:p w14:paraId="07625C17" w14:textId="77777777" w:rsidR="00361FCB" w:rsidRDefault="00361FCB" w:rsidP="00361FCB">
      <w:pPr>
        <w:pStyle w:val="BodyText"/>
        <w:numPr>
          <w:ilvl w:val="0"/>
          <w:numId w:val="29"/>
        </w:numPr>
      </w:pPr>
      <w:r>
        <w:t>collaboration between data science and engineering team</w:t>
      </w:r>
    </w:p>
    <w:p w14:paraId="6373A157" w14:textId="77777777" w:rsidR="00361FCB" w:rsidRPr="00361FCB" w:rsidRDefault="00361FCB" w:rsidP="00361FCB">
      <w:pPr>
        <w:pStyle w:val="BodyText"/>
        <w:numPr>
          <w:ilvl w:val="0"/>
          <w:numId w:val="29"/>
        </w:numPr>
      </w:pPr>
      <w:r>
        <w:t>fast track from RND to Production</w:t>
      </w:r>
    </w:p>
    <w:p w14:paraId="66016F47" w14:textId="77777777" w:rsidR="00361FCB" w:rsidRDefault="00361FCB" w:rsidP="00361FCB">
      <w:pPr>
        <w:pStyle w:val="BodyText"/>
        <w:rPr>
          <w:b/>
          <w:bCs/>
        </w:rPr>
      </w:pPr>
    </w:p>
    <w:p w14:paraId="6016ED7A" w14:textId="77777777" w:rsidR="00E97B14" w:rsidRPr="00361FCB" w:rsidRDefault="00E97B14" w:rsidP="00361FCB">
      <w:pPr>
        <w:pStyle w:val="BodyText"/>
      </w:pPr>
      <w:r w:rsidRPr="00361FCB">
        <w:rPr>
          <w:b/>
          <w:bCs/>
        </w:rPr>
        <w:t>Customizable</w:t>
      </w:r>
    </w:p>
    <w:p w14:paraId="6AA156BB" w14:textId="77777777" w:rsidR="00E97B14" w:rsidRDefault="00E97B14" w:rsidP="00361FCB">
      <w:pPr>
        <w:pStyle w:val="BodyText"/>
        <w:numPr>
          <w:ilvl w:val="0"/>
          <w:numId w:val="29"/>
        </w:numPr>
      </w:pPr>
      <w:r w:rsidRPr="00361FCB">
        <w:t xml:space="preserve">Plug-in proprietary components  </w:t>
      </w:r>
    </w:p>
    <w:p w14:paraId="4A8935F9" w14:textId="77777777" w:rsidR="00313880" w:rsidRDefault="00313880" w:rsidP="00313880">
      <w:pPr>
        <w:pStyle w:val="BodyText"/>
      </w:pPr>
    </w:p>
    <w:p w14:paraId="0CE87CD5" w14:textId="77777777" w:rsidR="00313880" w:rsidRDefault="00313880" w:rsidP="00313880">
      <w:pPr>
        <w:pStyle w:val="Heading3"/>
      </w:pPr>
      <w:r>
        <w:t>SCOPE</w:t>
      </w:r>
    </w:p>
    <w:p w14:paraId="4E09B605" w14:textId="77777777" w:rsidR="00313880" w:rsidRDefault="00313880" w:rsidP="00313880">
      <w:pPr>
        <w:pStyle w:val="BodyText"/>
      </w:pPr>
      <w:r>
        <w:t>In scope of MVP following features are planned:</w:t>
      </w:r>
    </w:p>
    <w:p w14:paraId="6598B1F5" w14:textId="77777777" w:rsidR="00313880" w:rsidRDefault="00313880" w:rsidP="00313880">
      <w:pPr>
        <w:pStyle w:val="BodyText"/>
        <w:numPr>
          <w:ilvl w:val="0"/>
          <w:numId w:val="29"/>
        </w:numPr>
      </w:pPr>
      <w:r>
        <w:t>Full support of AWS cloud provider</w:t>
      </w:r>
    </w:p>
    <w:p w14:paraId="2DF00389" w14:textId="77777777" w:rsidR="00313880" w:rsidRDefault="00313880" w:rsidP="00313880">
      <w:pPr>
        <w:pStyle w:val="BodyText"/>
        <w:numPr>
          <w:ilvl w:val="0"/>
          <w:numId w:val="29"/>
        </w:numPr>
      </w:pPr>
      <w:r>
        <w:t xml:space="preserve">Automated creation/management of AWS infrastructure </w:t>
      </w:r>
    </w:p>
    <w:p w14:paraId="6BC45816" w14:textId="77777777" w:rsidR="00313880" w:rsidRDefault="00313880" w:rsidP="00313880">
      <w:pPr>
        <w:pStyle w:val="BodyText"/>
        <w:numPr>
          <w:ilvl w:val="0"/>
          <w:numId w:val="29"/>
        </w:numPr>
      </w:pPr>
      <w:r>
        <w:t>Automated provision/management of Exploratory Environment:</w:t>
      </w:r>
    </w:p>
    <w:p w14:paraId="66744278" w14:textId="77777777" w:rsidR="00313880" w:rsidRDefault="00313880" w:rsidP="00313880">
      <w:pPr>
        <w:pStyle w:val="BodyText"/>
        <w:numPr>
          <w:ilvl w:val="1"/>
          <w:numId w:val="29"/>
        </w:numPr>
      </w:pPr>
      <w:proofErr w:type="spellStart"/>
      <w:r>
        <w:t>Jupyter</w:t>
      </w:r>
      <w:proofErr w:type="spellEnd"/>
      <w:r>
        <w:t xml:space="preserve"> with both Scala and Python kernel support</w:t>
      </w:r>
    </w:p>
    <w:p w14:paraId="1526E6D0" w14:textId="77777777" w:rsidR="00313880" w:rsidRDefault="00313880" w:rsidP="00313880">
      <w:pPr>
        <w:pStyle w:val="BodyText"/>
        <w:numPr>
          <w:ilvl w:val="1"/>
          <w:numId w:val="29"/>
        </w:numPr>
      </w:pPr>
      <w:r>
        <w:t>Local Apache Spark computation tool based on EMR libraries</w:t>
      </w:r>
    </w:p>
    <w:p w14:paraId="10717EA6" w14:textId="3A15A314" w:rsidR="00313880" w:rsidRDefault="00313880" w:rsidP="00313880">
      <w:pPr>
        <w:pStyle w:val="BodyText"/>
        <w:numPr>
          <w:ilvl w:val="1"/>
          <w:numId w:val="29"/>
        </w:numPr>
      </w:pPr>
      <w:r>
        <w:t>Provision of EMR cluster</w:t>
      </w:r>
      <w:ins w:id="14" w:author="Kostiantyn Kudriavtsev" w:date="2016-09-09T15:55:00Z">
        <w:r w:rsidR="00381F74">
          <w:t xml:space="preserve"> with Spark</w:t>
        </w:r>
      </w:ins>
    </w:p>
    <w:p w14:paraId="6D146BE9" w14:textId="5B347F2F" w:rsidR="00313880" w:rsidRDefault="00313880" w:rsidP="00313880">
      <w:pPr>
        <w:pStyle w:val="BodyText"/>
        <w:numPr>
          <w:ilvl w:val="1"/>
          <w:numId w:val="29"/>
        </w:numPr>
      </w:pPr>
      <w:r>
        <w:t xml:space="preserve">Provision of </w:t>
      </w:r>
      <w:del w:id="15" w:author="Kostiantyn Kudriavtsev" w:date="2016-09-09T15:55:00Z">
        <w:r w:rsidDel="00381F74">
          <w:delText xml:space="preserve">analytic </w:delText>
        </w:r>
      </w:del>
      <w:ins w:id="16" w:author="Kostiantyn Kudriavtsev" w:date="2016-09-09T15:55:00Z">
        <w:r w:rsidR="00381F74">
          <w:t xml:space="preserve">private </w:t>
        </w:r>
      </w:ins>
      <w:r>
        <w:t>storage based on S3 buckets</w:t>
      </w:r>
    </w:p>
    <w:p w14:paraId="437CC008" w14:textId="066A1498" w:rsidR="00313880" w:rsidDel="00381F74" w:rsidRDefault="00313880" w:rsidP="00313880">
      <w:pPr>
        <w:pStyle w:val="BodyText"/>
        <w:numPr>
          <w:ilvl w:val="0"/>
          <w:numId w:val="29"/>
        </w:numPr>
        <w:rPr>
          <w:del w:id="17" w:author="Kostiantyn Kudriavtsev" w:date="2016-09-09T15:55:00Z"/>
        </w:rPr>
      </w:pPr>
      <w:del w:id="18" w:author="Kostiantyn Kudriavtsev" w:date="2016-09-09T15:55:00Z">
        <w:r w:rsidDel="00381F74">
          <w:delText>Automated provision of collaboration space based on S3 bucket (optional)</w:delText>
        </w:r>
      </w:del>
    </w:p>
    <w:p w14:paraId="23DFCC73" w14:textId="77777777" w:rsidR="00313880" w:rsidRPr="00313880" w:rsidRDefault="00313880" w:rsidP="00313880">
      <w:pPr>
        <w:pStyle w:val="BodyText"/>
        <w:numPr>
          <w:ilvl w:val="0"/>
          <w:numId w:val="29"/>
        </w:numPr>
      </w:pPr>
      <w:r>
        <w:t>Implement web-based user interface for Exploratory Environment Management.</w:t>
      </w:r>
    </w:p>
    <w:p w14:paraId="5BB30D93" w14:textId="77777777" w:rsidR="00313880" w:rsidRPr="00361FCB" w:rsidRDefault="00313880" w:rsidP="00313880">
      <w:pPr>
        <w:pStyle w:val="BodyText"/>
        <w:ind w:left="360"/>
      </w:pPr>
    </w:p>
    <w:p w14:paraId="7F1CAA46" w14:textId="77777777" w:rsidR="001272FD" w:rsidRDefault="001272FD" w:rsidP="001272FD">
      <w:pPr>
        <w:pStyle w:val="Heading3"/>
      </w:pPr>
      <w:r>
        <w:t>MAJOR BUSINESS DRIVERS</w:t>
      </w:r>
    </w:p>
    <w:p w14:paraId="09BD3286" w14:textId="77777777" w:rsidR="001272FD" w:rsidRPr="001272FD" w:rsidRDefault="001272FD" w:rsidP="001272FD">
      <w:pPr>
        <w:pStyle w:val="BodyText"/>
        <w:rPr>
          <w:b/>
        </w:rPr>
      </w:pPr>
      <w:r w:rsidRPr="001272FD">
        <w:rPr>
          <w:b/>
        </w:rPr>
        <w:t>Problem with DATA ACCESS</w:t>
      </w:r>
    </w:p>
    <w:p w14:paraId="3A47F228" w14:textId="77777777" w:rsidR="001272FD" w:rsidRDefault="001272FD" w:rsidP="001272FD">
      <w:pPr>
        <w:pStyle w:val="BodyText"/>
        <w:numPr>
          <w:ilvl w:val="0"/>
          <w:numId w:val="32"/>
        </w:numPr>
      </w:pPr>
      <w:r>
        <w:t>No access to production data</w:t>
      </w:r>
    </w:p>
    <w:p w14:paraId="7521BA33" w14:textId="77777777" w:rsidR="001272FD" w:rsidRDefault="001272FD" w:rsidP="001272FD">
      <w:pPr>
        <w:pStyle w:val="BodyText"/>
        <w:numPr>
          <w:ilvl w:val="0"/>
          <w:numId w:val="32"/>
        </w:numPr>
      </w:pPr>
      <w:r>
        <w:t>Restricted access to production and raw data</w:t>
      </w:r>
    </w:p>
    <w:p w14:paraId="29F13648" w14:textId="77777777" w:rsidR="001272FD" w:rsidRDefault="001272FD" w:rsidP="001272FD">
      <w:pPr>
        <w:pStyle w:val="BodyText"/>
        <w:numPr>
          <w:ilvl w:val="0"/>
          <w:numId w:val="32"/>
        </w:numPr>
      </w:pPr>
      <w:r>
        <w:t xml:space="preserve">Data access requires IT </w:t>
      </w:r>
      <w:proofErr w:type="spellStart"/>
      <w:r>
        <w:t>assistence</w:t>
      </w:r>
      <w:proofErr w:type="spellEnd"/>
      <w:r>
        <w:t xml:space="preserve"> </w:t>
      </w:r>
    </w:p>
    <w:p w14:paraId="25BC3675" w14:textId="77777777" w:rsidR="001272FD" w:rsidRDefault="001272FD" w:rsidP="001272FD">
      <w:pPr>
        <w:pStyle w:val="BodyText"/>
      </w:pPr>
    </w:p>
    <w:p w14:paraId="4081F93A" w14:textId="77777777" w:rsidR="001272FD" w:rsidRPr="001272FD" w:rsidRDefault="001272FD" w:rsidP="001272FD">
      <w:pPr>
        <w:pStyle w:val="BodyText"/>
        <w:rPr>
          <w:b/>
        </w:rPr>
      </w:pPr>
      <w:r w:rsidRPr="001272FD">
        <w:rPr>
          <w:b/>
        </w:rPr>
        <w:t>Problem with TOOLS</w:t>
      </w:r>
    </w:p>
    <w:p w14:paraId="5542EDED" w14:textId="77777777" w:rsidR="001272FD" w:rsidRDefault="001272FD" w:rsidP="001272FD">
      <w:pPr>
        <w:pStyle w:val="BodyText"/>
        <w:numPr>
          <w:ilvl w:val="0"/>
          <w:numId w:val="33"/>
        </w:numPr>
      </w:pPr>
      <w:r>
        <w:t xml:space="preserve">Only </w:t>
      </w:r>
      <w:proofErr w:type="spellStart"/>
      <w:r>
        <w:t>sql</w:t>
      </w:r>
      <w:proofErr w:type="spellEnd"/>
      <w:r>
        <w:t xml:space="preserve">-based tools </w:t>
      </w:r>
      <w:proofErr w:type="spellStart"/>
      <w:r>
        <w:t>avaliable</w:t>
      </w:r>
      <w:proofErr w:type="spellEnd"/>
      <w:r>
        <w:t xml:space="preserve"> on the cluster (RDBMS, hive, impala, </w:t>
      </w:r>
      <w:proofErr w:type="spellStart"/>
      <w:r>
        <w:t>etc</w:t>
      </w:r>
      <w:proofErr w:type="spellEnd"/>
      <w:r>
        <w:t>…)</w:t>
      </w:r>
    </w:p>
    <w:p w14:paraId="03AE7E5C" w14:textId="77777777" w:rsidR="001272FD" w:rsidRDefault="001272FD" w:rsidP="001272FD">
      <w:pPr>
        <w:pStyle w:val="BodyText"/>
        <w:numPr>
          <w:ilvl w:val="0"/>
          <w:numId w:val="33"/>
        </w:numPr>
      </w:pPr>
      <w:r>
        <w:t xml:space="preserve">Latest tools </w:t>
      </w:r>
      <w:proofErr w:type="spellStart"/>
      <w:r>
        <w:t>avaliable</w:t>
      </w:r>
      <w:proofErr w:type="spellEnd"/>
      <w:r>
        <w:t xml:space="preserve"> only on local machines – difficult cooperation within a team</w:t>
      </w:r>
    </w:p>
    <w:p w14:paraId="58323A0E" w14:textId="77777777" w:rsidR="001272FD" w:rsidRDefault="001272FD" w:rsidP="001272FD">
      <w:pPr>
        <w:pStyle w:val="BodyText"/>
        <w:numPr>
          <w:ilvl w:val="0"/>
          <w:numId w:val="33"/>
        </w:numPr>
      </w:pPr>
      <w:r>
        <w:lastRenderedPageBreak/>
        <w:t>Different tools used by data science and engineering teams – difficult cooperation between teams</w:t>
      </w:r>
    </w:p>
    <w:p w14:paraId="19EA127D" w14:textId="77777777" w:rsidR="001272FD" w:rsidRDefault="001272FD" w:rsidP="001272FD">
      <w:pPr>
        <w:pStyle w:val="BodyText"/>
        <w:numPr>
          <w:ilvl w:val="0"/>
          <w:numId w:val="33"/>
        </w:numPr>
      </w:pPr>
      <w:proofErr w:type="spellStart"/>
      <w:r>
        <w:t>Instalation</w:t>
      </w:r>
      <w:proofErr w:type="spellEnd"/>
      <w:r>
        <w:t xml:space="preserve"> of tools difficult and time consuming (</w:t>
      </w:r>
      <w:proofErr w:type="spellStart"/>
      <w:r>
        <w:t>compex</w:t>
      </w:r>
      <w:proofErr w:type="spellEnd"/>
      <w:r>
        <w:t xml:space="preserve"> security policies, no experience)</w:t>
      </w:r>
    </w:p>
    <w:p w14:paraId="43D4125D" w14:textId="77777777" w:rsidR="001272FD" w:rsidRDefault="001272FD" w:rsidP="001272FD">
      <w:pPr>
        <w:pStyle w:val="BodyText"/>
        <w:numPr>
          <w:ilvl w:val="0"/>
          <w:numId w:val="33"/>
        </w:numPr>
      </w:pPr>
      <w:r>
        <w:t xml:space="preserve">Tools present, but unstable (misconfiguration, </w:t>
      </w:r>
      <w:proofErr w:type="spellStart"/>
      <w:r>
        <w:t>insuficient</w:t>
      </w:r>
      <w:proofErr w:type="spellEnd"/>
      <w:r>
        <w:t xml:space="preserve"> permission, etc...)</w:t>
      </w:r>
    </w:p>
    <w:p w14:paraId="39D1422B" w14:textId="77777777" w:rsidR="001272FD" w:rsidRDefault="001272FD" w:rsidP="001272FD">
      <w:pPr>
        <w:pStyle w:val="BodyText"/>
      </w:pPr>
    </w:p>
    <w:p w14:paraId="2BE430EE" w14:textId="77777777" w:rsidR="001272FD" w:rsidRPr="001272FD" w:rsidRDefault="001272FD" w:rsidP="001272FD">
      <w:pPr>
        <w:pStyle w:val="BodyText"/>
        <w:rPr>
          <w:b/>
        </w:rPr>
      </w:pPr>
      <w:r w:rsidRPr="001272FD">
        <w:rPr>
          <w:b/>
        </w:rPr>
        <w:t>Problem with SUPPORT</w:t>
      </w:r>
    </w:p>
    <w:p w14:paraId="6C35F4F9" w14:textId="77777777" w:rsidR="001272FD" w:rsidRDefault="001272FD" w:rsidP="001272FD">
      <w:pPr>
        <w:pStyle w:val="BodyText"/>
        <w:numPr>
          <w:ilvl w:val="0"/>
          <w:numId w:val="34"/>
        </w:numPr>
      </w:pPr>
      <w:r>
        <w:t>1 full time operation engineer required for each 2-3 data scientist (for efficient workflow)</w:t>
      </w:r>
    </w:p>
    <w:p w14:paraId="6D03DE7A" w14:textId="77777777" w:rsidR="001272FD" w:rsidRDefault="001272FD" w:rsidP="001272FD">
      <w:pPr>
        <w:pStyle w:val="BodyText"/>
        <w:numPr>
          <w:ilvl w:val="0"/>
          <w:numId w:val="34"/>
        </w:numPr>
      </w:pPr>
      <w:r>
        <w:t>Data science team restricted to local machines, due to lack of IT support time</w:t>
      </w:r>
    </w:p>
    <w:p w14:paraId="487AEF6C" w14:textId="77777777" w:rsidR="001272FD" w:rsidRDefault="001272FD" w:rsidP="001272FD">
      <w:pPr>
        <w:pStyle w:val="BodyText"/>
        <w:numPr>
          <w:ilvl w:val="0"/>
          <w:numId w:val="34"/>
        </w:numPr>
      </w:pPr>
      <w:r>
        <w:t>Data science team relies on continuous support of IT ops team in most of daily activities</w:t>
      </w:r>
    </w:p>
    <w:p w14:paraId="2F3FDAE0" w14:textId="77777777" w:rsidR="001272FD" w:rsidRDefault="001272FD" w:rsidP="001272FD">
      <w:pPr>
        <w:pStyle w:val="BodyText"/>
      </w:pPr>
    </w:p>
    <w:p w14:paraId="3FBC98A5" w14:textId="77777777" w:rsidR="001272FD" w:rsidRPr="00361FCB" w:rsidRDefault="001272FD" w:rsidP="001272FD">
      <w:pPr>
        <w:pStyle w:val="BodyText"/>
      </w:pPr>
    </w:p>
    <w:p w14:paraId="4138C08B" w14:textId="77777777" w:rsidR="00DC6BA2" w:rsidRPr="00361FCB" w:rsidRDefault="00DC6BA2" w:rsidP="001272FD">
      <w:pPr>
        <w:pStyle w:val="BodyText"/>
      </w:pPr>
    </w:p>
    <w:p w14:paraId="393F5CBA" w14:textId="77777777" w:rsidR="00891C24" w:rsidRPr="001272FD" w:rsidRDefault="005D3254" w:rsidP="001272FD">
      <w:pPr>
        <w:pStyle w:val="Heading1"/>
      </w:pPr>
      <w:r>
        <w:br w:type="page"/>
      </w:r>
      <w:bookmarkStart w:id="19" w:name="_Toc430870576"/>
      <w:r w:rsidR="00891C24" w:rsidRPr="001272FD">
        <w:lastRenderedPageBreak/>
        <w:t>Requirements</w:t>
      </w:r>
      <w:bookmarkEnd w:id="19"/>
    </w:p>
    <w:p w14:paraId="4ED5294E" w14:textId="77777777" w:rsidR="001272FD" w:rsidRDefault="001272FD" w:rsidP="000953FC">
      <w:pPr>
        <w:pStyle w:val="Comment"/>
      </w:pPr>
    </w:p>
    <w:p w14:paraId="629E7817" w14:textId="77777777" w:rsidR="001272FD" w:rsidRDefault="001272FD" w:rsidP="000953FC">
      <w:pPr>
        <w:pStyle w:val="Comment"/>
      </w:pPr>
    </w:p>
    <w:p w14:paraId="7471F3A0" w14:textId="77777777" w:rsidR="00891C24" w:rsidRDefault="00891C24" w:rsidP="000953FC">
      <w:pPr>
        <w:pStyle w:val="Comment"/>
      </w:pPr>
      <w:r>
        <w:t>[</w:t>
      </w:r>
      <w:r w:rsidR="008626B1" w:rsidRPr="008626B1">
        <w:rPr>
          <w:b/>
        </w:rPr>
        <w:t xml:space="preserve">Description: </w:t>
      </w:r>
      <w:r>
        <w:t>This section lists key high-level requirements (use-cases or scenarios from the use-case model)</w:t>
      </w:r>
      <w:r w:rsidR="00902571">
        <w:t>,</w:t>
      </w:r>
      <w:r>
        <w:t xml:space="preserve"> if:</w:t>
      </w:r>
    </w:p>
    <w:p w14:paraId="529C4932" w14:textId="77777777" w:rsidR="00891C24" w:rsidRDefault="00902571" w:rsidP="000953FC">
      <w:pPr>
        <w:pStyle w:val="Comment"/>
        <w:numPr>
          <w:ilvl w:val="0"/>
          <w:numId w:val="16"/>
        </w:numPr>
      </w:pPr>
      <w:r>
        <w:t>T</w:t>
      </w:r>
      <w:r w:rsidR="00891C24">
        <w:t>hey represent some significant, central functionality of the final system</w:t>
      </w:r>
      <w:r>
        <w:t>.</w:t>
      </w:r>
    </w:p>
    <w:p w14:paraId="50B0D79C" w14:textId="77777777" w:rsidR="00891C24" w:rsidRDefault="00902571" w:rsidP="000953FC">
      <w:pPr>
        <w:pStyle w:val="Comment"/>
        <w:numPr>
          <w:ilvl w:val="0"/>
          <w:numId w:val="16"/>
        </w:numPr>
      </w:pPr>
      <w:r>
        <w:t>T</w:t>
      </w:r>
      <w:r w:rsidR="00891C24">
        <w:t xml:space="preserve">hey have a large architectural coverage </w:t>
      </w:r>
      <w:r>
        <w:t>(</w:t>
      </w:r>
      <w:r w:rsidR="00891C24">
        <w:t>they exercise many architectural elements</w:t>
      </w:r>
      <w:r>
        <w:t>).</w:t>
      </w:r>
    </w:p>
    <w:p w14:paraId="2B4C4A59" w14:textId="77777777" w:rsidR="00891C24" w:rsidRDefault="00902571" w:rsidP="000953FC">
      <w:pPr>
        <w:pStyle w:val="Comment"/>
        <w:numPr>
          <w:ilvl w:val="0"/>
          <w:numId w:val="16"/>
        </w:numPr>
      </w:pPr>
      <w:r>
        <w:t>O</w:t>
      </w:r>
      <w:r w:rsidR="00891C24">
        <w:t xml:space="preserve">r they stress or illustrate a specific, delicate point of the architecture. </w:t>
      </w:r>
    </w:p>
    <w:p w14:paraId="28CD0788" w14:textId="77777777" w:rsidR="00891C24" w:rsidRDefault="00902571" w:rsidP="000953FC">
      <w:pPr>
        <w:pStyle w:val="Comment"/>
      </w:pPr>
      <w:r>
        <w:t>Address a</w:t>
      </w:r>
      <w:r w:rsidR="00891C24">
        <w:t xml:space="preserve">ll assumptions in sections </w:t>
      </w:r>
      <w:r w:rsidR="0027179A">
        <w:fldChar w:fldCharType="begin"/>
      </w:r>
      <w:r w:rsidR="0027179A">
        <w:instrText xml:space="preserve"> REF _Ref427243540 \r \h </w:instrText>
      </w:r>
      <w:r w:rsidR="0027179A">
        <w:fldChar w:fldCharType="separate"/>
      </w:r>
      <w:r w:rsidR="00DD44B1">
        <w:t>3.1</w:t>
      </w:r>
      <w:r w:rsidR="0027179A">
        <w:fldChar w:fldCharType="end"/>
      </w:r>
      <w:r w:rsidR="0027179A">
        <w:t>-</w:t>
      </w:r>
      <w:r w:rsidR="0027179A">
        <w:fldChar w:fldCharType="begin"/>
      </w:r>
      <w:r w:rsidR="0027179A">
        <w:instrText xml:space="preserve"> REF _Ref427243544 \r \h </w:instrText>
      </w:r>
      <w:r w:rsidR="0027179A">
        <w:fldChar w:fldCharType="separate"/>
      </w:r>
      <w:r w:rsidR="00DD44B1">
        <w:t>3.3</w:t>
      </w:r>
      <w:r w:rsidR="0027179A">
        <w:fldChar w:fldCharType="end"/>
      </w:r>
      <w:r w:rsidR="00891C24">
        <w:t xml:space="preserve">. </w:t>
      </w:r>
    </w:p>
    <w:p w14:paraId="5CA6C605" w14:textId="77777777" w:rsidR="008626B1" w:rsidRDefault="00891C24" w:rsidP="000953FC">
      <w:pPr>
        <w:pStyle w:val="Comment"/>
      </w:pPr>
      <w:r>
        <w:t>Note: It is good practice to have requirements in a separate document/system in case of regular project activity. In this case, the author of</w:t>
      </w:r>
      <w:r w:rsidR="00902571">
        <w:t xml:space="preserve"> the</w:t>
      </w:r>
      <w:r>
        <w:t xml:space="preserve"> SAD document must reference the requirements</w:t>
      </w:r>
      <w:r w:rsidR="00902571">
        <w:t xml:space="preserve"> in this document</w:t>
      </w:r>
      <w:r>
        <w:t xml:space="preserve"> instead of duplicating them. It still makes sense to keep short requirement descriptions in</w:t>
      </w:r>
      <w:r w:rsidR="00902571">
        <w:t xml:space="preserve"> the</w:t>
      </w:r>
      <w:r>
        <w:t xml:space="preserve"> Solution Architecture Document in case of time-limited pre-sale activity.</w:t>
      </w:r>
    </w:p>
    <w:p w14:paraId="050790F3" w14:textId="77777777" w:rsidR="00891C24" w:rsidRDefault="0047633E" w:rsidP="000953FC">
      <w:pPr>
        <w:pStyle w:val="Comment"/>
      </w:pPr>
      <w:r>
        <w:rPr>
          <w:b/>
        </w:rPr>
        <w:t>Section</w:t>
      </w:r>
      <w:r w:rsidRPr="00AA2B88">
        <w:rPr>
          <w:b/>
        </w:rPr>
        <w:t xml:space="preserve"> </w:t>
      </w:r>
      <w:r w:rsidR="008626B1" w:rsidRPr="008626B1">
        <w:rPr>
          <w:b/>
        </w:rPr>
        <w:t>Type:</w:t>
      </w:r>
      <w:r w:rsidR="008626B1" w:rsidRPr="008626B1">
        <w:t xml:space="preserve"> </w:t>
      </w:r>
      <w:r w:rsidR="008626B1">
        <w:t>Mandatory (if chapter sections are not covered with available solution documentation)</w:t>
      </w:r>
      <w:r w:rsidR="00891C24">
        <w:t>]</w:t>
      </w:r>
    </w:p>
    <w:p w14:paraId="0E5079AC" w14:textId="77777777" w:rsidR="00891C24" w:rsidRDefault="00891C24" w:rsidP="000953FC">
      <w:pPr>
        <w:pStyle w:val="BodyText"/>
      </w:pPr>
    </w:p>
    <w:p w14:paraId="40586239" w14:textId="77777777" w:rsidR="00891C24" w:rsidRDefault="00891C24" w:rsidP="001272FD">
      <w:pPr>
        <w:pStyle w:val="Heading2"/>
      </w:pPr>
      <w:bookmarkStart w:id="20" w:name="_Ref427243540"/>
      <w:bookmarkStart w:id="21" w:name="_Toc430870577"/>
      <w:r>
        <w:t>Stakeholders</w:t>
      </w:r>
      <w:bookmarkEnd w:id="20"/>
      <w:bookmarkEnd w:id="21"/>
    </w:p>
    <w:p w14:paraId="19BCFB07" w14:textId="77777777" w:rsidR="00891C24" w:rsidRDefault="00891C24" w:rsidP="000953FC">
      <w:pPr>
        <w:pStyle w:val="Comment"/>
      </w:pPr>
      <w:r>
        <w:t>[</w:t>
      </w:r>
      <w:r w:rsidR="008626B1" w:rsidRPr="008626B1">
        <w:rPr>
          <w:b/>
        </w:rPr>
        <w:t>Description:</w:t>
      </w:r>
      <w:r w:rsidR="008626B1">
        <w:t xml:space="preserve"> </w:t>
      </w:r>
      <w:r>
        <w:t>This section list</w:t>
      </w:r>
      <w:r w:rsidR="0052143A">
        <w:t>s</w:t>
      </w:r>
      <w:r>
        <w:t xml:space="preserve"> solution architecture stakeholders. This activity </w:t>
      </w:r>
      <w:r w:rsidR="0052143A">
        <w:t>must</w:t>
      </w:r>
      <w:r>
        <w:t xml:space="preserve"> be done before</w:t>
      </w:r>
      <w:r w:rsidR="0052143A">
        <w:t xml:space="preserve"> processing</w:t>
      </w:r>
      <w:r>
        <w:t xml:space="preserve"> requirements. Stakeholders are individuals or groups who have and impact on or will be impacted by the solution architecture.</w:t>
      </w:r>
    </w:p>
    <w:p w14:paraId="01F6F89D" w14:textId="77777777" w:rsidR="00891C24" w:rsidRDefault="00891C24" w:rsidP="000953FC">
      <w:pPr>
        <w:pStyle w:val="Comment"/>
      </w:pPr>
    </w:p>
    <w:p w14:paraId="7AAC53EE" w14:textId="77777777" w:rsidR="00891C24" w:rsidRDefault="00891C24" w:rsidP="000953FC">
      <w:pPr>
        <w:pStyle w:val="Comment"/>
      </w:pPr>
      <w:r>
        <w:t>Each stakeholder of a solution — customer, user, project manager, coder, tester, and so on — is concerned with different characteristics of the system that are affected by its architecture. For example:</w:t>
      </w:r>
    </w:p>
    <w:p w14:paraId="401CDACF" w14:textId="77777777" w:rsidR="00891C24" w:rsidRDefault="00891C24" w:rsidP="000953FC">
      <w:pPr>
        <w:pStyle w:val="Comment"/>
      </w:pPr>
      <w:r>
        <w:t>The user is concerned that the system is fast, reliable, and available when needed.</w:t>
      </w:r>
    </w:p>
    <w:p w14:paraId="2E02FFA8" w14:textId="77777777" w:rsidR="00891C24" w:rsidRDefault="00891C24" w:rsidP="000953FC">
      <w:pPr>
        <w:pStyle w:val="Comment"/>
      </w:pPr>
      <w:r>
        <w:t>The customer is concerned that the architecture can be implemented on schedule and according to budget.</w:t>
      </w:r>
    </w:p>
    <w:p w14:paraId="44169C4F" w14:textId="77777777" w:rsidR="00891C24" w:rsidRDefault="00891C24" w:rsidP="000953FC">
      <w:pPr>
        <w:pStyle w:val="Comment"/>
      </w:pPr>
      <w:r>
        <w:t>The manager is worried (in addition to concerns about cost and schedule) that the architecture will allow teams to work largely independently, interacting in disciplined and controlled ways.</w:t>
      </w:r>
    </w:p>
    <w:p w14:paraId="32775918" w14:textId="77777777" w:rsidR="00891C24" w:rsidRDefault="00891C24" w:rsidP="000953FC">
      <w:pPr>
        <w:pStyle w:val="Comment"/>
      </w:pPr>
      <w:r>
        <w:t>The architect is worried about strategies to achieve all of those goals.</w:t>
      </w:r>
    </w:p>
    <w:p w14:paraId="27A1B1C1" w14:textId="77777777" w:rsidR="00891C24" w:rsidRDefault="00891C24" w:rsidP="000953FC">
      <w:pPr>
        <w:pStyle w:val="Comment"/>
      </w:pPr>
    </w:p>
    <w:p w14:paraId="012D1042" w14:textId="77777777" w:rsidR="00891C24" w:rsidRDefault="00891C24" w:rsidP="000953FC">
      <w:pPr>
        <w:pStyle w:val="Comment"/>
      </w:pPr>
      <w:r>
        <w:t xml:space="preserve">Concerns are crucially important to the stakeholders </w:t>
      </w:r>
      <w:r w:rsidR="0052143A">
        <w:t>of</w:t>
      </w:r>
      <w:r>
        <w:t xml:space="preserve"> the solution, and determine</w:t>
      </w:r>
      <w:r w:rsidR="0052143A">
        <w:t xml:space="preserve"> its</w:t>
      </w:r>
      <w:r>
        <w:t xml:space="preserve"> acceptability.</w:t>
      </w:r>
    </w:p>
    <w:p w14:paraId="38D570F8" w14:textId="77777777" w:rsidR="00891C24" w:rsidRDefault="00891C24" w:rsidP="000953FC">
      <w:pPr>
        <w:pStyle w:val="Comment"/>
      </w:pPr>
    </w:p>
    <w:p w14:paraId="6F5BAE63" w14:textId="77777777" w:rsidR="00221B77" w:rsidRDefault="00891C24" w:rsidP="000953FC">
      <w:pPr>
        <w:pStyle w:val="Comment"/>
      </w:pPr>
      <w:r>
        <w:t>You need to identify all stakeholders correctly, communicate with them in order to understand their concerns and translate the concerns in requirements.</w:t>
      </w:r>
    </w:p>
    <w:p w14:paraId="2B3DFE88" w14:textId="77777777" w:rsidR="00221B77" w:rsidRDefault="00221B77" w:rsidP="000953FC">
      <w:pPr>
        <w:pStyle w:val="Comment"/>
      </w:pPr>
    </w:p>
    <w:p w14:paraId="045A76E9" w14:textId="77777777" w:rsidR="00221B77" w:rsidRDefault="00221B77" w:rsidP="000953FC">
      <w:pPr>
        <w:pStyle w:val="Comment"/>
      </w:pPr>
      <w:r>
        <w:t>Consider the following stakeholders:</w:t>
      </w:r>
    </w:p>
    <w:p w14:paraId="1D907168" w14:textId="77777777" w:rsidR="00221B77" w:rsidRDefault="00221B77" w:rsidP="000953FC">
      <w:pPr>
        <w:pStyle w:val="Comment"/>
        <w:numPr>
          <w:ilvl w:val="0"/>
          <w:numId w:val="17"/>
        </w:numPr>
      </w:pPr>
      <w:r>
        <w:t>Customer side:</w:t>
      </w:r>
    </w:p>
    <w:p w14:paraId="495B756D" w14:textId="77777777" w:rsidR="00221B77" w:rsidRDefault="00221B77" w:rsidP="000953FC">
      <w:pPr>
        <w:pStyle w:val="Comment"/>
        <w:numPr>
          <w:ilvl w:val="1"/>
          <w:numId w:val="17"/>
        </w:numPr>
      </w:pPr>
      <w:r>
        <w:t>Government Regulator</w:t>
      </w:r>
    </w:p>
    <w:p w14:paraId="54B4BDD9" w14:textId="77777777" w:rsidR="00221B77" w:rsidRDefault="00221B77" w:rsidP="000953FC">
      <w:pPr>
        <w:pStyle w:val="Comment"/>
        <w:numPr>
          <w:ilvl w:val="1"/>
          <w:numId w:val="17"/>
        </w:numPr>
      </w:pPr>
      <w:r>
        <w:t>Sponsor</w:t>
      </w:r>
    </w:p>
    <w:p w14:paraId="34E41336" w14:textId="77777777" w:rsidR="00221B77" w:rsidRDefault="00221B77" w:rsidP="000953FC">
      <w:pPr>
        <w:pStyle w:val="Comment"/>
        <w:numPr>
          <w:ilvl w:val="1"/>
          <w:numId w:val="17"/>
        </w:numPr>
      </w:pPr>
      <w:r>
        <w:t>Product Owner</w:t>
      </w:r>
    </w:p>
    <w:p w14:paraId="2CC1CF3E" w14:textId="77777777" w:rsidR="00221B77" w:rsidRDefault="00221B77" w:rsidP="000953FC">
      <w:pPr>
        <w:pStyle w:val="Comment"/>
        <w:numPr>
          <w:ilvl w:val="1"/>
          <w:numId w:val="17"/>
        </w:numPr>
      </w:pPr>
      <w:r>
        <w:t>Project Manager</w:t>
      </w:r>
    </w:p>
    <w:p w14:paraId="22384216" w14:textId="77777777" w:rsidR="00221B77" w:rsidRDefault="00221B77" w:rsidP="000953FC">
      <w:pPr>
        <w:pStyle w:val="Comment"/>
        <w:numPr>
          <w:ilvl w:val="1"/>
          <w:numId w:val="17"/>
        </w:numPr>
      </w:pPr>
      <w:r>
        <w:t>Operational Support Engineer</w:t>
      </w:r>
    </w:p>
    <w:p w14:paraId="634C012F" w14:textId="77777777" w:rsidR="00221B77" w:rsidRDefault="00221B77" w:rsidP="000953FC">
      <w:pPr>
        <w:pStyle w:val="Comment"/>
        <w:numPr>
          <w:ilvl w:val="1"/>
          <w:numId w:val="17"/>
        </w:numPr>
      </w:pPr>
      <w:r>
        <w:lastRenderedPageBreak/>
        <w:t>End User</w:t>
      </w:r>
    </w:p>
    <w:p w14:paraId="75D654F1" w14:textId="77777777" w:rsidR="00221B77" w:rsidRDefault="00221B77" w:rsidP="000953FC">
      <w:pPr>
        <w:pStyle w:val="Comment"/>
        <w:numPr>
          <w:ilvl w:val="1"/>
          <w:numId w:val="17"/>
        </w:numPr>
      </w:pPr>
      <w:r>
        <w:t>Business Analyst</w:t>
      </w:r>
    </w:p>
    <w:p w14:paraId="3A859ED5" w14:textId="77777777" w:rsidR="00221B77" w:rsidRDefault="00221B77" w:rsidP="000953FC">
      <w:pPr>
        <w:pStyle w:val="Comment"/>
        <w:numPr>
          <w:ilvl w:val="1"/>
          <w:numId w:val="17"/>
        </w:numPr>
      </w:pPr>
      <w:r>
        <w:t>Solution Architect</w:t>
      </w:r>
    </w:p>
    <w:p w14:paraId="332B1FD4" w14:textId="77777777" w:rsidR="00221B77" w:rsidRDefault="00221B77" w:rsidP="000953FC">
      <w:pPr>
        <w:pStyle w:val="Comment"/>
        <w:numPr>
          <w:ilvl w:val="1"/>
          <w:numId w:val="17"/>
        </w:numPr>
      </w:pPr>
      <w:r>
        <w:t>Developer</w:t>
      </w:r>
    </w:p>
    <w:p w14:paraId="1870E8AD" w14:textId="77777777" w:rsidR="00221B77" w:rsidRDefault="00221B77" w:rsidP="000953FC">
      <w:pPr>
        <w:pStyle w:val="Comment"/>
        <w:numPr>
          <w:ilvl w:val="1"/>
          <w:numId w:val="17"/>
        </w:numPr>
      </w:pPr>
      <w:r>
        <w:t>Quality Assurance Engineer</w:t>
      </w:r>
    </w:p>
    <w:p w14:paraId="3E9AF476" w14:textId="77777777" w:rsidR="00221B77" w:rsidRDefault="00221B77" w:rsidP="000953FC">
      <w:pPr>
        <w:pStyle w:val="Comment"/>
        <w:numPr>
          <w:ilvl w:val="0"/>
          <w:numId w:val="17"/>
        </w:numPr>
      </w:pPr>
      <w:r>
        <w:t>EPAM Side:</w:t>
      </w:r>
    </w:p>
    <w:p w14:paraId="59A134DF" w14:textId="77777777" w:rsidR="00221B77" w:rsidRDefault="00221B77" w:rsidP="000953FC">
      <w:pPr>
        <w:pStyle w:val="Comment"/>
        <w:numPr>
          <w:ilvl w:val="1"/>
          <w:numId w:val="17"/>
        </w:numPr>
      </w:pPr>
      <w:r>
        <w:t>Account Manager</w:t>
      </w:r>
    </w:p>
    <w:p w14:paraId="18763F55" w14:textId="77777777" w:rsidR="00221B77" w:rsidRDefault="00221B77" w:rsidP="000953FC">
      <w:pPr>
        <w:pStyle w:val="Comment"/>
        <w:numPr>
          <w:ilvl w:val="1"/>
          <w:numId w:val="17"/>
        </w:numPr>
      </w:pPr>
      <w:r>
        <w:t>Project Manager</w:t>
      </w:r>
    </w:p>
    <w:p w14:paraId="0B685E13" w14:textId="77777777" w:rsidR="00221B77" w:rsidRDefault="00221B77" w:rsidP="000953FC">
      <w:pPr>
        <w:pStyle w:val="Comment"/>
        <w:numPr>
          <w:ilvl w:val="1"/>
          <w:numId w:val="17"/>
        </w:numPr>
      </w:pPr>
      <w:r>
        <w:t>Business Analyst</w:t>
      </w:r>
    </w:p>
    <w:p w14:paraId="3DEDA93D" w14:textId="77777777" w:rsidR="00221B77" w:rsidRDefault="00221B77" w:rsidP="000953FC">
      <w:pPr>
        <w:pStyle w:val="Comment"/>
        <w:numPr>
          <w:ilvl w:val="1"/>
          <w:numId w:val="17"/>
        </w:numPr>
      </w:pPr>
      <w:r>
        <w:t>Solution Architect</w:t>
      </w:r>
    </w:p>
    <w:p w14:paraId="618254B0" w14:textId="77777777" w:rsidR="00221B77" w:rsidRDefault="00221B77" w:rsidP="000953FC">
      <w:pPr>
        <w:pStyle w:val="Comment"/>
        <w:numPr>
          <w:ilvl w:val="1"/>
          <w:numId w:val="17"/>
        </w:numPr>
      </w:pPr>
      <w:r>
        <w:t>Developer</w:t>
      </w:r>
    </w:p>
    <w:p w14:paraId="5FF7C15F" w14:textId="77777777" w:rsidR="00221B77" w:rsidRDefault="00221B77" w:rsidP="000953FC">
      <w:pPr>
        <w:pStyle w:val="Comment"/>
        <w:numPr>
          <w:ilvl w:val="1"/>
          <w:numId w:val="17"/>
        </w:numPr>
      </w:pPr>
      <w:r>
        <w:t>Quality Assurance Engineer</w:t>
      </w:r>
    </w:p>
    <w:p w14:paraId="3EC246C2" w14:textId="77777777" w:rsidR="00221B77" w:rsidRDefault="00221B77" w:rsidP="000953FC">
      <w:pPr>
        <w:pStyle w:val="Comment"/>
        <w:numPr>
          <w:ilvl w:val="1"/>
          <w:numId w:val="17"/>
        </w:numPr>
      </w:pPr>
      <w:r>
        <w:t>Operational Support Engineer</w:t>
      </w:r>
    </w:p>
    <w:p w14:paraId="3E2153DF"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tbl>
      <w:tblPr>
        <w:tblStyle w:val="TableEPAM"/>
        <w:tblW w:w="0" w:type="auto"/>
        <w:tblInd w:w="-5" w:type="dxa"/>
        <w:tblLook w:val="04A0" w:firstRow="1" w:lastRow="0" w:firstColumn="1" w:lastColumn="0" w:noHBand="0" w:noVBand="1"/>
      </w:tblPr>
      <w:tblGrid>
        <w:gridCol w:w="2176"/>
        <w:gridCol w:w="1773"/>
        <w:gridCol w:w="1580"/>
        <w:gridCol w:w="1816"/>
        <w:gridCol w:w="2007"/>
      </w:tblGrid>
      <w:tr w:rsidR="00BF1290" w14:paraId="75931CDF" w14:textId="77777777" w:rsidTr="00611E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6" w:type="dxa"/>
          </w:tcPr>
          <w:p w14:paraId="1F9B7239" w14:textId="77777777" w:rsidR="00BF1290" w:rsidRPr="00DA6CF4" w:rsidRDefault="00BF1290" w:rsidP="00BD7076">
            <w:r>
              <w:t>Stakeholder Side</w:t>
            </w:r>
          </w:p>
        </w:tc>
        <w:tc>
          <w:tcPr>
            <w:tcW w:w="1773" w:type="dxa"/>
          </w:tcPr>
          <w:p w14:paraId="2979B0E0" w14:textId="77777777" w:rsidR="00BF1290" w:rsidRDefault="00BF1290" w:rsidP="00BD7076">
            <w:pPr>
              <w:cnfStyle w:val="100000000000" w:firstRow="1" w:lastRow="0" w:firstColumn="0" w:lastColumn="0" w:oddVBand="0" w:evenVBand="0" w:oddHBand="0" w:evenHBand="0" w:firstRowFirstColumn="0" w:firstRowLastColumn="0" w:lastRowFirstColumn="0" w:lastRowLastColumn="0"/>
            </w:pPr>
            <w:r>
              <w:t>Stakeholder Role</w:t>
            </w:r>
          </w:p>
        </w:tc>
        <w:tc>
          <w:tcPr>
            <w:tcW w:w="1580" w:type="dxa"/>
          </w:tcPr>
          <w:p w14:paraId="3C8355BF" w14:textId="77777777" w:rsidR="00BF1290" w:rsidRDefault="00BF1290" w:rsidP="00BF1290">
            <w:pPr>
              <w:cnfStyle w:val="100000000000" w:firstRow="1" w:lastRow="0" w:firstColumn="0" w:lastColumn="0" w:oddVBand="0" w:evenVBand="0" w:oddHBand="0" w:evenHBand="0" w:firstRowFirstColumn="0" w:firstRowLastColumn="0" w:lastRowFirstColumn="0" w:lastRowLastColumn="0"/>
            </w:pPr>
            <w:r>
              <w:t>Stakeholder Name</w:t>
            </w:r>
          </w:p>
        </w:tc>
        <w:tc>
          <w:tcPr>
            <w:tcW w:w="1816" w:type="dxa"/>
          </w:tcPr>
          <w:p w14:paraId="157D4819" w14:textId="77777777" w:rsidR="00BF1290" w:rsidRPr="00DA6CF4" w:rsidRDefault="00BF1290" w:rsidP="00BD7076">
            <w:pPr>
              <w:cnfStyle w:val="100000000000" w:firstRow="1" w:lastRow="0" w:firstColumn="0" w:lastColumn="0" w:oddVBand="0" w:evenVBand="0" w:oddHBand="0" w:evenHBand="0" w:firstRowFirstColumn="0" w:firstRowLastColumn="0" w:lastRowFirstColumn="0" w:lastRowLastColumn="0"/>
            </w:pPr>
            <w:r>
              <w:t>Key concern</w:t>
            </w:r>
          </w:p>
        </w:tc>
        <w:tc>
          <w:tcPr>
            <w:tcW w:w="2007" w:type="dxa"/>
          </w:tcPr>
          <w:p w14:paraId="0243940B" w14:textId="77777777" w:rsidR="00BF1290" w:rsidRDefault="00BF1290" w:rsidP="00BD7076">
            <w:pPr>
              <w:cnfStyle w:val="100000000000" w:firstRow="1" w:lastRow="0" w:firstColumn="0" w:lastColumn="0" w:oddVBand="0" w:evenVBand="0" w:oddHBand="0" w:evenHBand="0" w:firstRowFirstColumn="0" w:firstRowLastColumn="0" w:lastRowFirstColumn="0" w:lastRowLastColumn="0"/>
            </w:pPr>
            <w:r>
              <w:t>Requirements area</w:t>
            </w:r>
          </w:p>
        </w:tc>
      </w:tr>
      <w:tr w:rsidR="00BF1290" w14:paraId="0BE0355A" w14:textId="77777777" w:rsidTr="00611E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Pr>
          <w:p w14:paraId="27C77DAB" w14:textId="77777777" w:rsidR="00BF1290" w:rsidRPr="00DA6CF4" w:rsidRDefault="00BF1290" w:rsidP="00BD7076"/>
        </w:tc>
        <w:tc>
          <w:tcPr>
            <w:tcW w:w="1773" w:type="dxa"/>
          </w:tcPr>
          <w:p w14:paraId="2B2CCDD5" w14:textId="77777777" w:rsidR="00BF1290" w:rsidRPr="00DA6CF4" w:rsidRDefault="009B0820" w:rsidP="00BD7076">
            <w:pPr>
              <w:cnfStyle w:val="000000100000" w:firstRow="0" w:lastRow="0" w:firstColumn="0" w:lastColumn="0" w:oddVBand="0" w:evenVBand="0" w:oddHBand="1" w:evenHBand="0" w:firstRowFirstColumn="0" w:firstRowLastColumn="0" w:lastRowFirstColumn="0" w:lastRowLastColumn="0"/>
            </w:pPr>
            <w:r>
              <w:t>Sponsor, Product Owner</w:t>
            </w:r>
          </w:p>
        </w:tc>
        <w:tc>
          <w:tcPr>
            <w:tcW w:w="1580" w:type="dxa"/>
          </w:tcPr>
          <w:p w14:paraId="70E12D82" w14:textId="77777777" w:rsidR="00BF1290" w:rsidRPr="00DA6CF4" w:rsidRDefault="009B0820" w:rsidP="00BD7076">
            <w:pPr>
              <w:cnfStyle w:val="000000100000" w:firstRow="0" w:lastRow="0" w:firstColumn="0" w:lastColumn="0" w:oddVBand="0" w:evenVBand="0" w:oddHBand="1" w:evenHBand="0" w:firstRowFirstColumn="0" w:firstRowLastColumn="0" w:lastRowFirstColumn="0" w:lastRowLastColumn="0"/>
            </w:pPr>
            <w:r>
              <w:t>Valentin Tsitlik</w:t>
            </w:r>
          </w:p>
        </w:tc>
        <w:tc>
          <w:tcPr>
            <w:tcW w:w="1816" w:type="dxa"/>
          </w:tcPr>
          <w:p w14:paraId="099BB8DC" w14:textId="77777777" w:rsidR="00BF1290" w:rsidRPr="00DA6CF4" w:rsidRDefault="00BF1290" w:rsidP="00BD7076">
            <w:pPr>
              <w:cnfStyle w:val="000000100000" w:firstRow="0" w:lastRow="0" w:firstColumn="0" w:lastColumn="0" w:oddVBand="0" w:evenVBand="0" w:oddHBand="1" w:evenHBand="0" w:firstRowFirstColumn="0" w:firstRowLastColumn="0" w:lastRowFirstColumn="0" w:lastRowLastColumn="0"/>
            </w:pPr>
          </w:p>
        </w:tc>
        <w:tc>
          <w:tcPr>
            <w:tcW w:w="2007" w:type="dxa"/>
          </w:tcPr>
          <w:p w14:paraId="360F814D" w14:textId="77777777" w:rsidR="00BF1290" w:rsidRPr="00DA6CF4" w:rsidRDefault="00BF1290" w:rsidP="00BD7076">
            <w:pPr>
              <w:cnfStyle w:val="000000100000" w:firstRow="0" w:lastRow="0" w:firstColumn="0" w:lastColumn="0" w:oddVBand="0" w:evenVBand="0" w:oddHBand="1" w:evenHBand="0" w:firstRowFirstColumn="0" w:firstRowLastColumn="0" w:lastRowFirstColumn="0" w:lastRowLastColumn="0"/>
            </w:pPr>
          </w:p>
        </w:tc>
      </w:tr>
      <w:tr w:rsidR="00BF1290" w14:paraId="661144AA" w14:textId="77777777" w:rsidTr="00611E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6" w:type="dxa"/>
          </w:tcPr>
          <w:p w14:paraId="336B7106" w14:textId="77777777" w:rsidR="00BF1290" w:rsidRDefault="00BF1290" w:rsidP="00BD7076"/>
        </w:tc>
        <w:tc>
          <w:tcPr>
            <w:tcW w:w="1773" w:type="dxa"/>
          </w:tcPr>
          <w:p w14:paraId="3BDBB6EA" w14:textId="77777777" w:rsidR="00BF1290" w:rsidRDefault="009B0820" w:rsidP="00BD7076">
            <w:pPr>
              <w:cnfStyle w:val="000000010000" w:firstRow="0" w:lastRow="0" w:firstColumn="0" w:lastColumn="0" w:oddVBand="0" w:evenVBand="0" w:oddHBand="0" w:evenHBand="1" w:firstRowFirstColumn="0" w:firstRowLastColumn="0" w:lastRowFirstColumn="0" w:lastRowLastColumn="0"/>
            </w:pPr>
            <w:r>
              <w:t>Product owner, End user</w:t>
            </w:r>
          </w:p>
        </w:tc>
        <w:tc>
          <w:tcPr>
            <w:tcW w:w="1580" w:type="dxa"/>
          </w:tcPr>
          <w:p w14:paraId="770510A3" w14:textId="77777777" w:rsidR="00BF1290" w:rsidRDefault="009B0820" w:rsidP="00BD7076">
            <w:pPr>
              <w:cnfStyle w:val="000000010000" w:firstRow="0" w:lastRow="0" w:firstColumn="0" w:lastColumn="0" w:oddVBand="0" w:evenVBand="0" w:oddHBand="0" w:evenHBand="1" w:firstRowFirstColumn="0" w:firstRowLastColumn="0" w:lastRowFirstColumn="0" w:lastRowLastColumn="0"/>
            </w:pPr>
            <w:r>
              <w:t>Paul Gesiak</w:t>
            </w:r>
          </w:p>
        </w:tc>
        <w:tc>
          <w:tcPr>
            <w:tcW w:w="1816" w:type="dxa"/>
          </w:tcPr>
          <w:p w14:paraId="185C310F" w14:textId="77777777" w:rsidR="00BF1290" w:rsidRDefault="00BF1290" w:rsidP="00BD7076">
            <w:pPr>
              <w:cnfStyle w:val="000000010000" w:firstRow="0" w:lastRow="0" w:firstColumn="0" w:lastColumn="0" w:oddVBand="0" w:evenVBand="0" w:oddHBand="0" w:evenHBand="1" w:firstRowFirstColumn="0" w:firstRowLastColumn="0" w:lastRowFirstColumn="0" w:lastRowLastColumn="0"/>
            </w:pPr>
          </w:p>
        </w:tc>
        <w:tc>
          <w:tcPr>
            <w:tcW w:w="2007" w:type="dxa"/>
          </w:tcPr>
          <w:p w14:paraId="23D2B909" w14:textId="77777777" w:rsidR="00BF1290" w:rsidRDefault="00BF1290" w:rsidP="00BD7076">
            <w:pPr>
              <w:cnfStyle w:val="000000010000" w:firstRow="0" w:lastRow="0" w:firstColumn="0" w:lastColumn="0" w:oddVBand="0" w:evenVBand="0" w:oddHBand="0" w:evenHBand="1" w:firstRowFirstColumn="0" w:firstRowLastColumn="0" w:lastRowFirstColumn="0" w:lastRowLastColumn="0"/>
            </w:pPr>
          </w:p>
        </w:tc>
      </w:tr>
    </w:tbl>
    <w:p w14:paraId="3F842904" w14:textId="77777777" w:rsidR="00891C24" w:rsidRDefault="00891C24" w:rsidP="00891C24">
      <w:pPr>
        <w:widowControl/>
        <w:spacing w:line="240" w:lineRule="auto"/>
      </w:pPr>
      <w:r>
        <w:tab/>
      </w:r>
    </w:p>
    <w:p w14:paraId="4C265093" w14:textId="77777777" w:rsidR="00891C24" w:rsidRDefault="00891C24" w:rsidP="00891C24">
      <w:pPr>
        <w:widowControl/>
        <w:spacing w:line="240" w:lineRule="auto"/>
      </w:pPr>
    </w:p>
    <w:p w14:paraId="74EDF43C" w14:textId="77777777" w:rsidR="00891C24" w:rsidRPr="001272FD" w:rsidRDefault="00891C24" w:rsidP="001272FD">
      <w:pPr>
        <w:pStyle w:val="Heading2"/>
      </w:pPr>
      <w:bookmarkStart w:id="22" w:name="_Toc430870578"/>
      <w:r w:rsidRPr="001272FD">
        <w:t>Functional requirements</w:t>
      </w:r>
      <w:bookmarkEnd w:id="22"/>
      <w:r w:rsidRPr="001272FD">
        <w:t xml:space="preserve"> </w:t>
      </w:r>
    </w:p>
    <w:p w14:paraId="67BFA405" w14:textId="77777777" w:rsidR="008626B1" w:rsidRDefault="00891C24" w:rsidP="000953FC">
      <w:pPr>
        <w:pStyle w:val="Comment"/>
      </w:pPr>
      <w:r>
        <w:t>[</w:t>
      </w:r>
      <w:r w:rsidR="008626B1" w:rsidRPr="008626B1">
        <w:rPr>
          <w:b/>
        </w:rPr>
        <w:t>Description:</w:t>
      </w:r>
      <w:r w:rsidR="008626B1">
        <w:t xml:space="preserve"> </w:t>
      </w:r>
      <w:r>
        <w:t>This section describe</w:t>
      </w:r>
      <w:r w:rsidR="0052143A">
        <w:t>s</w:t>
      </w:r>
      <w:r>
        <w:t xml:space="preserve"> key requirements/use-cases (from the customer</w:t>
      </w:r>
      <w:r w:rsidR="0052143A">
        <w:t>’s</w:t>
      </w:r>
      <w:r>
        <w:t xml:space="preserve"> point of view and </w:t>
      </w:r>
      <w:r w:rsidR="0052143A">
        <w:t>the</w:t>
      </w:r>
      <w:r>
        <w:t xml:space="preserve"> Solution Architect</w:t>
      </w:r>
      <w:r w:rsidR="0052143A">
        <w:t>’s</w:t>
      </w:r>
      <w:r>
        <w:t xml:space="preserve"> point of view).</w:t>
      </w:r>
    </w:p>
    <w:p w14:paraId="3E044855"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4557A9AA" w14:textId="77777777" w:rsidR="001272FD" w:rsidRDefault="001272FD" w:rsidP="001272FD">
      <w:pPr>
        <w:pStyle w:val="Heading3"/>
      </w:pPr>
      <w:r>
        <w:t>Roles in the system</w:t>
      </w:r>
    </w:p>
    <w:p w14:paraId="4F14AEDB" w14:textId="77777777" w:rsidR="001272FD" w:rsidRDefault="001272FD" w:rsidP="001272FD">
      <w:pPr>
        <w:pStyle w:val="BodyText"/>
      </w:pPr>
      <w:r>
        <w:t>Following system roles are currently envisioned:</w:t>
      </w:r>
    </w:p>
    <w:p w14:paraId="6784E810" w14:textId="77777777" w:rsidR="001272FD" w:rsidRDefault="001272FD" w:rsidP="001272FD">
      <w:pPr>
        <w:pStyle w:val="BodyText"/>
        <w:numPr>
          <w:ilvl w:val="0"/>
          <w:numId w:val="35"/>
        </w:numPr>
        <w:jc w:val="left"/>
      </w:pPr>
      <w:r>
        <w:t>Administrator / DevOps</w:t>
      </w:r>
    </w:p>
    <w:p w14:paraId="70C7AC37" w14:textId="77777777" w:rsidR="001272FD" w:rsidRDefault="001272FD" w:rsidP="001272FD">
      <w:pPr>
        <w:pStyle w:val="BodyText"/>
        <w:numPr>
          <w:ilvl w:val="1"/>
          <w:numId w:val="35"/>
        </w:numPr>
        <w:jc w:val="left"/>
      </w:pPr>
      <w:r>
        <w:t>Performs initial infrastructure setup.</w:t>
      </w:r>
    </w:p>
    <w:p w14:paraId="3726A43B" w14:textId="77777777" w:rsidR="001272FD" w:rsidRDefault="001272FD" w:rsidP="001272FD">
      <w:pPr>
        <w:pStyle w:val="BodyText"/>
        <w:numPr>
          <w:ilvl w:val="1"/>
          <w:numId w:val="35"/>
        </w:numPr>
        <w:jc w:val="left"/>
      </w:pPr>
      <w:r>
        <w:t xml:space="preserve">Have SSH access to Self-Service node, thus can change Self-Service configuration. </w:t>
      </w:r>
    </w:p>
    <w:p w14:paraId="607734C9" w14:textId="77777777" w:rsidR="001272FD" w:rsidRDefault="001272FD" w:rsidP="001272FD">
      <w:pPr>
        <w:pStyle w:val="BodyText"/>
        <w:numPr>
          <w:ilvl w:val="0"/>
          <w:numId w:val="35"/>
        </w:numPr>
        <w:jc w:val="left"/>
      </w:pPr>
      <w:r>
        <w:t>Data Scientist</w:t>
      </w:r>
    </w:p>
    <w:p w14:paraId="5830FC8D" w14:textId="77777777" w:rsidR="001272FD" w:rsidRDefault="001272FD" w:rsidP="001272FD">
      <w:pPr>
        <w:pStyle w:val="BodyText"/>
        <w:numPr>
          <w:ilvl w:val="1"/>
          <w:numId w:val="35"/>
        </w:numPr>
        <w:jc w:val="left"/>
      </w:pPr>
      <w:r>
        <w:t>Can create / manage own exploratory environment via Self-Service Web UI.</w:t>
      </w:r>
    </w:p>
    <w:p w14:paraId="6A559EE3" w14:textId="77777777" w:rsidR="001272FD" w:rsidRDefault="001272FD" w:rsidP="000953FC">
      <w:pPr>
        <w:pStyle w:val="BodyText"/>
        <w:numPr>
          <w:ilvl w:val="1"/>
          <w:numId w:val="35"/>
        </w:numPr>
        <w:jc w:val="left"/>
      </w:pPr>
      <w:r>
        <w:t xml:space="preserve">Can run perform data exploration via exploratory environment </w:t>
      </w:r>
      <w:proofErr w:type="spellStart"/>
      <w:r>
        <w:t>Jupyter</w:t>
      </w:r>
      <w:proofErr w:type="spellEnd"/>
      <w:r>
        <w:t xml:space="preserve"> UI.</w:t>
      </w:r>
    </w:p>
    <w:p w14:paraId="71BD595B" w14:textId="77777777" w:rsidR="001272FD" w:rsidRDefault="001272FD" w:rsidP="000953FC">
      <w:pPr>
        <w:pStyle w:val="Comment"/>
      </w:pPr>
    </w:p>
    <w:p w14:paraId="0819F1AC" w14:textId="77777777" w:rsidR="005626B3" w:rsidRDefault="005626B3" w:rsidP="005626B3">
      <w:pPr>
        <w:pStyle w:val="Heading3"/>
      </w:pPr>
      <w:r>
        <w:t>Web UI wireframe</w:t>
      </w:r>
    </w:p>
    <w:p w14:paraId="6658FF77" w14:textId="13AD2053" w:rsidR="005626B3" w:rsidRDefault="00C876DB" w:rsidP="000953FC">
      <w:pPr>
        <w:pStyle w:val="BodyText"/>
      </w:pPr>
      <w:r>
        <w:t>Web UI is expected to be used by desktop users on different platform and with different browsers. That’s why an expectation is to get responsible web UI which would provide equal experience for Windows</w:t>
      </w:r>
      <w:ins w:id="23" w:author="Kostiantyn Kudriavtsev" w:date="2016-09-09T15:56:00Z">
        <w:r w:rsidR="00381F74">
          <w:t xml:space="preserve">, </w:t>
        </w:r>
      </w:ins>
      <w:del w:id="24" w:author="Kostiantyn Kudriavtsev" w:date="2016-09-09T15:56:00Z">
        <w:r w:rsidDel="00381F74">
          <w:delText xml:space="preserve"> and </w:delText>
        </w:r>
      </w:del>
      <w:r>
        <w:t>Mac</w:t>
      </w:r>
      <w:ins w:id="25" w:author="Kostiantyn Kudriavtsev" w:date="2016-09-09T15:56:00Z">
        <w:r w:rsidR="00381F74">
          <w:t xml:space="preserve"> and Linux</w:t>
        </w:r>
      </w:ins>
      <w:r>
        <w:t xml:space="preserve"> users in the following browsers:</w:t>
      </w:r>
    </w:p>
    <w:p w14:paraId="7F4D69F8" w14:textId="77777777" w:rsidR="00C876DB" w:rsidRDefault="00C876DB" w:rsidP="000953FC">
      <w:pPr>
        <w:pStyle w:val="BodyText"/>
        <w:numPr>
          <w:ilvl w:val="0"/>
          <w:numId w:val="18"/>
        </w:numPr>
      </w:pPr>
      <w:r>
        <w:t>MS IE 10+</w:t>
      </w:r>
    </w:p>
    <w:p w14:paraId="57E744F4" w14:textId="77777777" w:rsidR="00C876DB" w:rsidRDefault="00C876DB" w:rsidP="000953FC">
      <w:pPr>
        <w:pStyle w:val="BodyText"/>
        <w:numPr>
          <w:ilvl w:val="0"/>
          <w:numId w:val="18"/>
        </w:numPr>
      </w:pPr>
      <w:r>
        <w:t>Google Chrome 42+</w:t>
      </w:r>
    </w:p>
    <w:p w14:paraId="5E4D3A34" w14:textId="77777777" w:rsidR="00C876DB" w:rsidRDefault="00C876DB" w:rsidP="000953FC">
      <w:pPr>
        <w:pStyle w:val="BodyText"/>
        <w:numPr>
          <w:ilvl w:val="0"/>
          <w:numId w:val="18"/>
        </w:numPr>
      </w:pPr>
      <w:r>
        <w:lastRenderedPageBreak/>
        <w:t>Firefox 35+</w:t>
      </w:r>
    </w:p>
    <w:p w14:paraId="53BEB681" w14:textId="77777777" w:rsidR="00C876DB" w:rsidRPr="005626B3" w:rsidRDefault="00C876DB" w:rsidP="000953FC">
      <w:pPr>
        <w:pStyle w:val="BodyText"/>
        <w:numPr>
          <w:ilvl w:val="0"/>
          <w:numId w:val="18"/>
        </w:numPr>
      </w:pPr>
      <w:r>
        <w:t>Safari 9.1.2+ only on Mac</w:t>
      </w:r>
    </w:p>
    <w:p w14:paraId="36259486" w14:textId="511DEC41" w:rsidR="00381F74" w:rsidRDefault="00381F74" w:rsidP="000953FC">
      <w:pPr>
        <w:pStyle w:val="BodyText"/>
        <w:rPr>
          <w:ins w:id="26" w:author="Kostiantyn Kudriavtsev" w:date="2016-09-09T15:57:00Z"/>
        </w:rPr>
      </w:pPr>
      <w:ins w:id="27" w:author="Kostiantyn Kudriavtsev" w:date="2016-09-09T15:57:00Z">
        <w:r>
          <w:t xml:space="preserve">The login page is very simple and allows use to be validated against LDAP, look at </w:t>
        </w:r>
      </w:ins>
      <w:ins w:id="28" w:author="Kostiantyn Kudriavtsev" w:date="2016-09-09T16:02:00Z">
        <w:r>
          <w:fldChar w:fldCharType="begin"/>
        </w:r>
        <w:r>
          <w:instrText xml:space="preserve"> REF _Ref461200257 \h </w:instrText>
        </w:r>
      </w:ins>
      <w:r>
        <w:fldChar w:fldCharType="separate"/>
      </w:r>
      <w:ins w:id="29" w:author="Kostiantyn Kudriavtsev" w:date="2016-09-09T16:02:00Z">
        <w:r>
          <w:t xml:space="preserve">Figure </w:t>
        </w:r>
        <w:r>
          <w:rPr>
            <w:noProof/>
          </w:rPr>
          <w:t>1</w:t>
        </w:r>
        <w:r>
          <w:fldChar w:fldCharType="end"/>
        </w:r>
      </w:ins>
    </w:p>
    <w:p w14:paraId="5ABFB85D" w14:textId="017D5A6B" w:rsidR="00381F74" w:rsidRDefault="00381F74" w:rsidP="000953FC">
      <w:pPr>
        <w:pStyle w:val="BodyText"/>
        <w:rPr>
          <w:ins w:id="30" w:author="Kostiantyn Kudriavtsev" w:date="2016-09-09T15:58:00Z"/>
        </w:rPr>
      </w:pPr>
      <w:ins w:id="31" w:author="Kostiantyn Kudriavtsev" w:date="2016-09-09T15:58:00Z">
        <w:r>
          <w:rPr>
            <w:noProof/>
          </w:rPr>
          <w:drawing>
            <wp:inline distT="0" distB="0" distL="0" distR="0" wp14:anchorId="41026701" wp14:editId="5BD90B77">
              <wp:extent cx="5941695" cy="250126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1695" cy="2501265"/>
                      </a:xfrm>
                      <a:prstGeom prst="rect">
                        <a:avLst/>
                      </a:prstGeom>
                    </pic:spPr>
                  </pic:pic>
                </a:graphicData>
              </a:graphic>
            </wp:inline>
          </w:drawing>
        </w:r>
      </w:ins>
    </w:p>
    <w:p w14:paraId="3099CB98" w14:textId="7AD9795C" w:rsidR="00381F74" w:rsidRDefault="00381F74" w:rsidP="00381F74">
      <w:pPr>
        <w:pStyle w:val="Caption"/>
        <w:rPr>
          <w:ins w:id="32" w:author="Kostiantyn Kudriavtsev" w:date="2016-09-09T15:57:00Z"/>
        </w:rPr>
        <w:pPrChange w:id="33" w:author="Kostiantyn Kudriavtsev" w:date="2016-09-09T15:58:00Z">
          <w:pPr>
            <w:pStyle w:val="BodyText"/>
          </w:pPr>
        </w:pPrChange>
      </w:pPr>
      <w:bookmarkStart w:id="34" w:name="_Ref461200257"/>
      <w:ins w:id="35" w:author="Kostiantyn Kudriavtsev" w:date="2016-09-09T15:58:00Z">
        <w:r>
          <w:t xml:space="preserve">Figure </w:t>
        </w:r>
        <w:r>
          <w:fldChar w:fldCharType="begin"/>
        </w:r>
        <w:r>
          <w:instrText xml:space="preserve"> SEQ Figure \* ARABIC </w:instrText>
        </w:r>
      </w:ins>
      <w:r>
        <w:fldChar w:fldCharType="separate"/>
      </w:r>
      <w:ins w:id="36" w:author="Kostiantyn Kudriavtsev" w:date="2016-09-09T16:28:00Z">
        <w:r w:rsidR="00FE19E3">
          <w:rPr>
            <w:noProof/>
          </w:rPr>
          <w:t>1</w:t>
        </w:r>
      </w:ins>
      <w:ins w:id="37" w:author="Kostiantyn Kudriavtsev" w:date="2016-09-09T15:58:00Z">
        <w:r>
          <w:fldChar w:fldCharType="end"/>
        </w:r>
      </w:ins>
      <w:bookmarkEnd w:id="34"/>
    </w:p>
    <w:p w14:paraId="566C55FE" w14:textId="4328C4F1" w:rsidR="00891C24" w:rsidRDefault="0001175E" w:rsidP="000953FC">
      <w:pPr>
        <w:pStyle w:val="BodyText"/>
      </w:pPr>
      <w:r>
        <w:t>When user logs in first time</w:t>
      </w:r>
      <w:r w:rsidR="004014CF">
        <w:t xml:space="preserve"> (</w:t>
      </w:r>
      <w:r w:rsidR="004014CF">
        <w:fldChar w:fldCharType="begin"/>
      </w:r>
      <w:r w:rsidR="004014CF">
        <w:instrText xml:space="preserve"> REF _Ref460599345 \h </w:instrText>
      </w:r>
      <w:r w:rsidR="004014CF">
        <w:fldChar w:fldCharType="separate"/>
      </w:r>
      <w:ins w:id="38" w:author="Kostiantyn Kudriavtsev" w:date="2016-09-09T16:00:00Z">
        <w:r w:rsidR="00381F74">
          <w:t xml:space="preserve">Figure </w:t>
        </w:r>
        <w:r w:rsidR="00381F74">
          <w:rPr>
            <w:noProof/>
          </w:rPr>
          <w:t>2</w:t>
        </w:r>
      </w:ins>
      <w:del w:id="39" w:author="Kostiantyn Kudriavtsev" w:date="2016-09-09T16:00:00Z">
        <w:r w:rsidR="004014CF" w:rsidDel="00381F74">
          <w:delText>Figu</w:delText>
        </w:r>
        <w:r w:rsidR="004014CF" w:rsidDel="00381F74">
          <w:delText>r</w:delText>
        </w:r>
        <w:r w:rsidR="004014CF" w:rsidDel="00381F74">
          <w:delText xml:space="preserve">e </w:delText>
        </w:r>
      </w:del>
      <w:del w:id="40" w:author="Kostiantyn Kudriavtsev" w:date="2016-09-09T15:59:00Z">
        <w:r w:rsidR="004014CF" w:rsidDel="00381F74">
          <w:rPr>
            <w:noProof/>
          </w:rPr>
          <w:delText>1</w:delText>
        </w:r>
      </w:del>
      <w:r w:rsidR="004014CF">
        <w:fldChar w:fldCharType="end"/>
      </w:r>
      <w:r w:rsidR="004014CF">
        <w:t>)</w:t>
      </w:r>
      <w:r>
        <w:t>, he/she expected to be asked to provide public SSH key</w:t>
      </w:r>
      <w:r w:rsidR="00E40716">
        <w:t xml:space="preserve"> and only after the environment will be created (in this save, bucket on S3, subnet in VPN).</w:t>
      </w:r>
    </w:p>
    <w:p w14:paraId="152BD707" w14:textId="4FDD39AB" w:rsidR="00E40716" w:rsidRDefault="00E40716" w:rsidP="000953FC">
      <w:pPr>
        <w:pStyle w:val="BodyText"/>
      </w:pPr>
      <w:del w:id="41" w:author="Kostiantyn Kudriavtsev" w:date="2016-09-09T15:56:00Z">
        <w:r w:rsidDel="00381F74">
          <w:rPr>
            <w:noProof/>
          </w:rPr>
          <w:drawing>
            <wp:inline distT="0" distB="0" distL="0" distR="0" wp14:anchorId="7E0B3214" wp14:editId="548DA310">
              <wp:extent cx="3224133" cy="5205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20160902_161513_p.jpg"/>
                      <pic:cNvPicPr/>
                    </pic:nvPicPr>
                    <pic:blipFill rotWithShape="1">
                      <a:blip r:embed="rId13" cstate="print">
                        <a:extLst>
                          <a:ext uri="{28A0092B-C50C-407E-A947-70E740481C1C}">
                            <a14:useLocalDpi xmlns:a14="http://schemas.microsoft.com/office/drawing/2010/main" val="0"/>
                          </a:ext>
                        </a:extLst>
                      </a:blip>
                      <a:srcRect r="17411"/>
                      <a:stretch/>
                    </pic:blipFill>
                    <pic:spPr bwMode="auto">
                      <a:xfrm rot="16200000">
                        <a:off x="0" y="0"/>
                        <a:ext cx="3226187" cy="5208411"/>
                      </a:xfrm>
                      <a:prstGeom prst="rect">
                        <a:avLst/>
                      </a:prstGeom>
                      <a:ln>
                        <a:noFill/>
                      </a:ln>
                      <a:extLst>
                        <a:ext uri="{53640926-AAD7-44D8-BBD7-CCE9431645EC}">
                          <a14:shadowObscured xmlns:a14="http://schemas.microsoft.com/office/drawing/2010/main"/>
                        </a:ext>
                      </a:extLst>
                    </pic:spPr>
                  </pic:pic>
                </a:graphicData>
              </a:graphic>
            </wp:inline>
          </w:drawing>
        </w:r>
      </w:del>
      <w:ins w:id="42" w:author="Kostiantyn Kudriavtsev" w:date="2016-09-09T15:57:00Z">
        <w:r w:rsidR="00381F74" w:rsidRPr="00381F74">
          <w:rPr>
            <w:noProof/>
          </w:rPr>
          <w:t xml:space="preserve"> </w:t>
        </w:r>
        <w:r w:rsidR="00381F74">
          <w:rPr>
            <w:noProof/>
          </w:rPr>
          <w:drawing>
            <wp:inline distT="0" distB="0" distL="0" distR="0" wp14:anchorId="082D0AD8" wp14:editId="4845BB0C">
              <wp:extent cx="5941695" cy="29006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1695" cy="2900680"/>
                      </a:xfrm>
                      <a:prstGeom prst="rect">
                        <a:avLst/>
                      </a:prstGeom>
                    </pic:spPr>
                  </pic:pic>
                </a:graphicData>
              </a:graphic>
            </wp:inline>
          </w:drawing>
        </w:r>
      </w:ins>
    </w:p>
    <w:p w14:paraId="4DE4F4A5" w14:textId="77777777" w:rsidR="00E40716" w:rsidRDefault="00E40716" w:rsidP="00E40716">
      <w:pPr>
        <w:pStyle w:val="Caption"/>
      </w:pPr>
      <w:bookmarkStart w:id="43" w:name="_Ref460599345"/>
      <w:r>
        <w:t xml:space="preserve">Figure </w:t>
      </w:r>
      <w:fldSimple w:instr=" SEQ Figure \* ARABIC ">
        <w:ins w:id="44" w:author="Kostiantyn Kudriavtsev" w:date="2016-09-09T16:28:00Z">
          <w:r w:rsidR="00FE19E3">
            <w:rPr>
              <w:noProof/>
            </w:rPr>
            <w:t>2</w:t>
          </w:r>
        </w:ins>
        <w:del w:id="45" w:author="Kostiantyn Kudriavtsev" w:date="2016-09-09T15:58:00Z">
          <w:r w:rsidR="004014CF" w:rsidDel="00381F74">
            <w:rPr>
              <w:noProof/>
            </w:rPr>
            <w:delText>1</w:delText>
          </w:r>
        </w:del>
      </w:fldSimple>
      <w:bookmarkEnd w:id="43"/>
    </w:p>
    <w:p w14:paraId="638A3442" w14:textId="77777777" w:rsidR="00E40716" w:rsidRDefault="00E40716" w:rsidP="000953FC">
      <w:pPr>
        <w:pStyle w:val="BodyText"/>
      </w:pPr>
      <w:r>
        <w:t xml:space="preserve">A button “Create” is inactive until key is loaded. </w:t>
      </w:r>
    </w:p>
    <w:p w14:paraId="4803AB68" w14:textId="77777777" w:rsidR="00E40716" w:rsidRDefault="00E40716" w:rsidP="000953FC">
      <w:pPr>
        <w:pStyle w:val="BodyText"/>
      </w:pPr>
      <w:r>
        <w:t xml:space="preserve">There is a link “Where I can get public key?” which opens pop-up with instruction how to generate public/private SSH keys on Windows and Mac and what exactly expected from user. It must be cleat for not very technical guy. After clicking “Create” button it must be some “wait until load” message which will wait backend to perform all preparation steps and redirect user to page </w:t>
      </w:r>
      <w:r w:rsidR="004014CF">
        <w:fldChar w:fldCharType="begin"/>
      </w:r>
      <w:r w:rsidR="004014CF">
        <w:instrText xml:space="preserve"> REF _Ref460599485 \h </w:instrText>
      </w:r>
      <w:r w:rsidR="004014CF">
        <w:fldChar w:fldCharType="separate"/>
      </w:r>
      <w:ins w:id="46" w:author="Kostiantyn Kudriavtsev" w:date="2016-09-09T16:00:00Z">
        <w:r w:rsidR="00381F74">
          <w:t xml:space="preserve">Figure </w:t>
        </w:r>
        <w:r w:rsidR="00381F74">
          <w:rPr>
            <w:noProof/>
          </w:rPr>
          <w:t>3</w:t>
        </w:r>
        <w:r w:rsidR="00381F74">
          <w:t xml:space="preserve"> List resources</w:t>
        </w:r>
      </w:ins>
      <w:del w:id="47" w:author="Kostiantyn Kudriavtsev" w:date="2016-09-09T16:00:00Z">
        <w:r w:rsidR="004014CF" w:rsidDel="00381F74">
          <w:delText xml:space="preserve">Figure </w:delText>
        </w:r>
        <w:r w:rsidR="004014CF" w:rsidDel="00381F74">
          <w:rPr>
            <w:noProof/>
          </w:rPr>
          <w:delText>2</w:delText>
        </w:r>
        <w:r w:rsidR="004014CF" w:rsidDel="00381F74">
          <w:delText xml:space="preserve"> List resources</w:delText>
        </w:r>
      </w:del>
      <w:r w:rsidR="004014CF">
        <w:fldChar w:fldCharType="end"/>
      </w:r>
      <w:r>
        <w:t xml:space="preserve"> when it’s ready</w:t>
      </w:r>
      <w:r w:rsidR="004014CF">
        <w:t>.</w:t>
      </w:r>
    </w:p>
    <w:p w14:paraId="4FD3900B" w14:textId="5120F84A" w:rsidR="004014CF" w:rsidRDefault="004014CF" w:rsidP="000953FC">
      <w:pPr>
        <w:pStyle w:val="BodyText"/>
      </w:pPr>
      <w:del w:id="48" w:author="Kostiantyn Kudriavtsev" w:date="2016-09-09T16:05:00Z">
        <w:r w:rsidDel="00381F74">
          <w:rPr>
            <w:noProof/>
          </w:rPr>
          <w:lastRenderedPageBreak/>
          <w:drawing>
            <wp:inline distT="0" distB="0" distL="0" distR="0" wp14:anchorId="585FF3A2" wp14:editId="2AFB3DD8">
              <wp:extent cx="4240001" cy="5653335"/>
              <wp:effectExtent l="0" t="1587" r="6667" b="666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_20160902_161523_1_p.jpg"/>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4242350" cy="5656467"/>
                      </a:xfrm>
                      <a:prstGeom prst="rect">
                        <a:avLst/>
                      </a:prstGeom>
                    </pic:spPr>
                  </pic:pic>
                </a:graphicData>
              </a:graphic>
            </wp:inline>
          </w:drawing>
        </w:r>
      </w:del>
      <w:ins w:id="49" w:author="Kostiantyn Kudriavtsev" w:date="2016-09-09T16:06:00Z">
        <w:r w:rsidR="00381F74" w:rsidRPr="00381F74">
          <w:rPr>
            <w:noProof/>
          </w:rPr>
          <w:t xml:space="preserve"> </w:t>
        </w:r>
        <w:r w:rsidR="00381F74">
          <w:rPr>
            <w:noProof/>
          </w:rPr>
          <w:drawing>
            <wp:inline distT="0" distB="0" distL="0" distR="0" wp14:anchorId="06AE267E" wp14:editId="305CB8CB">
              <wp:extent cx="5941695" cy="26041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1695" cy="2604135"/>
                      </a:xfrm>
                      <a:prstGeom prst="rect">
                        <a:avLst/>
                      </a:prstGeom>
                    </pic:spPr>
                  </pic:pic>
                </a:graphicData>
              </a:graphic>
            </wp:inline>
          </w:drawing>
        </w:r>
      </w:ins>
    </w:p>
    <w:p w14:paraId="0249D8FB" w14:textId="77777777" w:rsidR="004014CF" w:rsidRDefault="004014CF" w:rsidP="004014CF">
      <w:pPr>
        <w:pStyle w:val="Caption"/>
      </w:pPr>
      <w:bookmarkStart w:id="50" w:name="_Ref460599485"/>
      <w:r>
        <w:t xml:space="preserve">Figure </w:t>
      </w:r>
      <w:fldSimple w:instr=" SEQ Figure \* ARABIC ">
        <w:ins w:id="51" w:author="Kostiantyn Kudriavtsev" w:date="2016-09-09T16:28:00Z">
          <w:r w:rsidR="00FE19E3">
            <w:rPr>
              <w:noProof/>
            </w:rPr>
            <w:t>3</w:t>
          </w:r>
        </w:ins>
        <w:del w:id="52" w:author="Kostiantyn Kudriavtsev" w:date="2016-09-09T15:58:00Z">
          <w:r w:rsidDel="00381F74">
            <w:rPr>
              <w:noProof/>
            </w:rPr>
            <w:delText>2</w:delText>
          </w:r>
        </w:del>
      </w:fldSimple>
      <w:r>
        <w:t xml:space="preserve"> List resources</w:t>
      </w:r>
      <w:bookmarkEnd w:id="50"/>
    </w:p>
    <w:p w14:paraId="6615C6A2" w14:textId="77777777" w:rsidR="004014CF" w:rsidRDefault="004014CF" w:rsidP="000953FC">
      <w:pPr>
        <w:pStyle w:val="BodyText"/>
      </w:pPr>
      <w:r>
        <w:t xml:space="preserve">Also, the page </w:t>
      </w:r>
      <w:r>
        <w:fldChar w:fldCharType="begin"/>
      </w:r>
      <w:r>
        <w:instrText xml:space="preserve"> REF _Ref460599485 \h </w:instrText>
      </w:r>
      <w:r>
        <w:fldChar w:fldCharType="separate"/>
      </w:r>
      <w:ins w:id="53" w:author="Kostiantyn Kudriavtsev" w:date="2016-09-09T16:00:00Z">
        <w:r w:rsidR="00381F74">
          <w:t xml:space="preserve">Figure </w:t>
        </w:r>
        <w:r w:rsidR="00381F74">
          <w:rPr>
            <w:noProof/>
          </w:rPr>
          <w:t>3</w:t>
        </w:r>
        <w:r w:rsidR="00381F74">
          <w:t xml:space="preserve"> List resources</w:t>
        </w:r>
      </w:ins>
      <w:del w:id="54" w:author="Kostiantyn Kudriavtsev" w:date="2016-09-09T16:00:00Z">
        <w:r w:rsidDel="00381F74">
          <w:delText xml:space="preserve">Figure </w:delText>
        </w:r>
        <w:r w:rsidDel="00381F74">
          <w:rPr>
            <w:noProof/>
          </w:rPr>
          <w:delText>2</w:delText>
        </w:r>
        <w:r w:rsidDel="00381F74">
          <w:delText xml:space="preserve"> List resources</w:delText>
        </w:r>
      </w:del>
      <w:r>
        <w:fldChar w:fldCharType="end"/>
      </w:r>
      <w:r>
        <w:t xml:space="preserve"> is display to user with preconfigured </w:t>
      </w:r>
      <w:proofErr w:type="spellStart"/>
      <w:r>
        <w:t>env</w:t>
      </w:r>
      <w:proofErr w:type="spellEnd"/>
      <w:r>
        <w:t xml:space="preserve"> (subnet, storage, </w:t>
      </w:r>
      <w:proofErr w:type="spellStart"/>
      <w:r>
        <w:t>etc</w:t>
      </w:r>
      <w:proofErr w:type="spellEnd"/>
      <w:r>
        <w:t xml:space="preserve">, so user is not the first time here and already registered vital components). On this page user can see short description of running resources like resource name, resource size (shape for EC2 instance and number of slaves X shape of slave for EMR) and status of resource (which can be </w:t>
      </w:r>
      <w:r w:rsidRPr="004014CF">
        <w:rPr>
          <w:i/>
        </w:rPr>
        <w:t>running</w:t>
      </w:r>
      <w:r>
        <w:t xml:space="preserve"> or </w:t>
      </w:r>
      <w:r w:rsidRPr="004014CF">
        <w:rPr>
          <w:i/>
        </w:rPr>
        <w:t>stopped</w:t>
      </w:r>
      <w:r>
        <w:t>). There are 2 actions possible on these resources:</w:t>
      </w:r>
    </w:p>
    <w:p w14:paraId="6C72308F" w14:textId="77777777" w:rsidR="004014CF" w:rsidRDefault="004014CF" w:rsidP="000953FC">
      <w:pPr>
        <w:pStyle w:val="BodyText"/>
        <w:numPr>
          <w:ilvl w:val="0"/>
          <w:numId w:val="19"/>
        </w:numPr>
      </w:pPr>
      <w:r>
        <w:t>Terminate on any listed resource which must terminate instance</w:t>
      </w:r>
    </w:p>
    <w:p w14:paraId="73BDCA84" w14:textId="77777777" w:rsidR="004014CF" w:rsidRDefault="004014CF" w:rsidP="000953FC">
      <w:pPr>
        <w:pStyle w:val="BodyText"/>
        <w:numPr>
          <w:ilvl w:val="0"/>
          <w:numId w:val="19"/>
        </w:numPr>
      </w:pPr>
      <w:r>
        <w:t>Stop on running company or Start on stopped instance</w:t>
      </w:r>
    </w:p>
    <w:p w14:paraId="47236930" w14:textId="6935D600" w:rsidR="00FE19E3" w:rsidRDefault="00FE19E3" w:rsidP="000953FC">
      <w:pPr>
        <w:pStyle w:val="BodyText"/>
        <w:rPr>
          <w:ins w:id="55" w:author="Kostiantyn Kudriavtsev" w:date="2016-09-09T16:23:00Z"/>
        </w:rPr>
      </w:pPr>
      <w:ins w:id="56" w:author="Kostiantyn Kudriavtsev" w:date="2016-09-09T16:24:00Z">
        <w:r>
          <w:t xml:space="preserve">If analytical node has attached EMR clusters, it’s showed </w:t>
        </w:r>
      </w:ins>
      <w:ins w:id="57" w:author="Kostiantyn Kudriavtsev" w:date="2016-09-09T16:25:00Z">
        <w:r>
          <w:t>under the node and each of them can be terminated independently.</w:t>
        </w:r>
      </w:ins>
    </w:p>
    <w:p w14:paraId="530F31CC" w14:textId="56B7C539" w:rsidR="00E40716" w:rsidRDefault="004014CF" w:rsidP="000953FC">
      <w:pPr>
        <w:pStyle w:val="BodyText"/>
        <w:rPr>
          <w:ins w:id="58" w:author="Kostiantyn Kudriavtsev" w:date="2016-09-09T16:07:00Z"/>
        </w:rPr>
      </w:pPr>
      <w:r>
        <w:t xml:space="preserve">At the bottom, there is </w:t>
      </w:r>
      <w:r w:rsidRPr="004014CF">
        <w:rPr>
          <w:i/>
        </w:rPr>
        <w:t>Create new</w:t>
      </w:r>
      <w:r>
        <w:t xml:space="preserve"> button </w:t>
      </w:r>
      <w:del w:id="59" w:author="Kostiantyn Kudriavtsev" w:date="2016-09-09T16:06:00Z">
        <w:r w:rsidDel="007E5C14">
          <w:delText>…</w:delText>
        </w:r>
      </w:del>
      <w:ins w:id="60" w:author="Kostiantyn Kudriavtsev" w:date="2016-09-09T16:06:00Z">
        <w:r w:rsidR="007E5C14">
          <w:t>which leads to new page or popup with an information required to create a new analytical tool</w:t>
        </w:r>
      </w:ins>
      <w:ins w:id="61" w:author="Kostiantyn Kudriavtsev" w:date="2016-09-09T16:07:00Z">
        <w:r w:rsidR="007E5C14">
          <w:t xml:space="preserve"> and depictured on </w:t>
        </w:r>
      </w:ins>
      <w:ins w:id="62" w:author="Kostiantyn Kudriavtsev" w:date="2016-09-09T16:08:00Z">
        <w:r w:rsidR="007E5C14">
          <w:fldChar w:fldCharType="begin"/>
        </w:r>
        <w:r w:rsidR="007E5C14">
          <w:instrText xml:space="preserve"> REF _Ref461200665 \h </w:instrText>
        </w:r>
      </w:ins>
      <w:r w:rsidR="007E5C14">
        <w:fldChar w:fldCharType="separate"/>
      </w:r>
      <w:ins w:id="63" w:author="Kostiantyn Kudriavtsev" w:date="2016-09-09T16:08:00Z">
        <w:r w:rsidR="007E5C14">
          <w:t xml:space="preserve">Figure </w:t>
        </w:r>
        <w:r w:rsidR="007E5C14">
          <w:rPr>
            <w:noProof/>
          </w:rPr>
          <w:t>4</w:t>
        </w:r>
        <w:r w:rsidR="007E5C14">
          <w:t xml:space="preserve"> Create new analytical tool</w:t>
        </w:r>
        <w:r w:rsidR="007E5C14">
          <w:fldChar w:fldCharType="end"/>
        </w:r>
      </w:ins>
    </w:p>
    <w:p w14:paraId="5AA2ECD0" w14:textId="5F538DD6" w:rsidR="007E5C14" w:rsidRDefault="007E5C14" w:rsidP="000953FC">
      <w:pPr>
        <w:pStyle w:val="BodyText"/>
        <w:rPr>
          <w:ins w:id="64" w:author="Kostiantyn Kudriavtsev" w:date="2016-09-09T16:08:00Z"/>
        </w:rPr>
      </w:pPr>
      <w:ins w:id="65" w:author="Kostiantyn Kudriavtsev" w:date="2016-09-09T16:08:00Z">
        <w:r>
          <w:rPr>
            <w:noProof/>
          </w:rPr>
          <w:lastRenderedPageBreak/>
          <w:drawing>
            <wp:inline distT="0" distB="0" distL="0" distR="0" wp14:anchorId="237536DE" wp14:editId="5B1C6560">
              <wp:extent cx="5941695" cy="40284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1695" cy="4028440"/>
                      </a:xfrm>
                      <a:prstGeom prst="rect">
                        <a:avLst/>
                      </a:prstGeom>
                    </pic:spPr>
                  </pic:pic>
                </a:graphicData>
              </a:graphic>
            </wp:inline>
          </w:drawing>
        </w:r>
      </w:ins>
    </w:p>
    <w:p w14:paraId="6B6A041E" w14:textId="14737439" w:rsidR="007E5C14" w:rsidRDefault="007E5C14" w:rsidP="007E5C14">
      <w:pPr>
        <w:pStyle w:val="Caption"/>
        <w:rPr>
          <w:ins w:id="66" w:author="Kostiantyn Kudriavtsev" w:date="2016-09-09T16:08:00Z"/>
        </w:rPr>
        <w:pPrChange w:id="67" w:author="Kostiantyn Kudriavtsev" w:date="2016-09-09T16:08:00Z">
          <w:pPr>
            <w:pStyle w:val="BodyText"/>
          </w:pPr>
        </w:pPrChange>
      </w:pPr>
      <w:bookmarkStart w:id="68" w:name="_Ref461200665"/>
      <w:ins w:id="69" w:author="Kostiantyn Kudriavtsev" w:date="2016-09-09T16:08:00Z">
        <w:r>
          <w:t xml:space="preserve">Figure </w:t>
        </w:r>
        <w:r>
          <w:fldChar w:fldCharType="begin"/>
        </w:r>
        <w:r>
          <w:instrText xml:space="preserve"> SEQ Figure \* ARABIC </w:instrText>
        </w:r>
      </w:ins>
      <w:r>
        <w:fldChar w:fldCharType="separate"/>
      </w:r>
      <w:ins w:id="70" w:author="Kostiantyn Kudriavtsev" w:date="2016-09-09T16:28:00Z">
        <w:r w:rsidR="00FE19E3">
          <w:rPr>
            <w:noProof/>
          </w:rPr>
          <w:t>4</w:t>
        </w:r>
      </w:ins>
      <w:ins w:id="71" w:author="Kostiantyn Kudriavtsev" w:date="2016-09-09T16:08:00Z">
        <w:r>
          <w:fldChar w:fldCharType="end"/>
        </w:r>
        <w:r>
          <w:t xml:space="preserve"> Create new analytical tool</w:t>
        </w:r>
        <w:bookmarkEnd w:id="68"/>
      </w:ins>
    </w:p>
    <w:p w14:paraId="4E1EF395" w14:textId="312328AD" w:rsidR="007E5C14" w:rsidRDefault="007E5C14" w:rsidP="007E5C14">
      <w:pPr>
        <w:rPr>
          <w:ins w:id="72" w:author="Kostiantyn Kudriavtsev" w:date="2016-09-09T16:26:00Z"/>
        </w:rPr>
        <w:pPrChange w:id="73" w:author="Kostiantyn Kudriavtsev" w:date="2016-09-09T16:08:00Z">
          <w:pPr>
            <w:pStyle w:val="BodyText"/>
          </w:pPr>
        </w:pPrChange>
      </w:pPr>
      <w:ins w:id="74" w:author="Kostiantyn Kudriavtsev" w:date="2016-09-09T16:23:00Z">
        <w:r>
          <w:t xml:space="preserve">Back to </w:t>
        </w:r>
        <w:r>
          <w:fldChar w:fldCharType="begin"/>
        </w:r>
        <w:r>
          <w:instrText xml:space="preserve"> REF _Ref460599485 \h </w:instrText>
        </w:r>
      </w:ins>
      <w:r>
        <w:fldChar w:fldCharType="separate"/>
      </w:r>
      <w:ins w:id="75" w:author="Kostiantyn Kudriavtsev" w:date="2016-09-09T16:23:00Z">
        <w:r>
          <w:t xml:space="preserve">Figure </w:t>
        </w:r>
        <w:r>
          <w:rPr>
            <w:noProof/>
          </w:rPr>
          <w:t>3</w:t>
        </w:r>
        <w:r>
          <w:t xml:space="preserve"> List resources</w:t>
        </w:r>
        <w:r>
          <w:fldChar w:fldCharType="end"/>
        </w:r>
        <w:r>
          <w:t xml:space="preserve">, each </w:t>
        </w:r>
      </w:ins>
      <w:ins w:id="76" w:author="Kostiantyn Kudriavtsev" w:date="2016-09-09T16:25:00Z">
        <w:r w:rsidR="00FE19E3">
          <w:t>analytical node has a button Deploy EMR</w:t>
        </w:r>
      </w:ins>
      <w:ins w:id="77" w:author="Kostiantyn Kudriavtsev" w:date="2016-09-09T16:26:00Z">
        <w:r w:rsidR="00FE19E3">
          <w:t xml:space="preserve"> which allows to create and attached EMR with specific number of nodes to this service as shown in expected popup</w:t>
        </w:r>
      </w:ins>
      <w:ins w:id="78" w:author="Kostiantyn Kudriavtsev" w:date="2016-09-09T16:27:00Z">
        <w:r w:rsidR="00FE19E3">
          <w:t xml:space="preserve"> </w:t>
        </w:r>
        <w:r w:rsidR="00FE19E3">
          <w:fldChar w:fldCharType="begin"/>
        </w:r>
        <w:r w:rsidR="00FE19E3">
          <w:instrText xml:space="preserve"> REF _Ref461201782 \h </w:instrText>
        </w:r>
      </w:ins>
      <w:r w:rsidR="00FE19E3">
        <w:fldChar w:fldCharType="separate"/>
      </w:r>
      <w:ins w:id="79" w:author="Kostiantyn Kudriavtsev" w:date="2016-09-09T16:27:00Z">
        <w:r w:rsidR="00FE19E3">
          <w:t xml:space="preserve">Figure </w:t>
        </w:r>
        <w:r w:rsidR="00FE19E3">
          <w:rPr>
            <w:noProof/>
          </w:rPr>
          <w:t>5</w:t>
        </w:r>
        <w:r w:rsidR="00FE19E3">
          <w:t>Create computational resources</w:t>
        </w:r>
        <w:r w:rsidR="00FE19E3">
          <w:fldChar w:fldCharType="end"/>
        </w:r>
      </w:ins>
      <w:ins w:id="80" w:author="Kostiantyn Kudriavtsev" w:date="2016-09-09T16:26:00Z">
        <w:r w:rsidR="00FE19E3">
          <w:t xml:space="preserve"> </w:t>
        </w:r>
      </w:ins>
    </w:p>
    <w:p w14:paraId="5E955F24" w14:textId="2E6D79C0" w:rsidR="00FE19E3" w:rsidRDefault="00FE19E3" w:rsidP="007E5C14">
      <w:pPr>
        <w:rPr>
          <w:ins w:id="81" w:author="Kostiantyn Kudriavtsev" w:date="2016-09-09T16:27:00Z"/>
        </w:rPr>
        <w:pPrChange w:id="82" w:author="Kostiantyn Kudriavtsev" w:date="2016-09-09T16:08:00Z">
          <w:pPr>
            <w:pStyle w:val="BodyText"/>
          </w:pPr>
        </w:pPrChange>
      </w:pPr>
      <w:ins w:id="83" w:author="Kostiantyn Kudriavtsev" w:date="2016-09-09T16:27:00Z">
        <w:r>
          <w:rPr>
            <w:noProof/>
          </w:rPr>
          <w:drawing>
            <wp:inline distT="0" distB="0" distL="0" distR="0" wp14:anchorId="38E49484" wp14:editId="0A79879C">
              <wp:extent cx="5941695"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070860"/>
                      </a:xfrm>
                      <a:prstGeom prst="rect">
                        <a:avLst/>
                      </a:prstGeom>
                    </pic:spPr>
                  </pic:pic>
                </a:graphicData>
              </a:graphic>
            </wp:inline>
          </w:drawing>
        </w:r>
      </w:ins>
    </w:p>
    <w:p w14:paraId="735425E3" w14:textId="72751AAF" w:rsidR="00FE19E3" w:rsidRDefault="00FE19E3" w:rsidP="00FE19E3">
      <w:pPr>
        <w:pStyle w:val="Caption"/>
        <w:rPr>
          <w:ins w:id="84" w:author="Kostiantyn Kudriavtsev" w:date="2016-09-09T16:27:00Z"/>
        </w:rPr>
        <w:pPrChange w:id="85" w:author="Kostiantyn Kudriavtsev" w:date="2016-09-09T16:27:00Z">
          <w:pPr>
            <w:pStyle w:val="BodyText"/>
          </w:pPr>
        </w:pPrChange>
      </w:pPr>
      <w:bookmarkStart w:id="86" w:name="_Ref461201782"/>
      <w:ins w:id="87" w:author="Kostiantyn Kudriavtsev" w:date="2016-09-09T16:27:00Z">
        <w:r>
          <w:t xml:space="preserve">Figure </w:t>
        </w:r>
        <w:r>
          <w:fldChar w:fldCharType="begin"/>
        </w:r>
        <w:r>
          <w:instrText xml:space="preserve"> SEQ Figure \* ARABIC </w:instrText>
        </w:r>
      </w:ins>
      <w:r>
        <w:fldChar w:fldCharType="separate"/>
      </w:r>
      <w:ins w:id="88" w:author="Kostiantyn Kudriavtsev" w:date="2016-09-09T16:28:00Z">
        <w:r>
          <w:rPr>
            <w:noProof/>
          </w:rPr>
          <w:t>5</w:t>
        </w:r>
      </w:ins>
      <w:ins w:id="89" w:author="Kostiantyn Kudriavtsev" w:date="2016-09-09T16:27:00Z">
        <w:r>
          <w:fldChar w:fldCharType="end"/>
        </w:r>
        <w:r>
          <w:t xml:space="preserve">Create </w:t>
        </w:r>
        <w:r>
          <w:t>computational resources</w:t>
        </w:r>
        <w:bookmarkEnd w:id="86"/>
      </w:ins>
    </w:p>
    <w:p w14:paraId="2CDC416D" w14:textId="05783B61" w:rsidR="00FE19E3" w:rsidRDefault="00FE19E3" w:rsidP="00FE19E3">
      <w:pPr>
        <w:rPr>
          <w:ins w:id="90" w:author="Kostiantyn Kudriavtsev" w:date="2016-09-09T16:28:00Z"/>
        </w:rPr>
        <w:pPrChange w:id="91" w:author="Kostiantyn Kudriavtsev" w:date="2016-09-09T16:27:00Z">
          <w:pPr>
            <w:pStyle w:val="BodyText"/>
          </w:pPr>
        </w:pPrChange>
      </w:pPr>
      <w:ins w:id="92" w:author="Kostiantyn Kudriavtsev" w:date="2016-09-09T16:27:00Z">
        <w:r>
          <w:t xml:space="preserve">Click on each resource listed on </w:t>
        </w:r>
      </w:ins>
      <w:ins w:id="93" w:author="Kostiantyn Kudriavtsev" w:date="2016-09-09T16:28:00Z">
        <w:r>
          <w:fldChar w:fldCharType="begin"/>
        </w:r>
        <w:r>
          <w:instrText xml:space="preserve"> REF _Ref460599485 \h </w:instrText>
        </w:r>
      </w:ins>
      <w:r>
        <w:fldChar w:fldCharType="separate"/>
      </w:r>
      <w:ins w:id="94" w:author="Kostiantyn Kudriavtsev" w:date="2016-09-09T16:28:00Z">
        <w:r>
          <w:t xml:space="preserve">Figure </w:t>
        </w:r>
        <w:r>
          <w:rPr>
            <w:noProof/>
          </w:rPr>
          <w:t>3</w:t>
        </w:r>
        <w:r>
          <w:t xml:space="preserve"> List resources</w:t>
        </w:r>
        <w:r>
          <w:fldChar w:fldCharType="end"/>
        </w:r>
        <w:r>
          <w:t xml:space="preserve"> must show details about box and instruction how to connect to this node, as shown on </w:t>
        </w:r>
      </w:ins>
      <w:ins w:id="95" w:author="Kostiantyn Kudriavtsev" w:date="2016-09-09T16:29:00Z">
        <w:r>
          <w:fldChar w:fldCharType="begin"/>
        </w:r>
        <w:r>
          <w:instrText xml:space="preserve"> REF _Ref461201870 \h </w:instrText>
        </w:r>
      </w:ins>
      <w:r>
        <w:fldChar w:fldCharType="separate"/>
      </w:r>
      <w:ins w:id="96" w:author="Kostiantyn Kudriavtsev" w:date="2016-09-09T16:29:00Z">
        <w:r>
          <w:t xml:space="preserve">Figure </w:t>
        </w:r>
        <w:r>
          <w:rPr>
            <w:noProof/>
          </w:rPr>
          <w:t>6</w:t>
        </w:r>
        <w:r>
          <w:t xml:space="preserve"> Details</w:t>
        </w:r>
        <w:r>
          <w:fldChar w:fldCharType="end"/>
        </w:r>
      </w:ins>
    </w:p>
    <w:p w14:paraId="26774254" w14:textId="4FF72D5E" w:rsidR="00FE19E3" w:rsidRDefault="00FE19E3" w:rsidP="00FE19E3">
      <w:pPr>
        <w:rPr>
          <w:ins w:id="97" w:author="Kostiantyn Kudriavtsev" w:date="2016-09-09T16:28:00Z"/>
        </w:rPr>
        <w:pPrChange w:id="98" w:author="Kostiantyn Kudriavtsev" w:date="2016-09-09T16:27:00Z">
          <w:pPr>
            <w:pStyle w:val="BodyText"/>
          </w:pPr>
        </w:pPrChange>
      </w:pPr>
      <w:ins w:id="99" w:author="Kostiantyn Kudriavtsev" w:date="2016-09-09T16:28:00Z">
        <w:r>
          <w:rPr>
            <w:noProof/>
          </w:rPr>
          <w:lastRenderedPageBreak/>
          <w:drawing>
            <wp:inline distT="0" distB="0" distL="0" distR="0" wp14:anchorId="58944C35" wp14:editId="0DE5DD1E">
              <wp:extent cx="5941695" cy="281813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1695" cy="2818130"/>
                      </a:xfrm>
                      <a:prstGeom prst="rect">
                        <a:avLst/>
                      </a:prstGeom>
                    </pic:spPr>
                  </pic:pic>
                </a:graphicData>
              </a:graphic>
            </wp:inline>
          </w:drawing>
        </w:r>
      </w:ins>
    </w:p>
    <w:p w14:paraId="4660905B" w14:textId="325B4770" w:rsidR="00FE19E3" w:rsidRPr="00FE19E3" w:rsidRDefault="00FE19E3" w:rsidP="00FE19E3">
      <w:pPr>
        <w:pStyle w:val="Caption"/>
        <w:rPr>
          <w:rPrChange w:id="100" w:author="Kostiantyn Kudriavtsev" w:date="2016-09-09T16:27:00Z">
            <w:rPr/>
          </w:rPrChange>
        </w:rPr>
        <w:pPrChange w:id="101" w:author="Kostiantyn Kudriavtsev" w:date="2016-09-09T16:28:00Z">
          <w:pPr>
            <w:pStyle w:val="BodyText"/>
          </w:pPr>
        </w:pPrChange>
      </w:pPr>
      <w:bookmarkStart w:id="102" w:name="_Ref461201870"/>
      <w:ins w:id="103" w:author="Kostiantyn Kudriavtsev" w:date="2016-09-09T16:28:00Z">
        <w:r>
          <w:t xml:space="preserve">Figure </w:t>
        </w:r>
        <w:r>
          <w:fldChar w:fldCharType="begin"/>
        </w:r>
        <w:r>
          <w:instrText xml:space="preserve"> SEQ Figure \* ARABIC </w:instrText>
        </w:r>
      </w:ins>
      <w:r>
        <w:fldChar w:fldCharType="separate"/>
      </w:r>
      <w:ins w:id="104" w:author="Kostiantyn Kudriavtsev" w:date="2016-09-09T16:28:00Z">
        <w:r>
          <w:rPr>
            <w:noProof/>
          </w:rPr>
          <w:t>6</w:t>
        </w:r>
        <w:r>
          <w:fldChar w:fldCharType="end"/>
        </w:r>
        <w:r>
          <w:t xml:space="preserve"> Details</w:t>
        </w:r>
      </w:ins>
      <w:bookmarkEnd w:id="102"/>
    </w:p>
    <w:p w14:paraId="08F64517" w14:textId="77777777" w:rsidR="00891C24" w:rsidRDefault="00891C24" w:rsidP="001272FD">
      <w:pPr>
        <w:pStyle w:val="Heading2"/>
      </w:pPr>
      <w:bookmarkStart w:id="105" w:name="_Ref427243544"/>
      <w:bookmarkStart w:id="106" w:name="_Toc430870579"/>
      <w:r>
        <w:t>Non-functional requirements</w:t>
      </w:r>
      <w:bookmarkEnd w:id="105"/>
      <w:bookmarkEnd w:id="106"/>
      <w:r>
        <w:t xml:space="preserve"> </w:t>
      </w:r>
    </w:p>
    <w:p w14:paraId="6AC53EFF" w14:textId="77777777" w:rsidR="008626B1" w:rsidRDefault="00891C24" w:rsidP="000953FC">
      <w:pPr>
        <w:pStyle w:val="Comment"/>
      </w:pPr>
      <w:r>
        <w:t>[</w:t>
      </w:r>
      <w:r w:rsidR="008626B1" w:rsidRPr="008626B1">
        <w:rPr>
          <w:b/>
        </w:rPr>
        <w:t xml:space="preserve">Description: </w:t>
      </w:r>
      <w:r>
        <w:t>This section list</w:t>
      </w:r>
      <w:r w:rsidR="00C81A5F">
        <w:t>s</w:t>
      </w:r>
      <w:r>
        <w:t xml:space="preserve"> business and technology drivers, motivation on</w:t>
      </w:r>
      <w:r w:rsidR="00C81A5F">
        <w:t xml:space="preserve"> the</w:t>
      </w:r>
      <w:r>
        <w:t xml:space="preserve"> customer side (from the customer</w:t>
      </w:r>
      <w:r w:rsidR="00C81A5F">
        <w:t>’s</w:t>
      </w:r>
      <w:r>
        <w:t xml:space="preserve"> </w:t>
      </w:r>
      <w:r w:rsidR="00C81A5F">
        <w:t xml:space="preserve">and Solution Architect’s </w:t>
      </w:r>
      <w:r>
        <w:t>point</w:t>
      </w:r>
      <w:r w:rsidR="00C81A5F">
        <w:t>s</w:t>
      </w:r>
      <w:r>
        <w:t xml:space="preserve"> of view)</w:t>
      </w:r>
    </w:p>
    <w:p w14:paraId="2C0EACF5"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4A0DF145" w14:textId="77777777" w:rsidR="00891C24" w:rsidRDefault="00091AE7" w:rsidP="00091AE7">
      <w:pPr>
        <w:pStyle w:val="Heading3"/>
      </w:pPr>
      <w:proofErr w:type="spellStart"/>
      <w:r>
        <w:t>Self service</w:t>
      </w:r>
      <w:proofErr w:type="spellEnd"/>
      <w:r>
        <w:t>: UI</w:t>
      </w:r>
    </w:p>
    <w:p w14:paraId="13EDBBBC" w14:textId="77777777" w:rsidR="00091AE7" w:rsidRDefault="00091AE7" w:rsidP="000953FC">
      <w:pPr>
        <w:pStyle w:val="BodyText"/>
      </w:pPr>
      <w:r>
        <w:t>There are two options: build (1) simple Web UI under MVC architecture where web application returns server-side generate web page or build (2) SPA backed by a set of RESTful web service.</w:t>
      </w:r>
    </w:p>
    <w:p w14:paraId="2247E2B5" w14:textId="77777777" w:rsidR="00091AE7" w:rsidRDefault="00091AE7" w:rsidP="000953FC">
      <w:pPr>
        <w:pStyle w:val="BodyText"/>
      </w:pPr>
      <w:r>
        <w:t>The benefits of (2) is an implemented REST API which can be used as integration point with 3</w:t>
      </w:r>
      <w:r w:rsidRPr="00091AE7">
        <w:rPr>
          <w:vertAlign w:val="superscript"/>
        </w:rPr>
        <w:t>rd</w:t>
      </w:r>
      <w:r>
        <w:t xml:space="preserve"> party systems. At the same time, there is the risk that such kind of application is significantly more difficult to implement and more expensive to support. </w:t>
      </w:r>
    </w:p>
    <w:p w14:paraId="3AD0F134" w14:textId="77777777" w:rsidR="00091AE7" w:rsidRPr="00091AE7" w:rsidRDefault="00091AE7" w:rsidP="000953FC">
      <w:pPr>
        <w:pStyle w:val="BodyText"/>
      </w:pPr>
      <w:r>
        <w:t>Both approaches are expected to be validate and the best one picked after checking available resources and cost/benefit estimation.</w:t>
      </w:r>
    </w:p>
    <w:p w14:paraId="7CC21B3F" w14:textId="77777777" w:rsidR="00891C24" w:rsidRDefault="00891C24" w:rsidP="001272FD">
      <w:pPr>
        <w:pStyle w:val="Heading2"/>
      </w:pPr>
      <w:bookmarkStart w:id="107" w:name="_Toc430870580"/>
      <w:r>
        <w:t>Constraints</w:t>
      </w:r>
      <w:bookmarkEnd w:id="107"/>
      <w:r>
        <w:t xml:space="preserve"> </w:t>
      </w:r>
    </w:p>
    <w:p w14:paraId="3D9C4B67" w14:textId="77777777" w:rsidR="008626B1" w:rsidRDefault="00891C24" w:rsidP="000953FC">
      <w:pPr>
        <w:pStyle w:val="Comment"/>
      </w:pPr>
      <w:r>
        <w:t>[</w:t>
      </w:r>
      <w:r w:rsidR="008626B1" w:rsidRPr="008626B1">
        <w:rPr>
          <w:b/>
        </w:rPr>
        <w:t xml:space="preserve">Description: </w:t>
      </w:r>
      <w:r>
        <w:t>This section list</w:t>
      </w:r>
      <w:r w:rsidR="00C81A5F">
        <w:t>s</w:t>
      </w:r>
      <w:r>
        <w:t xml:space="preserve"> constraints </w:t>
      </w:r>
      <w:r w:rsidR="00C81A5F">
        <w:t>and explanations</w:t>
      </w:r>
      <w:r>
        <w:t xml:space="preserve"> for them. This is critical to do in order to put all constraints together and repeat them for </w:t>
      </w:r>
      <w:r w:rsidR="00C81A5F">
        <w:t xml:space="preserve">the </w:t>
      </w:r>
      <w:r>
        <w:t xml:space="preserve">customer and </w:t>
      </w:r>
      <w:r w:rsidR="00C81A5F">
        <w:t>the</w:t>
      </w:r>
      <w:r>
        <w:t xml:space="preserve"> Solution Architect</w:t>
      </w:r>
      <w:r w:rsidR="00C81A5F">
        <w:t xml:space="preserve"> </w:t>
      </w:r>
      <w:r>
        <w:t>dealing with this particular solution.</w:t>
      </w:r>
    </w:p>
    <w:p w14:paraId="300590A6" w14:textId="77777777" w:rsidR="00891C24" w:rsidRDefault="008626B1" w:rsidP="000953FC">
      <w:pPr>
        <w:pStyle w:val="Comment"/>
      </w:pPr>
      <w:r w:rsidRPr="008626B1">
        <w:rPr>
          <w:b/>
        </w:rPr>
        <w:t>Section Type:</w:t>
      </w:r>
      <w:r w:rsidRPr="008626B1">
        <w:t xml:space="preserve"> </w:t>
      </w:r>
      <w:r>
        <w:t>Mandatory (if section is not covered with available documentation)</w:t>
      </w:r>
      <w:r w:rsidR="00891C24">
        <w:t>]</w:t>
      </w:r>
    </w:p>
    <w:p w14:paraId="608B0F2A" w14:textId="77777777" w:rsidR="00891C24" w:rsidRDefault="00891C24" w:rsidP="000953FC">
      <w:pPr>
        <w:pStyle w:val="BodyText"/>
      </w:pPr>
    </w:p>
    <w:p w14:paraId="51D19673" w14:textId="77777777" w:rsidR="00891C24" w:rsidRDefault="00891C24" w:rsidP="001272FD">
      <w:pPr>
        <w:pStyle w:val="Heading2"/>
      </w:pPr>
      <w:bookmarkStart w:id="108" w:name="_Toc430870581"/>
      <w:r>
        <w:t>Assumptions</w:t>
      </w:r>
      <w:bookmarkEnd w:id="108"/>
      <w:r>
        <w:t xml:space="preserve"> </w:t>
      </w:r>
    </w:p>
    <w:p w14:paraId="70858B99" w14:textId="77777777" w:rsidR="008626B1" w:rsidRDefault="00891C24" w:rsidP="000953FC">
      <w:pPr>
        <w:pStyle w:val="Comment"/>
      </w:pPr>
      <w:r>
        <w:t>[</w:t>
      </w:r>
      <w:r w:rsidR="008626B1" w:rsidRPr="008626B1">
        <w:rPr>
          <w:b/>
        </w:rPr>
        <w:t xml:space="preserve">Description: </w:t>
      </w:r>
      <w:r>
        <w:t>This section list</w:t>
      </w:r>
      <w:r w:rsidR="00C81A5F">
        <w:t>s</w:t>
      </w:r>
      <w:r>
        <w:t xml:space="preserve"> all the assumptions made by</w:t>
      </w:r>
      <w:r w:rsidR="00C81A5F">
        <w:t xml:space="preserve"> the</w:t>
      </w:r>
      <w:r>
        <w:t xml:space="preserve"> Solution Architect with </w:t>
      </w:r>
      <w:r w:rsidR="00C81A5F">
        <w:t xml:space="preserve">explanations </w:t>
      </w:r>
      <w:r>
        <w:t>for them. This is critical to do in order to cover all the gaps in the requirements.</w:t>
      </w:r>
    </w:p>
    <w:p w14:paraId="4E4953E8" w14:textId="77777777" w:rsidR="000953FC" w:rsidRDefault="008626B1" w:rsidP="008F1077">
      <w:pPr>
        <w:pStyle w:val="Comment"/>
      </w:pPr>
      <w:r w:rsidRPr="008626B1">
        <w:rPr>
          <w:b/>
        </w:rPr>
        <w:t>Section Type:</w:t>
      </w:r>
      <w:r w:rsidRPr="008626B1">
        <w:t xml:space="preserve"> </w:t>
      </w:r>
      <w:r>
        <w:t>Mandatory (if section is not covered with available documentation)</w:t>
      </w:r>
      <w:proofErr w:type="gramStart"/>
      <w:r w:rsidR="00891C24">
        <w:t>]</w:t>
      </w:r>
      <w:r w:rsidR="000953FC">
        <w:t>logy</w:t>
      </w:r>
      <w:proofErr w:type="gramEnd"/>
      <w:r w:rsidR="000953FC">
        <w:t xml:space="preserve"> mapping for components </w:t>
      </w:r>
    </w:p>
    <w:p w14:paraId="6E24D7B3" w14:textId="77777777" w:rsidR="000953FC" w:rsidRDefault="000953FC" w:rsidP="00B63EB5">
      <w:pPr>
        <w:pStyle w:val="ListNumber"/>
      </w:pPr>
      <w:r w:rsidRPr="00FF2832">
        <w:rPr>
          <w:b/>
        </w:rPr>
        <w:t xml:space="preserve">Initial setup </w:t>
      </w:r>
      <w:proofErr w:type="spellStart"/>
      <w:r w:rsidRPr="00FF2832">
        <w:rPr>
          <w:b/>
        </w:rPr>
        <w:t>docker</w:t>
      </w:r>
      <w:proofErr w:type="spellEnd"/>
      <w:r w:rsidRPr="00FF2832">
        <w:rPr>
          <w:b/>
        </w:rPr>
        <w:t xml:space="preserve"> image</w:t>
      </w:r>
      <w:r>
        <w:t xml:space="preserve"> – </w:t>
      </w:r>
      <w:proofErr w:type="spellStart"/>
      <w:r>
        <w:t>docker</w:t>
      </w:r>
      <w:proofErr w:type="spellEnd"/>
      <w:r>
        <w:t xml:space="preserve"> image responsible for infrastructure initial setup. </w:t>
      </w:r>
    </w:p>
    <w:p w14:paraId="1673E7DD"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pre-built and stored in EPAM </w:t>
      </w:r>
      <w:proofErr w:type="spellStart"/>
      <w:r>
        <w:t>docker</w:t>
      </w:r>
      <w:proofErr w:type="spellEnd"/>
      <w:r>
        <w:t xml:space="preserve"> registry.</w:t>
      </w:r>
    </w:p>
    <w:p w14:paraId="7792CA3F"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infrastructure agnostic and shall support (Azure, AWS, GCP, VMWare)</w:t>
      </w:r>
    </w:p>
    <w:p w14:paraId="5565BF3B" w14:textId="77777777" w:rsidR="000953FC" w:rsidRDefault="000953FC" w:rsidP="000953FC">
      <w:pPr>
        <w:pStyle w:val="ListBullet"/>
        <w:numPr>
          <w:ilvl w:val="1"/>
          <w:numId w:val="6"/>
        </w:numPr>
      </w:pPr>
      <w:r>
        <w:lastRenderedPageBreak/>
        <w:t xml:space="preserve">Initial setup </w:t>
      </w:r>
      <w:proofErr w:type="spellStart"/>
      <w:r>
        <w:t>docker</w:t>
      </w:r>
      <w:proofErr w:type="spellEnd"/>
      <w:r>
        <w:t xml:space="preserve"> image components:</w:t>
      </w:r>
    </w:p>
    <w:p w14:paraId="3B662D73" w14:textId="77777777" w:rsidR="000953FC" w:rsidRDefault="000953FC" w:rsidP="000953FC">
      <w:pPr>
        <w:pStyle w:val="ListBullet"/>
        <w:numPr>
          <w:ilvl w:val="2"/>
          <w:numId w:val="6"/>
        </w:numPr>
      </w:pPr>
      <w:r>
        <w:t xml:space="preserve">Fabric, </w:t>
      </w:r>
      <w:proofErr w:type="spellStart"/>
      <w:r>
        <w:t>Boto</w:t>
      </w:r>
      <w:proofErr w:type="spellEnd"/>
      <w:r>
        <w:t xml:space="preserve"> scripts</w:t>
      </w:r>
    </w:p>
    <w:p w14:paraId="59EA67A6" w14:textId="77777777" w:rsidR="000953FC" w:rsidRDefault="000953FC" w:rsidP="000953FC">
      <w:pPr>
        <w:pStyle w:val="ListBullet"/>
        <w:numPr>
          <w:ilvl w:val="2"/>
          <w:numId w:val="6"/>
        </w:numPr>
      </w:pPr>
      <w:r>
        <w:t>Python</w:t>
      </w:r>
    </w:p>
    <w:p w14:paraId="1097211A" w14:textId="77777777" w:rsidR="000953FC" w:rsidRDefault="000953FC" w:rsidP="000953FC">
      <w:pPr>
        <w:pStyle w:val="ListBullet"/>
        <w:numPr>
          <w:ilvl w:val="2"/>
          <w:numId w:val="6"/>
        </w:numPr>
      </w:pPr>
      <w:r>
        <w:t>Environment configuration templates (.</w:t>
      </w:r>
      <w:proofErr w:type="spellStart"/>
      <w:r>
        <w:t>py</w:t>
      </w:r>
      <w:proofErr w:type="spellEnd"/>
      <w:r>
        <w:t>, .fab, .</w:t>
      </w:r>
      <w:proofErr w:type="spellStart"/>
      <w:r>
        <w:t>boto</w:t>
      </w:r>
      <w:proofErr w:type="spellEnd"/>
      <w:r>
        <w:t>)</w:t>
      </w:r>
    </w:p>
    <w:p w14:paraId="10DD951A"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be based on 14.04 LTS </w:t>
      </w:r>
    </w:p>
    <w:p w14:paraId="1FADB1D5" w14:textId="77777777" w:rsidR="000953FC" w:rsidRDefault="000953FC" w:rsidP="000953FC">
      <w:pPr>
        <w:pStyle w:val="ListBullet"/>
        <w:numPr>
          <w:ilvl w:val="1"/>
          <w:numId w:val="6"/>
        </w:numPr>
      </w:pPr>
      <w:r>
        <w:t xml:space="preserve">Initial setup </w:t>
      </w:r>
      <w:proofErr w:type="spellStart"/>
      <w:r>
        <w:t>docker</w:t>
      </w:r>
      <w:proofErr w:type="spellEnd"/>
      <w:r>
        <w:t xml:space="preserve"> image shall additionally contain CLI for particular </w:t>
      </w:r>
      <w:r w:rsidR="00FF2832">
        <w:t>provider (AWS, Azure, GCP)</w:t>
      </w:r>
    </w:p>
    <w:p w14:paraId="658BF25F" w14:textId="77777777" w:rsidR="00FF2832" w:rsidRDefault="00FF2832" w:rsidP="00B63EB5">
      <w:pPr>
        <w:pStyle w:val="ListNumber"/>
      </w:pPr>
      <w:r w:rsidRPr="00FF2832">
        <w:rPr>
          <w:b/>
        </w:rPr>
        <w:t>Deployment host</w:t>
      </w:r>
      <w:r>
        <w:t xml:space="preserve"> – due to various differences in platforms (Windows, Linux, </w:t>
      </w:r>
      <w:proofErr w:type="spellStart"/>
      <w:r>
        <w:t>MacOS</w:t>
      </w:r>
      <w:proofErr w:type="spellEnd"/>
      <w:r>
        <w:t xml:space="preserve">) a separate </w:t>
      </w:r>
      <w:proofErr w:type="spellStart"/>
      <w:r>
        <w:t>linux</w:t>
      </w:r>
      <w:proofErr w:type="spellEnd"/>
      <w:r>
        <w:t xml:space="preserve"> host shall be pre-configured in the cloud for infrastructure deployment initiation.</w:t>
      </w:r>
    </w:p>
    <w:p w14:paraId="44DE16FB" w14:textId="77777777" w:rsidR="00FF2832" w:rsidRDefault="00FF2832" w:rsidP="00B63EB5">
      <w:pPr>
        <w:pStyle w:val="ListNumber"/>
      </w:pPr>
      <w:r>
        <w:rPr>
          <w:b/>
        </w:rPr>
        <w:t xml:space="preserve">Management server </w:t>
      </w:r>
      <w:r>
        <w:t>– single host for infrastructure management and provisioning. Administrators and data scientists shall use this server for creating/management of exploratory environment.</w:t>
      </w:r>
      <w:r w:rsidR="00B63EB5">
        <w:t xml:space="preserve"> Management server components</w:t>
      </w:r>
    </w:p>
    <w:p w14:paraId="17246750" w14:textId="77777777" w:rsidR="00B63EB5" w:rsidRDefault="00B63EB5" w:rsidP="00B63EB5">
      <w:pPr>
        <w:pStyle w:val="ListBullet3"/>
        <w:numPr>
          <w:ilvl w:val="0"/>
          <w:numId w:val="20"/>
        </w:numPr>
      </w:pPr>
      <w:r>
        <w:t xml:space="preserve">Management </w:t>
      </w:r>
      <w:proofErr w:type="spellStart"/>
      <w:r>
        <w:t>docker</w:t>
      </w:r>
      <w:proofErr w:type="spellEnd"/>
      <w:r>
        <w:t xml:space="preserve"> image – image that contains scripts, templates for infrastructure management.</w:t>
      </w:r>
    </w:p>
    <w:p w14:paraId="6A9C3084" w14:textId="77777777" w:rsidR="00B63EB5" w:rsidRDefault="00B63EB5" w:rsidP="00B63EB5">
      <w:pPr>
        <w:pStyle w:val="ListBullet3"/>
        <w:numPr>
          <w:ilvl w:val="3"/>
          <w:numId w:val="20"/>
        </w:numPr>
      </w:pPr>
      <w:r>
        <w:t>Based on Ubuntu 1</w:t>
      </w:r>
      <w:r w:rsidR="008F1077">
        <w:t>6</w:t>
      </w:r>
      <w:r>
        <w:t>.04 LTS.</w:t>
      </w:r>
    </w:p>
    <w:p w14:paraId="04FE2A99" w14:textId="77777777" w:rsidR="00B63EB5" w:rsidRDefault="00B63EB5" w:rsidP="00B63EB5">
      <w:pPr>
        <w:pStyle w:val="ListBullet3"/>
        <w:numPr>
          <w:ilvl w:val="3"/>
          <w:numId w:val="20"/>
        </w:numPr>
      </w:pPr>
      <w:proofErr w:type="spellStart"/>
      <w:r>
        <w:t>Boto</w:t>
      </w:r>
      <w:proofErr w:type="spellEnd"/>
      <w:r>
        <w:t>, fabric, python scripts for infrastructure management.</w:t>
      </w:r>
    </w:p>
    <w:p w14:paraId="25B4DF9D" w14:textId="77777777" w:rsidR="00B63EB5" w:rsidRDefault="00B63EB5" w:rsidP="00B63EB5">
      <w:pPr>
        <w:pStyle w:val="ListBullet3"/>
        <w:numPr>
          <w:ilvl w:val="3"/>
          <w:numId w:val="20"/>
        </w:numPr>
      </w:pPr>
      <w:r>
        <w:t>Infrastructure templates.</w:t>
      </w:r>
    </w:p>
    <w:p w14:paraId="26F34E12" w14:textId="77777777" w:rsidR="00B63EB5" w:rsidRDefault="00B63EB5" w:rsidP="00B63EB5">
      <w:pPr>
        <w:pStyle w:val="ListBullet3"/>
        <w:numPr>
          <w:ilvl w:val="3"/>
          <w:numId w:val="20"/>
        </w:numPr>
      </w:pPr>
      <w:r>
        <w:t>Configuration database.</w:t>
      </w:r>
    </w:p>
    <w:p w14:paraId="5F06DFAE" w14:textId="77777777" w:rsidR="00B63EB5" w:rsidRDefault="00B63EB5" w:rsidP="00B63EB5">
      <w:pPr>
        <w:pStyle w:val="ListBullet3"/>
        <w:numPr>
          <w:ilvl w:val="0"/>
          <w:numId w:val="20"/>
        </w:numPr>
      </w:pPr>
      <w:r w:rsidRPr="00B63EB5">
        <w:rPr>
          <w:b/>
        </w:rPr>
        <w:t>Management server UI</w:t>
      </w:r>
      <w:r>
        <w:t xml:space="preserve"> – web based UI with responsive design for infrastructure management.</w:t>
      </w:r>
    </w:p>
    <w:p w14:paraId="25BFF991" w14:textId="77777777" w:rsidR="00FF2832" w:rsidRDefault="00B63EB5" w:rsidP="00B63EB5">
      <w:pPr>
        <w:pStyle w:val="ListNumber"/>
      </w:pPr>
      <w:r w:rsidRPr="00B63EB5">
        <w:rPr>
          <w:b/>
        </w:rPr>
        <w:t>Exploratory environment</w:t>
      </w:r>
      <w:r>
        <w:t xml:space="preserve"> – data science environment created per data scientist. Consists of:</w:t>
      </w:r>
    </w:p>
    <w:p w14:paraId="50D603F8" w14:textId="77777777" w:rsidR="00B63EB5" w:rsidRDefault="00B63EB5" w:rsidP="00B63EB5">
      <w:pPr>
        <w:pStyle w:val="ListBullet3"/>
        <w:numPr>
          <w:ilvl w:val="0"/>
          <w:numId w:val="21"/>
        </w:numPr>
      </w:pPr>
      <w:r>
        <w:t>Analysis server – server where analytics tools shall be configured for each scientist:</w:t>
      </w:r>
    </w:p>
    <w:p w14:paraId="3D632832" w14:textId="77777777" w:rsidR="00B63EB5" w:rsidRDefault="00B63EB5" w:rsidP="00B63EB5">
      <w:pPr>
        <w:pStyle w:val="ListBullet3"/>
        <w:numPr>
          <w:ilvl w:val="1"/>
          <w:numId w:val="21"/>
        </w:numPr>
      </w:pPr>
      <w:r>
        <w:t xml:space="preserve">Data Exploration – </w:t>
      </w:r>
      <w:proofErr w:type="spellStart"/>
      <w:r>
        <w:t>Jupyter</w:t>
      </w:r>
      <w:proofErr w:type="spellEnd"/>
      <w:r>
        <w:t>.</w:t>
      </w:r>
    </w:p>
    <w:p w14:paraId="2009DD9C" w14:textId="77777777" w:rsidR="00B63EB5" w:rsidRDefault="00B63EB5" w:rsidP="00B63EB5">
      <w:pPr>
        <w:pStyle w:val="ListBullet3"/>
        <w:numPr>
          <w:ilvl w:val="1"/>
          <w:numId w:val="21"/>
        </w:numPr>
      </w:pPr>
      <w:r>
        <w:t xml:space="preserve">Local computation resources - local Apache Spark with python and </w:t>
      </w:r>
      <w:proofErr w:type="spellStart"/>
      <w:r>
        <w:t>scala</w:t>
      </w:r>
      <w:proofErr w:type="spellEnd"/>
      <w:r>
        <w:t xml:space="preserve"> kernels.</w:t>
      </w:r>
    </w:p>
    <w:p w14:paraId="35875C2D" w14:textId="77777777" w:rsidR="00B63EB5" w:rsidRDefault="00B63EB5" w:rsidP="00B63EB5">
      <w:pPr>
        <w:pStyle w:val="ListBullet3"/>
        <w:numPr>
          <w:ilvl w:val="0"/>
          <w:numId w:val="21"/>
        </w:numPr>
      </w:pPr>
      <w:r>
        <w:t>Computation resources – cloud-based computation resources (EMR, HDInsight)</w:t>
      </w:r>
    </w:p>
    <w:p w14:paraId="24E7EE29" w14:textId="77777777" w:rsidR="00B63EB5" w:rsidRDefault="00B63EB5" w:rsidP="00B63EB5">
      <w:pPr>
        <w:pStyle w:val="ListBullet3"/>
        <w:numPr>
          <w:ilvl w:val="0"/>
          <w:numId w:val="21"/>
        </w:numPr>
      </w:pPr>
      <w:r>
        <w:t>Storage – per each data scientist separate storage resources shall be provisioned.</w:t>
      </w:r>
    </w:p>
    <w:p w14:paraId="70A85D21" w14:textId="77777777" w:rsidR="00B63EB5" w:rsidRDefault="00B63EB5" w:rsidP="00B63EB5">
      <w:pPr>
        <w:pStyle w:val="TableNumberedList"/>
      </w:pPr>
      <w:r w:rsidRPr="00B63EB5">
        <w:rPr>
          <w:b/>
          <w:sz w:val="20"/>
        </w:rPr>
        <w:t>Collaboration space</w:t>
      </w:r>
      <w:r>
        <w:t xml:space="preserve"> – </w:t>
      </w:r>
      <w:r w:rsidRPr="00B63EB5">
        <w:rPr>
          <w:sz w:val="20"/>
        </w:rPr>
        <w:t>resources for sharing data between data scientists and exploratory environments.</w:t>
      </w:r>
    </w:p>
    <w:tbl>
      <w:tblPr>
        <w:tblStyle w:val="GridTable5Dark-Accent5"/>
        <w:tblW w:w="0" w:type="auto"/>
        <w:tblLook w:val="04A0" w:firstRow="1" w:lastRow="0" w:firstColumn="1" w:lastColumn="0" w:noHBand="0" w:noVBand="1"/>
      </w:tblPr>
      <w:tblGrid>
        <w:gridCol w:w="3115"/>
        <w:gridCol w:w="3116"/>
        <w:gridCol w:w="3116"/>
      </w:tblGrid>
      <w:tr w:rsidR="003D7B93" w14:paraId="3CB0A8D7" w14:textId="77777777" w:rsidTr="003D7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0609AAB6" w14:textId="77777777" w:rsidR="003D7B93" w:rsidRPr="003D7B93" w:rsidRDefault="003D7B93" w:rsidP="001272FD">
            <w:pPr>
              <w:pStyle w:val="Heading2"/>
              <w:outlineLvl w:val="1"/>
            </w:pPr>
            <w:r w:rsidRPr="003D7B93">
              <w:t>Component</w:t>
            </w:r>
          </w:p>
        </w:tc>
        <w:tc>
          <w:tcPr>
            <w:tcW w:w="3116" w:type="dxa"/>
          </w:tcPr>
          <w:p w14:paraId="3BE6B500" w14:textId="77777777" w:rsidR="003D7B93" w:rsidRPr="003D7B93" w:rsidRDefault="003D7B93" w:rsidP="001272FD">
            <w:pPr>
              <w:pStyle w:val="Heading2"/>
              <w:outlineLvl w:val="1"/>
              <w:cnfStyle w:val="100000000000" w:firstRow="1" w:lastRow="0" w:firstColumn="0" w:lastColumn="0" w:oddVBand="0" w:evenVBand="0" w:oddHBand="0" w:evenHBand="0" w:firstRowFirstColumn="0" w:firstRowLastColumn="0" w:lastRowFirstColumn="0" w:lastRowLastColumn="0"/>
            </w:pPr>
            <w:r w:rsidRPr="003D7B93">
              <w:t>Technology</w:t>
            </w:r>
          </w:p>
        </w:tc>
        <w:tc>
          <w:tcPr>
            <w:tcW w:w="3116" w:type="dxa"/>
          </w:tcPr>
          <w:p w14:paraId="1CBA9346" w14:textId="77777777" w:rsidR="003D7B93" w:rsidRPr="003D7B93" w:rsidRDefault="003D7B93" w:rsidP="001272FD">
            <w:pPr>
              <w:pStyle w:val="Heading2"/>
              <w:outlineLvl w:val="1"/>
              <w:cnfStyle w:val="100000000000" w:firstRow="1" w:lastRow="0" w:firstColumn="0" w:lastColumn="0" w:oddVBand="0" w:evenVBand="0" w:oddHBand="0" w:evenHBand="0" w:firstRowFirstColumn="0" w:firstRowLastColumn="0" w:lastRowFirstColumn="0" w:lastRowLastColumn="0"/>
            </w:pPr>
            <w:r w:rsidRPr="003D7B93">
              <w:t>Description</w:t>
            </w:r>
          </w:p>
        </w:tc>
      </w:tr>
      <w:tr w:rsidR="003D7B93" w14:paraId="449CCC7F" w14:textId="77777777" w:rsidTr="003D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604A13B9" w14:textId="77777777" w:rsidR="003D7B93" w:rsidRPr="003D7B93" w:rsidRDefault="003D7B93" w:rsidP="001272FD">
            <w:pPr>
              <w:pStyle w:val="Heading2"/>
              <w:outlineLvl w:val="1"/>
            </w:pPr>
            <w:r w:rsidRPr="003D7B93">
              <w:t>Server OS</w:t>
            </w:r>
          </w:p>
        </w:tc>
        <w:tc>
          <w:tcPr>
            <w:tcW w:w="3116" w:type="dxa"/>
          </w:tcPr>
          <w:p w14:paraId="14E39553"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r w:rsidRPr="003D7B93">
              <w:t>Ubuntu 1</w:t>
            </w:r>
            <w:r w:rsidR="008F1077">
              <w:t>6</w:t>
            </w:r>
            <w:r w:rsidRPr="003D7B93">
              <w:t>.04 LTS</w:t>
            </w:r>
          </w:p>
        </w:tc>
        <w:tc>
          <w:tcPr>
            <w:tcW w:w="3116" w:type="dxa"/>
          </w:tcPr>
          <w:p w14:paraId="79E440F4"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p>
        </w:tc>
      </w:tr>
      <w:tr w:rsidR="003D7B93" w14:paraId="063D3BD9" w14:textId="77777777" w:rsidTr="003D7B93">
        <w:tc>
          <w:tcPr>
            <w:cnfStyle w:val="001000000000" w:firstRow="0" w:lastRow="0" w:firstColumn="1" w:lastColumn="0" w:oddVBand="0" w:evenVBand="0" w:oddHBand="0" w:evenHBand="0" w:firstRowFirstColumn="0" w:firstRowLastColumn="0" w:lastRowFirstColumn="0" w:lastRowLastColumn="0"/>
            <w:tcW w:w="3115" w:type="dxa"/>
          </w:tcPr>
          <w:p w14:paraId="4E5E07B7" w14:textId="77777777" w:rsidR="003D7B93" w:rsidRPr="003D7B93" w:rsidRDefault="003D7B93" w:rsidP="001272FD">
            <w:pPr>
              <w:pStyle w:val="Heading2"/>
              <w:outlineLvl w:val="1"/>
            </w:pPr>
            <w:r w:rsidRPr="003D7B93">
              <w:t>COntainer tool</w:t>
            </w:r>
          </w:p>
        </w:tc>
        <w:tc>
          <w:tcPr>
            <w:tcW w:w="3116" w:type="dxa"/>
          </w:tcPr>
          <w:p w14:paraId="085AE0AF" w14:textId="77777777" w:rsidR="003D7B93" w:rsidRPr="003D7B93" w:rsidRDefault="003D7B93" w:rsidP="001272FD">
            <w:pPr>
              <w:pStyle w:val="Heading2"/>
              <w:outlineLvl w:val="1"/>
              <w:cnfStyle w:val="000000000000" w:firstRow="0" w:lastRow="0" w:firstColumn="0" w:lastColumn="0" w:oddVBand="0" w:evenVBand="0" w:oddHBand="0" w:evenHBand="0" w:firstRowFirstColumn="0" w:firstRowLastColumn="0" w:lastRowFirstColumn="0" w:lastRowLastColumn="0"/>
            </w:pPr>
            <w:r w:rsidRPr="003D7B93">
              <w:t>Docker</w:t>
            </w:r>
          </w:p>
        </w:tc>
        <w:tc>
          <w:tcPr>
            <w:tcW w:w="3116" w:type="dxa"/>
          </w:tcPr>
          <w:p w14:paraId="216A4DF4" w14:textId="77777777" w:rsidR="003D7B93" w:rsidRPr="003D7B93" w:rsidRDefault="003D7B93" w:rsidP="001272FD">
            <w:pPr>
              <w:pStyle w:val="Heading2"/>
              <w:outlineLvl w:val="1"/>
              <w:cnfStyle w:val="000000000000" w:firstRow="0" w:lastRow="0" w:firstColumn="0" w:lastColumn="0" w:oddVBand="0" w:evenVBand="0" w:oddHBand="0" w:evenHBand="0" w:firstRowFirstColumn="0" w:firstRowLastColumn="0" w:lastRowFirstColumn="0" w:lastRowLastColumn="0"/>
            </w:pPr>
          </w:p>
        </w:tc>
      </w:tr>
      <w:tr w:rsidR="003D7B93" w14:paraId="6DFBF8EA" w14:textId="77777777" w:rsidTr="003D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62D9BC4" w14:textId="77777777" w:rsidR="003D7B93" w:rsidRPr="003D7B93" w:rsidRDefault="003D7B93" w:rsidP="001272FD">
            <w:pPr>
              <w:pStyle w:val="Heading2"/>
              <w:outlineLvl w:val="1"/>
            </w:pPr>
            <w:r w:rsidRPr="003D7B93">
              <w:t>Scripting</w:t>
            </w:r>
          </w:p>
        </w:tc>
        <w:tc>
          <w:tcPr>
            <w:tcW w:w="3116" w:type="dxa"/>
          </w:tcPr>
          <w:p w14:paraId="4EBDA749"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r w:rsidRPr="003D7B93">
              <w:t>Boto, python</w:t>
            </w:r>
          </w:p>
        </w:tc>
        <w:tc>
          <w:tcPr>
            <w:tcW w:w="3116" w:type="dxa"/>
          </w:tcPr>
          <w:p w14:paraId="5CC789BD"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p>
        </w:tc>
      </w:tr>
      <w:tr w:rsidR="003D7B93" w14:paraId="37AB8B7E" w14:textId="77777777" w:rsidTr="003D7B93">
        <w:tc>
          <w:tcPr>
            <w:cnfStyle w:val="001000000000" w:firstRow="0" w:lastRow="0" w:firstColumn="1" w:lastColumn="0" w:oddVBand="0" w:evenVBand="0" w:oddHBand="0" w:evenHBand="0" w:firstRowFirstColumn="0" w:firstRowLastColumn="0" w:lastRowFirstColumn="0" w:lastRowLastColumn="0"/>
            <w:tcW w:w="3115" w:type="dxa"/>
          </w:tcPr>
          <w:p w14:paraId="7689205E" w14:textId="77777777" w:rsidR="003D7B93" w:rsidRPr="003D7B93" w:rsidRDefault="003D7B93" w:rsidP="001272FD">
            <w:pPr>
              <w:pStyle w:val="Heading2"/>
              <w:outlineLvl w:val="1"/>
            </w:pPr>
            <w:r>
              <w:t>Web Server</w:t>
            </w:r>
          </w:p>
        </w:tc>
        <w:tc>
          <w:tcPr>
            <w:tcW w:w="3116" w:type="dxa"/>
          </w:tcPr>
          <w:p w14:paraId="05AB9DA1" w14:textId="77777777" w:rsidR="003D7B93" w:rsidRPr="003D7B93" w:rsidRDefault="003D7B93" w:rsidP="001272FD">
            <w:pPr>
              <w:pStyle w:val="Heading2"/>
              <w:outlineLvl w:val="1"/>
              <w:cnfStyle w:val="000000000000" w:firstRow="0" w:lastRow="0" w:firstColumn="0" w:lastColumn="0" w:oddVBand="0" w:evenVBand="0" w:oddHBand="0" w:evenHBand="0" w:firstRowFirstColumn="0" w:firstRowLastColumn="0" w:lastRowFirstColumn="0" w:lastRowLastColumn="0"/>
            </w:pPr>
            <w:r>
              <w:t>Tomcat / Jetty</w:t>
            </w:r>
          </w:p>
        </w:tc>
        <w:tc>
          <w:tcPr>
            <w:tcW w:w="3116" w:type="dxa"/>
          </w:tcPr>
          <w:p w14:paraId="23CAD71F" w14:textId="77777777" w:rsidR="003D7B93" w:rsidRPr="003D7B93" w:rsidRDefault="003D7B93" w:rsidP="001272FD">
            <w:pPr>
              <w:pStyle w:val="Heading2"/>
              <w:outlineLvl w:val="1"/>
              <w:cnfStyle w:val="000000000000" w:firstRow="0" w:lastRow="0" w:firstColumn="0" w:lastColumn="0" w:oddVBand="0" w:evenVBand="0" w:oddHBand="0" w:evenHBand="0" w:firstRowFirstColumn="0" w:firstRowLastColumn="0" w:lastRowFirstColumn="0" w:lastRowLastColumn="0"/>
            </w:pPr>
          </w:p>
        </w:tc>
      </w:tr>
      <w:tr w:rsidR="003D7B93" w14:paraId="522986F8" w14:textId="77777777" w:rsidTr="003D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B132256" w14:textId="77777777" w:rsidR="003D7B93" w:rsidRPr="003D7B93" w:rsidRDefault="003D7B93" w:rsidP="001272FD">
            <w:pPr>
              <w:pStyle w:val="Heading2"/>
              <w:outlineLvl w:val="1"/>
            </w:pPr>
            <w:r>
              <w:t>WEB UI frameworks</w:t>
            </w:r>
          </w:p>
        </w:tc>
        <w:tc>
          <w:tcPr>
            <w:tcW w:w="3116" w:type="dxa"/>
          </w:tcPr>
          <w:p w14:paraId="3819149C"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r>
              <w:t>React, Immuta</w:t>
            </w:r>
            <w:r w:rsidR="00AD1698">
              <w:t xml:space="preserve">blejs </w:t>
            </w:r>
            <w:r>
              <w:t xml:space="preserve">/ </w:t>
            </w:r>
            <w:r>
              <w:lastRenderedPageBreak/>
              <w:t>Angular, Bootstap, jquery</w:t>
            </w:r>
          </w:p>
        </w:tc>
        <w:tc>
          <w:tcPr>
            <w:tcW w:w="3116" w:type="dxa"/>
          </w:tcPr>
          <w:p w14:paraId="35387692"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p>
        </w:tc>
      </w:tr>
      <w:tr w:rsidR="003D7B93" w14:paraId="65439433" w14:textId="77777777" w:rsidTr="003D7B93">
        <w:tc>
          <w:tcPr>
            <w:cnfStyle w:val="001000000000" w:firstRow="0" w:lastRow="0" w:firstColumn="1" w:lastColumn="0" w:oddVBand="0" w:evenVBand="0" w:oddHBand="0" w:evenHBand="0" w:firstRowFirstColumn="0" w:firstRowLastColumn="0" w:lastRowFirstColumn="0" w:lastRowLastColumn="0"/>
            <w:tcW w:w="3115" w:type="dxa"/>
          </w:tcPr>
          <w:p w14:paraId="1E2BC052" w14:textId="77777777" w:rsidR="003D7B93" w:rsidRPr="003D7B93" w:rsidRDefault="00DE43D7" w:rsidP="001272FD">
            <w:pPr>
              <w:pStyle w:val="Heading2"/>
              <w:outlineLvl w:val="1"/>
            </w:pPr>
            <w:r>
              <w:t>Web ui Backend</w:t>
            </w:r>
          </w:p>
        </w:tc>
        <w:tc>
          <w:tcPr>
            <w:tcW w:w="3116" w:type="dxa"/>
          </w:tcPr>
          <w:p w14:paraId="0F7DD6AB" w14:textId="77777777" w:rsidR="003D7B93" w:rsidRPr="003D7B93" w:rsidRDefault="00DE43D7" w:rsidP="001272FD">
            <w:pPr>
              <w:pStyle w:val="Heading2"/>
              <w:outlineLvl w:val="1"/>
              <w:cnfStyle w:val="000000000000" w:firstRow="0" w:lastRow="0" w:firstColumn="0" w:lastColumn="0" w:oddVBand="0" w:evenVBand="0" w:oddHBand="0" w:evenHBand="0" w:firstRowFirstColumn="0" w:firstRowLastColumn="0" w:lastRowFirstColumn="0" w:lastRowLastColumn="0"/>
            </w:pPr>
            <w:r>
              <w:t>Java 8, Dropwizard / Nodejs / Pypy, TOrnado</w:t>
            </w:r>
          </w:p>
        </w:tc>
        <w:tc>
          <w:tcPr>
            <w:tcW w:w="3116" w:type="dxa"/>
          </w:tcPr>
          <w:p w14:paraId="69A11F88" w14:textId="77777777" w:rsidR="003D7B93" w:rsidRPr="003D7B93" w:rsidRDefault="003D7B93" w:rsidP="001272FD">
            <w:pPr>
              <w:pStyle w:val="Heading2"/>
              <w:outlineLvl w:val="1"/>
              <w:cnfStyle w:val="000000000000" w:firstRow="0" w:lastRow="0" w:firstColumn="0" w:lastColumn="0" w:oddVBand="0" w:evenVBand="0" w:oddHBand="0" w:evenHBand="0" w:firstRowFirstColumn="0" w:firstRowLastColumn="0" w:lastRowFirstColumn="0" w:lastRowLastColumn="0"/>
            </w:pPr>
          </w:p>
        </w:tc>
      </w:tr>
      <w:tr w:rsidR="003D7B93" w14:paraId="59B5F7FD" w14:textId="77777777" w:rsidTr="003D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6C9942AA" w14:textId="77777777" w:rsidR="003D7B93" w:rsidRPr="003D7B93" w:rsidRDefault="00DE43D7" w:rsidP="001272FD">
            <w:pPr>
              <w:pStyle w:val="Heading2"/>
              <w:outlineLvl w:val="1"/>
            </w:pPr>
            <w:r>
              <w:t>Configuration db</w:t>
            </w:r>
          </w:p>
        </w:tc>
        <w:tc>
          <w:tcPr>
            <w:tcW w:w="3116" w:type="dxa"/>
          </w:tcPr>
          <w:p w14:paraId="4E9F614D" w14:textId="77777777" w:rsidR="003D7B93" w:rsidRPr="003D7B93" w:rsidRDefault="00DE43D7" w:rsidP="001272FD">
            <w:pPr>
              <w:pStyle w:val="Heading2"/>
              <w:outlineLvl w:val="1"/>
              <w:cnfStyle w:val="000000100000" w:firstRow="0" w:lastRow="0" w:firstColumn="0" w:lastColumn="0" w:oddVBand="0" w:evenVBand="0" w:oddHBand="1" w:evenHBand="0" w:firstRowFirstColumn="0" w:firstRowLastColumn="0" w:lastRowFirstColumn="0" w:lastRowLastColumn="0"/>
            </w:pPr>
            <w:r>
              <w:t>HBase, Redis</w:t>
            </w:r>
          </w:p>
        </w:tc>
        <w:tc>
          <w:tcPr>
            <w:tcW w:w="3116" w:type="dxa"/>
          </w:tcPr>
          <w:p w14:paraId="5364B664" w14:textId="77777777" w:rsidR="003D7B93" w:rsidRPr="003D7B93" w:rsidRDefault="003D7B93" w:rsidP="001272FD">
            <w:pPr>
              <w:pStyle w:val="Heading2"/>
              <w:outlineLvl w:val="1"/>
              <w:cnfStyle w:val="000000100000" w:firstRow="0" w:lastRow="0" w:firstColumn="0" w:lastColumn="0" w:oddVBand="0" w:evenVBand="0" w:oddHBand="1" w:evenHBand="0" w:firstRowFirstColumn="0" w:firstRowLastColumn="0" w:lastRowFirstColumn="0" w:lastRowLastColumn="0"/>
            </w:pPr>
          </w:p>
        </w:tc>
      </w:tr>
      <w:tr w:rsidR="00DE43D7" w14:paraId="0808DAA0" w14:textId="77777777" w:rsidTr="003D7B93">
        <w:tc>
          <w:tcPr>
            <w:cnfStyle w:val="001000000000" w:firstRow="0" w:lastRow="0" w:firstColumn="1" w:lastColumn="0" w:oddVBand="0" w:evenVBand="0" w:oddHBand="0" w:evenHBand="0" w:firstRowFirstColumn="0" w:firstRowLastColumn="0" w:lastRowFirstColumn="0" w:lastRowLastColumn="0"/>
            <w:tcW w:w="3115" w:type="dxa"/>
          </w:tcPr>
          <w:p w14:paraId="34F780B3" w14:textId="77777777" w:rsidR="00DE43D7" w:rsidRDefault="00DE43D7" w:rsidP="001272FD">
            <w:pPr>
              <w:pStyle w:val="Heading2"/>
              <w:outlineLvl w:val="1"/>
            </w:pPr>
            <w:r>
              <w:t>Unit testing</w:t>
            </w:r>
          </w:p>
        </w:tc>
        <w:tc>
          <w:tcPr>
            <w:tcW w:w="3116" w:type="dxa"/>
          </w:tcPr>
          <w:p w14:paraId="16111A10" w14:textId="77777777" w:rsidR="00DE43D7" w:rsidRDefault="00AD1698" w:rsidP="001272FD">
            <w:pPr>
              <w:pStyle w:val="Heading2"/>
              <w:outlineLvl w:val="1"/>
              <w:cnfStyle w:val="000000000000" w:firstRow="0" w:lastRow="0" w:firstColumn="0" w:lastColumn="0" w:oddVBand="0" w:evenVBand="0" w:oddHBand="0" w:evenHBand="0" w:firstRowFirstColumn="0" w:firstRowLastColumn="0" w:lastRowFirstColumn="0" w:lastRowLastColumn="0"/>
            </w:pPr>
            <w:r>
              <w:t>js – Jest, java – mockito, junit</w:t>
            </w:r>
          </w:p>
        </w:tc>
        <w:tc>
          <w:tcPr>
            <w:tcW w:w="3116" w:type="dxa"/>
          </w:tcPr>
          <w:p w14:paraId="292192C8" w14:textId="77777777" w:rsidR="00DE43D7" w:rsidRPr="003D7B93" w:rsidRDefault="00DE43D7" w:rsidP="001272FD">
            <w:pPr>
              <w:pStyle w:val="Heading2"/>
              <w:outlineLvl w:val="1"/>
              <w:cnfStyle w:val="000000000000" w:firstRow="0" w:lastRow="0" w:firstColumn="0" w:lastColumn="0" w:oddVBand="0" w:evenVBand="0" w:oddHBand="0" w:evenHBand="0" w:firstRowFirstColumn="0" w:firstRowLastColumn="0" w:lastRowFirstColumn="0" w:lastRowLastColumn="0"/>
            </w:pPr>
          </w:p>
        </w:tc>
      </w:tr>
      <w:tr w:rsidR="00AD1698" w14:paraId="51F26328" w14:textId="77777777" w:rsidTr="003D7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56B7E90A" w14:textId="77777777" w:rsidR="00AD1698" w:rsidRDefault="00AD1698" w:rsidP="001272FD">
            <w:pPr>
              <w:pStyle w:val="Heading2"/>
              <w:outlineLvl w:val="1"/>
            </w:pPr>
            <w:r>
              <w:t>Build tool</w:t>
            </w:r>
          </w:p>
        </w:tc>
        <w:tc>
          <w:tcPr>
            <w:tcW w:w="3116" w:type="dxa"/>
          </w:tcPr>
          <w:p w14:paraId="68741852" w14:textId="77777777" w:rsidR="00AD1698" w:rsidRPr="00AD1698" w:rsidRDefault="00AD1698" w:rsidP="001272FD">
            <w:pPr>
              <w:pStyle w:val="Heading2"/>
              <w:outlineLvl w:val="1"/>
              <w:cnfStyle w:val="000000100000" w:firstRow="0" w:lastRow="0" w:firstColumn="0" w:lastColumn="0" w:oddVBand="0" w:evenVBand="0" w:oddHBand="1" w:evenHBand="0" w:firstRowFirstColumn="0" w:firstRowLastColumn="0" w:lastRowFirstColumn="0" w:lastRowLastColumn="0"/>
              <w:rPr>
                <w:lang w:val="ru-RU"/>
              </w:rPr>
            </w:pPr>
            <w:r>
              <w:t>maven / gradle</w:t>
            </w:r>
          </w:p>
        </w:tc>
        <w:tc>
          <w:tcPr>
            <w:tcW w:w="3116" w:type="dxa"/>
          </w:tcPr>
          <w:p w14:paraId="48D5ED03" w14:textId="77777777" w:rsidR="00AD1698" w:rsidRPr="003D7B93" w:rsidRDefault="00AD1698" w:rsidP="001272FD">
            <w:pPr>
              <w:pStyle w:val="Heading2"/>
              <w:outlineLvl w:val="1"/>
              <w:cnfStyle w:val="000000100000" w:firstRow="0" w:lastRow="0" w:firstColumn="0" w:lastColumn="0" w:oddVBand="0" w:evenVBand="0" w:oddHBand="1" w:evenHBand="0" w:firstRowFirstColumn="0" w:firstRowLastColumn="0" w:lastRowFirstColumn="0" w:lastRowLastColumn="0"/>
            </w:pPr>
          </w:p>
        </w:tc>
      </w:tr>
    </w:tbl>
    <w:p w14:paraId="5AD2D1EB" w14:textId="77777777" w:rsidR="003D7B93" w:rsidRDefault="003D7B93" w:rsidP="001272FD">
      <w:pPr>
        <w:pStyle w:val="Heading2"/>
      </w:pPr>
    </w:p>
    <w:p w14:paraId="64CBFCC9" w14:textId="77777777" w:rsidR="003D7B93" w:rsidRDefault="003D7B93" w:rsidP="003D7B93">
      <w:pPr>
        <w:pStyle w:val="BodyText"/>
      </w:pPr>
    </w:p>
    <w:p w14:paraId="00AD91C0" w14:textId="77777777" w:rsidR="003D7B93" w:rsidRPr="003D7B93" w:rsidRDefault="003D7B93" w:rsidP="003D7B93">
      <w:pPr>
        <w:pStyle w:val="BodyText"/>
      </w:pPr>
    </w:p>
    <w:p w14:paraId="1DBD275A" w14:textId="77777777" w:rsidR="003D7B93" w:rsidRDefault="003D7B93" w:rsidP="001272FD">
      <w:pPr>
        <w:pStyle w:val="Heading2"/>
      </w:pPr>
      <w:r>
        <w:t>Azure mapping</w:t>
      </w:r>
    </w:p>
    <w:p w14:paraId="7C9B6ECD" w14:textId="77777777" w:rsidR="000953FC" w:rsidRDefault="000953FC" w:rsidP="000953FC">
      <w:pPr>
        <w:pStyle w:val="BodyText"/>
      </w:pPr>
    </w:p>
    <w:p w14:paraId="71F6A246" w14:textId="77777777" w:rsidR="00D2411A" w:rsidRDefault="003D7B93" w:rsidP="000953FC">
      <w:pPr>
        <w:pStyle w:val="BodyText"/>
      </w:pPr>
      <w:r w:rsidRPr="003D7B93">
        <w:rPr>
          <w:noProof/>
        </w:rPr>
        <w:lastRenderedPageBreak/>
        <w:drawing>
          <wp:inline distT="0" distB="0" distL="0" distR="0" wp14:anchorId="028812D0" wp14:editId="39465841">
            <wp:extent cx="5941695" cy="535749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5357495"/>
                    </a:xfrm>
                    <a:prstGeom prst="rect">
                      <a:avLst/>
                    </a:prstGeom>
                  </pic:spPr>
                </pic:pic>
              </a:graphicData>
            </a:graphic>
          </wp:inline>
        </w:drawing>
      </w:r>
    </w:p>
    <w:p w14:paraId="1DBC39F6" w14:textId="77777777" w:rsidR="00F12B78" w:rsidRDefault="00F12B78" w:rsidP="00F12B78">
      <w:pPr>
        <w:pStyle w:val="Heading1"/>
      </w:pPr>
      <w:bookmarkStart w:id="109" w:name="_Toc430870582"/>
      <w:r>
        <w:t>Quality Attributes</w:t>
      </w:r>
      <w:bookmarkEnd w:id="109"/>
    </w:p>
    <w:p w14:paraId="590866CF" w14:textId="77777777" w:rsidR="00F12B78" w:rsidRDefault="00F12B78" w:rsidP="001272FD">
      <w:pPr>
        <w:pStyle w:val="Heading2"/>
      </w:pPr>
      <w:bookmarkStart w:id="110" w:name="_Toc430870583"/>
      <w:r>
        <w:t>Considered Solution Architecture Quality Attributes</w:t>
      </w:r>
      <w:bookmarkEnd w:id="110"/>
    </w:p>
    <w:p w14:paraId="325D083D" w14:textId="77777777" w:rsidR="00F12B78" w:rsidRPr="009B2E12" w:rsidRDefault="00F12B78" w:rsidP="000953FC">
      <w:pPr>
        <w:pStyle w:val="BodyText"/>
      </w:pPr>
      <w:r w:rsidRPr="009B2E12">
        <w:t xml:space="preserve">The risk and non-risk issues identified in this assessment are determined by evaluating how well the software architecture meets the </w:t>
      </w:r>
      <w:hyperlink r:id="rId21" w:history="1">
        <w:r w:rsidRPr="009B2E12">
          <w:rPr>
            <w:rStyle w:val="Hyperlink"/>
            <w:i/>
          </w:rPr>
          <w:t>architectural quality attributes</w:t>
        </w:r>
      </w:hyperlink>
      <w:r w:rsidRPr="009B2E12">
        <w:t xml:space="preserve"> proposed by </w:t>
      </w:r>
      <w:hyperlink r:id="rId22" w:history="1">
        <w:r w:rsidRPr="009B2E12">
          <w:rPr>
            <w:rStyle w:val="Hyperlink"/>
            <w:i/>
          </w:rPr>
          <w:t>Microsoft in</w:t>
        </w:r>
        <w:r w:rsidR="00D5186E" w:rsidRPr="009B2E12">
          <w:rPr>
            <w:rStyle w:val="Hyperlink"/>
            <w:i/>
          </w:rPr>
          <w:t xml:space="preserve"> the</w:t>
        </w:r>
        <w:r w:rsidRPr="009B2E12">
          <w:rPr>
            <w:rStyle w:val="Hyperlink"/>
            <w:i/>
          </w:rPr>
          <w:t xml:space="preserve"> Microsoft Application Architecture Guide.</w:t>
        </w:r>
      </w:hyperlink>
      <w:r w:rsidRPr="009B2E12">
        <w:t xml:space="preserve"> See quality attributes in “</w:t>
      </w:r>
      <w:r w:rsidR="0027179A" w:rsidRPr="009B2E12">
        <w:fldChar w:fldCharType="begin"/>
      </w:r>
      <w:r w:rsidR="0027179A" w:rsidRPr="009B2E12">
        <w:instrText xml:space="preserve"> REF _Ref427243680 \r \h </w:instrText>
      </w:r>
      <w:r w:rsidR="009B2E12">
        <w:instrText xml:space="preserve"> \* MERGEFORMAT </w:instrText>
      </w:r>
      <w:r w:rsidR="0027179A" w:rsidRPr="009B2E12">
        <w:fldChar w:fldCharType="separate"/>
      </w:r>
      <w:r w:rsidR="00DD44B1">
        <w:t>Appendix A</w:t>
      </w:r>
      <w:r w:rsidR="0027179A" w:rsidRPr="009B2E12">
        <w:fldChar w:fldCharType="end"/>
      </w:r>
      <w:r w:rsidR="0027179A" w:rsidRPr="009B2E12">
        <w:t xml:space="preserve">: </w:t>
      </w:r>
      <w:r w:rsidR="0027179A" w:rsidRPr="009B2E12">
        <w:fldChar w:fldCharType="begin"/>
      </w:r>
      <w:r w:rsidR="0027179A" w:rsidRPr="009B2E12">
        <w:instrText xml:space="preserve"> REF _Ref427243657 \h </w:instrText>
      </w:r>
      <w:r w:rsidR="009B2E12">
        <w:instrText xml:space="preserve"> \* MERGEFORMAT </w:instrText>
      </w:r>
      <w:r w:rsidR="0027179A" w:rsidRPr="009B2E12">
        <w:fldChar w:fldCharType="separate"/>
      </w:r>
      <w:r w:rsidR="00DD44B1">
        <w:t>Solution Architecture Quality Attributes</w:t>
      </w:r>
      <w:r w:rsidR="0027179A" w:rsidRPr="009B2E12">
        <w:fldChar w:fldCharType="end"/>
      </w:r>
      <w:r w:rsidRPr="009B2E12">
        <w:t>“.</w:t>
      </w:r>
    </w:p>
    <w:p w14:paraId="3611DB5C" w14:textId="77777777" w:rsidR="00F12B78" w:rsidRPr="009B2E12" w:rsidRDefault="00F12B78" w:rsidP="00F12B78">
      <w:pPr>
        <w:widowControl/>
        <w:spacing w:line="240" w:lineRule="auto"/>
        <w:rPr>
          <w:i/>
        </w:rPr>
      </w:pPr>
    </w:p>
    <w:p w14:paraId="66193209" w14:textId="77777777" w:rsidR="00F12B78" w:rsidRPr="009B2E12" w:rsidRDefault="00F12B78" w:rsidP="000953FC">
      <w:pPr>
        <w:pStyle w:val="Comment"/>
      </w:pPr>
      <w:r w:rsidRPr="009B2E12">
        <w:t>[</w:t>
      </w:r>
      <w:r w:rsidR="008626B1" w:rsidRPr="009B2E12">
        <w:rPr>
          <w:b/>
        </w:rPr>
        <w:t>Description:</w:t>
      </w:r>
      <w:r w:rsidR="008626B1" w:rsidRPr="009B2E12">
        <w:t xml:space="preserve"> </w:t>
      </w:r>
      <w:r w:rsidR="00D5186E" w:rsidRPr="009B2E12">
        <w:t>L</w:t>
      </w:r>
      <w:r w:rsidRPr="009B2E12">
        <w:t>ist all the quality attributes mapped to corresponding main functional and non-functional requirements.</w:t>
      </w:r>
    </w:p>
    <w:p w14:paraId="6FA16666" w14:textId="77777777" w:rsidR="008626B1" w:rsidRPr="009B2E12" w:rsidRDefault="00F12B78" w:rsidP="000953FC">
      <w:pPr>
        <w:pStyle w:val="Comment"/>
      </w:pPr>
      <w:r w:rsidRPr="009B2E12">
        <w:t>TODO: Propose</w:t>
      </w:r>
      <w:r w:rsidR="00D5186E" w:rsidRPr="009B2E12">
        <w:t xml:space="preserve"> a</w:t>
      </w:r>
      <w:r w:rsidRPr="009B2E12">
        <w:t xml:space="preserve"> set of </w:t>
      </w:r>
      <w:r w:rsidRPr="009B2E12">
        <w:rPr>
          <w:b/>
        </w:rPr>
        <w:t>all considered</w:t>
      </w:r>
      <w:r w:rsidRPr="009B2E12">
        <w:t xml:space="preserve"> attributes without prioritization.</w:t>
      </w:r>
    </w:p>
    <w:p w14:paraId="1DE23CCF" w14:textId="77777777" w:rsidR="00F12B78" w:rsidRPr="009B2E12" w:rsidRDefault="008626B1" w:rsidP="000953FC">
      <w:pPr>
        <w:pStyle w:val="Comment"/>
      </w:pPr>
      <w:r w:rsidRPr="009B2E12">
        <w:rPr>
          <w:b/>
        </w:rPr>
        <w:t>Section Type:</w:t>
      </w:r>
      <w:r w:rsidRPr="009B2E12">
        <w:t xml:space="preserve"> Highly </w:t>
      </w:r>
      <w:r w:rsidR="00CE7063" w:rsidRPr="009B2E12">
        <w:t>r</w:t>
      </w:r>
      <w:r w:rsidRPr="009B2E12">
        <w:t>ecommended</w:t>
      </w:r>
      <w:r w:rsidR="00F12B78" w:rsidRPr="009B2E12">
        <w:t>]</w:t>
      </w:r>
    </w:p>
    <w:tbl>
      <w:tblPr>
        <w:tblStyle w:val="TableEPAM"/>
        <w:tblW w:w="0" w:type="auto"/>
        <w:tblInd w:w="-5" w:type="dxa"/>
        <w:tblLook w:val="04A0" w:firstRow="1" w:lastRow="0" w:firstColumn="1" w:lastColumn="0" w:noHBand="0" w:noVBand="1"/>
      </w:tblPr>
      <w:tblGrid>
        <w:gridCol w:w="3364"/>
        <w:gridCol w:w="3121"/>
        <w:gridCol w:w="2867"/>
      </w:tblGrid>
      <w:tr w:rsidR="00A05723" w14:paraId="3348C0BB"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4" w:type="dxa"/>
          </w:tcPr>
          <w:p w14:paraId="0B439E74" w14:textId="77777777" w:rsidR="00A05723" w:rsidRPr="00DA6CF4" w:rsidRDefault="00A05723" w:rsidP="00BD7076">
            <w:r>
              <w:t>Functional requirement</w:t>
            </w:r>
          </w:p>
        </w:tc>
        <w:tc>
          <w:tcPr>
            <w:tcW w:w="3121" w:type="dxa"/>
          </w:tcPr>
          <w:p w14:paraId="3C228608" w14:textId="77777777" w:rsidR="00A05723" w:rsidRPr="00DA6CF4" w:rsidRDefault="00A05723" w:rsidP="00BD7076">
            <w:pPr>
              <w:cnfStyle w:val="100000000000" w:firstRow="1" w:lastRow="0" w:firstColumn="0" w:lastColumn="0" w:oddVBand="0" w:evenVBand="0" w:oddHBand="0" w:evenHBand="0" w:firstRowFirstColumn="0" w:firstRowLastColumn="0" w:lastRowFirstColumn="0" w:lastRowLastColumn="0"/>
            </w:pPr>
            <w:r>
              <w:t>Quality attribute</w:t>
            </w:r>
          </w:p>
        </w:tc>
        <w:tc>
          <w:tcPr>
            <w:tcW w:w="2867" w:type="dxa"/>
          </w:tcPr>
          <w:p w14:paraId="137CBC19" w14:textId="77777777" w:rsidR="00A05723" w:rsidRDefault="00A05723" w:rsidP="00BD7076">
            <w:pPr>
              <w:cnfStyle w:val="100000000000" w:firstRow="1" w:lastRow="0" w:firstColumn="0" w:lastColumn="0" w:oddVBand="0" w:evenVBand="0" w:oddHBand="0" w:evenHBand="0" w:firstRowFirstColumn="0" w:firstRowLastColumn="0" w:lastRowFirstColumn="0" w:lastRowLastColumn="0"/>
            </w:pPr>
            <w:r>
              <w:t>Comment</w:t>
            </w:r>
          </w:p>
        </w:tc>
      </w:tr>
      <w:tr w:rsidR="00A05723" w14:paraId="04FBD026"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0916A1E0" w14:textId="77777777" w:rsidR="00A05723" w:rsidRPr="00DA6CF4" w:rsidRDefault="00A05723" w:rsidP="00BD7076"/>
        </w:tc>
        <w:tc>
          <w:tcPr>
            <w:tcW w:w="3121" w:type="dxa"/>
          </w:tcPr>
          <w:p w14:paraId="444CBCFB" w14:textId="77777777" w:rsidR="00A05723" w:rsidRPr="00DA6CF4" w:rsidRDefault="00A05723" w:rsidP="00BD7076">
            <w:pPr>
              <w:cnfStyle w:val="000000100000" w:firstRow="0" w:lastRow="0" w:firstColumn="0" w:lastColumn="0" w:oddVBand="0" w:evenVBand="0" w:oddHBand="1" w:evenHBand="0" w:firstRowFirstColumn="0" w:firstRowLastColumn="0" w:lastRowFirstColumn="0" w:lastRowLastColumn="0"/>
            </w:pPr>
          </w:p>
        </w:tc>
        <w:tc>
          <w:tcPr>
            <w:tcW w:w="2867" w:type="dxa"/>
          </w:tcPr>
          <w:p w14:paraId="4EFAC246" w14:textId="77777777" w:rsidR="00A05723" w:rsidRPr="00DA6CF4" w:rsidRDefault="00A05723" w:rsidP="00BD7076">
            <w:pPr>
              <w:cnfStyle w:val="000000100000" w:firstRow="0" w:lastRow="0" w:firstColumn="0" w:lastColumn="0" w:oddVBand="0" w:evenVBand="0" w:oddHBand="1" w:evenHBand="0" w:firstRowFirstColumn="0" w:firstRowLastColumn="0" w:lastRowFirstColumn="0" w:lastRowLastColumn="0"/>
            </w:pPr>
          </w:p>
        </w:tc>
      </w:tr>
      <w:tr w:rsidR="00A05723" w14:paraId="62D04C7E"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4B6CF7AE" w14:textId="77777777" w:rsidR="00A05723" w:rsidRDefault="00A05723" w:rsidP="00BD7076"/>
        </w:tc>
        <w:tc>
          <w:tcPr>
            <w:tcW w:w="3121" w:type="dxa"/>
          </w:tcPr>
          <w:p w14:paraId="2E6698B1" w14:textId="77777777" w:rsidR="00A05723" w:rsidRDefault="00A05723" w:rsidP="00BD7076">
            <w:pPr>
              <w:cnfStyle w:val="000000010000" w:firstRow="0" w:lastRow="0" w:firstColumn="0" w:lastColumn="0" w:oddVBand="0" w:evenVBand="0" w:oddHBand="0" w:evenHBand="1" w:firstRowFirstColumn="0" w:firstRowLastColumn="0" w:lastRowFirstColumn="0" w:lastRowLastColumn="0"/>
            </w:pPr>
          </w:p>
        </w:tc>
        <w:tc>
          <w:tcPr>
            <w:tcW w:w="2867" w:type="dxa"/>
          </w:tcPr>
          <w:p w14:paraId="30FC86E8" w14:textId="77777777" w:rsidR="00A05723" w:rsidRDefault="00A05723" w:rsidP="00BD7076">
            <w:pPr>
              <w:cnfStyle w:val="000000010000" w:firstRow="0" w:lastRow="0" w:firstColumn="0" w:lastColumn="0" w:oddVBand="0" w:evenVBand="0" w:oddHBand="0" w:evenHBand="1" w:firstRowFirstColumn="0" w:firstRowLastColumn="0" w:lastRowFirstColumn="0" w:lastRowLastColumn="0"/>
            </w:pPr>
          </w:p>
        </w:tc>
      </w:tr>
    </w:tbl>
    <w:p w14:paraId="6C137249" w14:textId="77777777" w:rsidR="00F12B78" w:rsidRDefault="00F12B78" w:rsidP="00F12B78">
      <w:pPr>
        <w:widowControl/>
        <w:spacing w:line="240" w:lineRule="auto"/>
      </w:pPr>
    </w:p>
    <w:tbl>
      <w:tblPr>
        <w:tblStyle w:val="TableEPAM"/>
        <w:tblW w:w="0" w:type="auto"/>
        <w:tblInd w:w="-5" w:type="dxa"/>
        <w:tblLook w:val="04A0" w:firstRow="1" w:lastRow="0" w:firstColumn="1" w:lastColumn="0" w:noHBand="0" w:noVBand="1"/>
      </w:tblPr>
      <w:tblGrid>
        <w:gridCol w:w="3364"/>
        <w:gridCol w:w="3121"/>
        <w:gridCol w:w="2867"/>
      </w:tblGrid>
      <w:tr w:rsidR="0018721D" w14:paraId="32B75405"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4" w:type="dxa"/>
          </w:tcPr>
          <w:p w14:paraId="411445AB" w14:textId="77777777" w:rsidR="0018721D" w:rsidRPr="00DA6CF4" w:rsidRDefault="0018721D" w:rsidP="0018721D">
            <w:r>
              <w:t>Non-functional requirement</w:t>
            </w:r>
          </w:p>
        </w:tc>
        <w:tc>
          <w:tcPr>
            <w:tcW w:w="3121" w:type="dxa"/>
          </w:tcPr>
          <w:p w14:paraId="41C1815F" w14:textId="77777777" w:rsidR="0018721D" w:rsidRPr="00DA6CF4" w:rsidRDefault="0018721D" w:rsidP="00BD7076">
            <w:pPr>
              <w:cnfStyle w:val="100000000000" w:firstRow="1" w:lastRow="0" w:firstColumn="0" w:lastColumn="0" w:oddVBand="0" w:evenVBand="0" w:oddHBand="0" w:evenHBand="0" w:firstRowFirstColumn="0" w:firstRowLastColumn="0" w:lastRowFirstColumn="0" w:lastRowLastColumn="0"/>
            </w:pPr>
            <w:r>
              <w:t>Quality attribute</w:t>
            </w:r>
          </w:p>
        </w:tc>
        <w:tc>
          <w:tcPr>
            <w:tcW w:w="2867" w:type="dxa"/>
          </w:tcPr>
          <w:p w14:paraId="378CE198" w14:textId="77777777" w:rsidR="0018721D" w:rsidRDefault="0018721D" w:rsidP="00BD7076">
            <w:pPr>
              <w:cnfStyle w:val="100000000000" w:firstRow="1" w:lastRow="0" w:firstColumn="0" w:lastColumn="0" w:oddVBand="0" w:evenVBand="0" w:oddHBand="0" w:evenHBand="0" w:firstRowFirstColumn="0" w:firstRowLastColumn="0" w:lastRowFirstColumn="0" w:lastRowLastColumn="0"/>
            </w:pPr>
            <w:r>
              <w:t>Comment</w:t>
            </w:r>
          </w:p>
        </w:tc>
      </w:tr>
      <w:tr w:rsidR="0018721D" w14:paraId="080F6681"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3E1F0873" w14:textId="77777777" w:rsidR="0018721D" w:rsidRPr="00DA6CF4" w:rsidRDefault="0018721D" w:rsidP="00BD7076"/>
        </w:tc>
        <w:tc>
          <w:tcPr>
            <w:tcW w:w="3121" w:type="dxa"/>
          </w:tcPr>
          <w:p w14:paraId="47940C4D"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c>
          <w:tcPr>
            <w:tcW w:w="2867" w:type="dxa"/>
          </w:tcPr>
          <w:p w14:paraId="15A8CEBA"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r>
      <w:tr w:rsidR="0018721D" w14:paraId="4E504AF3"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4" w:type="dxa"/>
          </w:tcPr>
          <w:p w14:paraId="51DC076D" w14:textId="77777777" w:rsidR="0018721D" w:rsidRDefault="0018721D" w:rsidP="00BD7076"/>
        </w:tc>
        <w:tc>
          <w:tcPr>
            <w:tcW w:w="3121" w:type="dxa"/>
          </w:tcPr>
          <w:p w14:paraId="0115D304"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c>
          <w:tcPr>
            <w:tcW w:w="2867" w:type="dxa"/>
          </w:tcPr>
          <w:p w14:paraId="3D4D01F1"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r>
    </w:tbl>
    <w:p w14:paraId="79582DC2" w14:textId="77777777" w:rsidR="0018721D" w:rsidRDefault="0018721D" w:rsidP="00F12B78">
      <w:pPr>
        <w:widowControl/>
        <w:spacing w:line="240" w:lineRule="auto"/>
      </w:pPr>
    </w:p>
    <w:p w14:paraId="46E05161" w14:textId="77777777" w:rsidR="00F12B78" w:rsidRDefault="00F12B78" w:rsidP="001272FD">
      <w:pPr>
        <w:pStyle w:val="Heading2"/>
      </w:pPr>
      <w:bookmarkStart w:id="111" w:name="_Toc430870584"/>
      <w:r>
        <w:t>Architecturally Significant Quality Attributes</w:t>
      </w:r>
      <w:bookmarkEnd w:id="111"/>
    </w:p>
    <w:p w14:paraId="269ED147" w14:textId="77777777" w:rsidR="00F12B78" w:rsidRPr="009B2E12" w:rsidRDefault="00F12B78" w:rsidP="000953FC">
      <w:pPr>
        <w:pStyle w:val="Comment"/>
      </w:pPr>
      <w:r w:rsidRPr="009B2E12">
        <w:t>[</w:t>
      </w:r>
      <w:r w:rsidR="008626B1" w:rsidRPr="009B2E12">
        <w:rPr>
          <w:b/>
        </w:rPr>
        <w:t>Description:</w:t>
      </w:r>
      <w:r w:rsidR="008626B1" w:rsidRPr="009B2E12">
        <w:t xml:space="preserve"> </w:t>
      </w:r>
      <w:r w:rsidR="00CC282E" w:rsidRPr="009B2E12">
        <w:t>S</w:t>
      </w:r>
      <w:r w:rsidRPr="009B2E12">
        <w:t xml:space="preserve">elect 3-5 most important quality attributes for the future solution architecture based on the requirements because your architectural decisions will depend on them. </w:t>
      </w:r>
      <w:r w:rsidR="00CC282E" w:rsidRPr="009B2E12">
        <w:t>P</w:t>
      </w:r>
      <w:r w:rsidRPr="009B2E12">
        <w:t xml:space="preserve">rovide motivation for </w:t>
      </w:r>
      <w:r w:rsidR="00CC282E" w:rsidRPr="009B2E12">
        <w:t>selecting</w:t>
      </w:r>
      <w:r w:rsidRPr="009B2E12">
        <w:t xml:space="preserve"> every quality attribute.</w:t>
      </w:r>
    </w:p>
    <w:p w14:paraId="35CF5EDF" w14:textId="77777777" w:rsidR="00F12B78" w:rsidRPr="009B2E12" w:rsidRDefault="00CC282E" w:rsidP="000953FC">
      <w:pPr>
        <w:pStyle w:val="Comment"/>
      </w:pPr>
      <w:r w:rsidRPr="009B2E12">
        <w:t>L</w:t>
      </w:r>
      <w:r w:rsidR="00F12B78" w:rsidRPr="009B2E12">
        <w:t xml:space="preserve">ist attributes for both </w:t>
      </w:r>
      <w:r w:rsidRPr="009B2E12">
        <w:t>the</w:t>
      </w:r>
      <w:r w:rsidR="00F12B78" w:rsidRPr="009B2E12">
        <w:t xml:space="preserve"> </w:t>
      </w:r>
      <w:r w:rsidR="0018721D" w:rsidRPr="009B2E12">
        <w:t xml:space="preserve">baseline </w:t>
      </w:r>
      <w:r w:rsidR="00F12B78" w:rsidRPr="009B2E12">
        <w:t>architecture and</w:t>
      </w:r>
      <w:r w:rsidRPr="009B2E12">
        <w:t xml:space="preserve"> the</w:t>
      </w:r>
      <w:r w:rsidR="00F12B78" w:rsidRPr="009B2E12">
        <w:t xml:space="preserve"> </w:t>
      </w:r>
      <w:r w:rsidR="0018721D" w:rsidRPr="009B2E12">
        <w:t xml:space="preserve">target </w:t>
      </w:r>
      <w:r w:rsidR="00F12B78" w:rsidRPr="009B2E12">
        <w:t>architecture</w:t>
      </w:r>
      <w:r w:rsidR="0018721D" w:rsidRPr="009B2E12">
        <w:t>.</w:t>
      </w:r>
    </w:p>
    <w:p w14:paraId="6F774ED3" w14:textId="77777777" w:rsidR="00F12B78" w:rsidRPr="009B2E12" w:rsidRDefault="00CC282E" w:rsidP="000953FC">
      <w:pPr>
        <w:pStyle w:val="Comment"/>
      </w:pPr>
      <w:r w:rsidRPr="009B2E12">
        <w:t>Define a</w:t>
      </w:r>
      <w:r w:rsidR="00F12B78" w:rsidRPr="009B2E12">
        <w:t xml:space="preserve"> set of measurable metrics for each quality attribute. These metrics will show whether </w:t>
      </w:r>
      <w:r w:rsidRPr="009B2E12">
        <w:t xml:space="preserve">a </w:t>
      </w:r>
      <w:r w:rsidR="00F12B78" w:rsidRPr="009B2E12">
        <w:t>particular quality attribute</w:t>
      </w:r>
      <w:r w:rsidRPr="009B2E12">
        <w:t xml:space="preserve"> is</w:t>
      </w:r>
      <w:r w:rsidR="00F12B78" w:rsidRPr="009B2E12">
        <w:t xml:space="preserve"> achieved or not. The components where the metric </w:t>
      </w:r>
      <w:r w:rsidRPr="009B2E12">
        <w:t>is</w:t>
      </w:r>
      <w:r w:rsidR="00F12B78" w:rsidRPr="009B2E12">
        <w:t xml:space="preserve"> measured should also be noted. Fill in the table below.</w:t>
      </w:r>
    </w:p>
    <w:p w14:paraId="4F17EF3C" w14:textId="77777777" w:rsidR="008626B1" w:rsidRPr="009B2E12" w:rsidRDefault="00F12B78" w:rsidP="000953FC">
      <w:pPr>
        <w:pStyle w:val="Comment"/>
      </w:pPr>
      <w:r w:rsidRPr="009B2E12">
        <w:t>TODO: Propose</w:t>
      </w:r>
      <w:r w:rsidR="00CC282E" w:rsidRPr="009B2E12">
        <w:t xml:space="preserve"> a</w:t>
      </w:r>
      <w:r w:rsidRPr="009B2E12">
        <w:t xml:space="preserve"> set of ready-to-use attributes and metrics for them.</w:t>
      </w:r>
    </w:p>
    <w:p w14:paraId="6441B0EE" w14:textId="77777777" w:rsidR="00F12B78" w:rsidRPr="009B2E12" w:rsidRDefault="008626B1" w:rsidP="000953FC">
      <w:pPr>
        <w:pStyle w:val="Comment"/>
      </w:pPr>
      <w:r w:rsidRPr="00C8030F">
        <w:t>Section Type:</w:t>
      </w:r>
      <w:r w:rsidRPr="009B2E12">
        <w:t xml:space="preserve"> Mandatory</w:t>
      </w:r>
      <w:r w:rsidR="00F12B78" w:rsidRPr="009B2E12">
        <w:t>]</w:t>
      </w:r>
    </w:p>
    <w:tbl>
      <w:tblPr>
        <w:tblStyle w:val="TableEPAM"/>
        <w:tblW w:w="0" w:type="auto"/>
        <w:tblInd w:w="-5" w:type="dxa"/>
        <w:tblLook w:val="04A0" w:firstRow="1" w:lastRow="0" w:firstColumn="1" w:lastColumn="0" w:noHBand="0" w:noVBand="1"/>
      </w:tblPr>
      <w:tblGrid>
        <w:gridCol w:w="3352"/>
        <w:gridCol w:w="3126"/>
        <w:gridCol w:w="2874"/>
      </w:tblGrid>
      <w:tr w:rsidR="0018721D" w14:paraId="003EDDC6" w14:textId="77777777" w:rsidTr="00571F4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2" w:type="dxa"/>
          </w:tcPr>
          <w:p w14:paraId="472D7606" w14:textId="77777777" w:rsidR="0018721D" w:rsidRPr="00DA6CF4" w:rsidRDefault="0018721D" w:rsidP="00BD7076">
            <w:r>
              <w:t>Quality attribute</w:t>
            </w:r>
          </w:p>
        </w:tc>
        <w:tc>
          <w:tcPr>
            <w:tcW w:w="3126" w:type="dxa"/>
          </w:tcPr>
          <w:p w14:paraId="36159CAC" w14:textId="77777777" w:rsidR="0018721D" w:rsidRPr="00DA6CF4" w:rsidRDefault="0018721D" w:rsidP="00BD7076">
            <w:pPr>
              <w:cnfStyle w:val="100000000000" w:firstRow="1" w:lastRow="0" w:firstColumn="0" w:lastColumn="0" w:oddVBand="0" w:evenVBand="0" w:oddHBand="0" w:evenHBand="0" w:firstRowFirstColumn="0" w:firstRowLastColumn="0" w:lastRowFirstColumn="0" w:lastRowLastColumn="0"/>
            </w:pPr>
            <w:r>
              <w:t>Measurable metric</w:t>
            </w:r>
          </w:p>
        </w:tc>
        <w:tc>
          <w:tcPr>
            <w:tcW w:w="2874" w:type="dxa"/>
          </w:tcPr>
          <w:p w14:paraId="762839D0" w14:textId="77777777" w:rsidR="0018721D" w:rsidRDefault="0018721D" w:rsidP="00BD7076">
            <w:pPr>
              <w:cnfStyle w:val="100000000000" w:firstRow="1" w:lastRow="0" w:firstColumn="0" w:lastColumn="0" w:oddVBand="0" w:evenVBand="0" w:oddHBand="0" w:evenHBand="0" w:firstRowFirstColumn="0" w:firstRowLastColumn="0" w:lastRowFirstColumn="0" w:lastRowLastColumn="0"/>
            </w:pPr>
            <w:r>
              <w:t>Related components</w:t>
            </w:r>
          </w:p>
        </w:tc>
      </w:tr>
      <w:tr w:rsidR="0018721D" w14:paraId="76EADF50" w14:textId="77777777" w:rsidTr="00571F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2" w:type="dxa"/>
          </w:tcPr>
          <w:p w14:paraId="06CE9620" w14:textId="77777777" w:rsidR="0018721D" w:rsidRPr="00DA6CF4" w:rsidRDefault="0018721D" w:rsidP="00BD7076"/>
        </w:tc>
        <w:tc>
          <w:tcPr>
            <w:tcW w:w="3126" w:type="dxa"/>
          </w:tcPr>
          <w:p w14:paraId="3E620F03"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c>
          <w:tcPr>
            <w:tcW w:w="2874" w:type="dxa"/>
          </w:tcPr>
          <w:p w14:paraId="52E6AF96" w14:textId="77777777" w:rsidR="0018721D" w:rsidRPr="00DA6CF4" w:rsidRDefault="0018721D" w:rsidP="00BD7076">
            <w:pPr>
              <w:cnfStyle w:val="000000100000" w:firstRow="0" w:lastRow="0" w:firstColumn="0" w:lastColumn="0" w:oddVBand="0" w:evenVBand="0" w:oddHBand="1" w:evenHBand="0" w:firstRowFirstColumn="0" w:firstRowLastColumn="0" w:lastRowFirstColumn="0" w:lastRowLastColumn="0"/>
            </w:pPr>
          </w:p>
        </w:tc>
      </w:tr>
      <w:tr w:rsidR="0018721D" w14:paraId="6F5AC37F" w14:textId="77777777" w:rsidTr="00571F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2" w:type="dxa"/>
          </w:tcPr>
          <w:p w14:paraId="2B85E764" w14:textId="77777777" w:rsidR="0018721D" w:rsidRDefault="0018721D" w:rsidP="00BD7076"/>
        </w:tc>
        <w:tc>
          <w:tcPr>
            <w:tcW w:w="3126" w:type="dxa"/>
          </w:tcPr>
          <w:p w14:paraId="4B0AAD63"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c>
          <w:tcPr>
            <w:tcW w:w="2874" w:type="dxa"/>
          </w:tcPr>
          <w:p w14:paraId="73AA826F" w14:textId="77777777" w:rsidR="0018721D" w:rsidRDefault="0018721D" w:rsidP="00BD7076">
            <w:pPr>
              <w:cnfStyle w:val="000000010000" w:firstRow="0" w:lastRow="0" w:firstColumn="0" w:lastColumn="0" w:oddVBand="0" w:evenVBand="0" w:oddHBand="0" w:evenHBand="1" w:firstRowFirstColumn="0" w:firstRowLastColumn="0" w:lastRowFirstColumn="0" w:lastRowLastColumn="0"/>
            </w:pPr>
          </w:p>
        </w:tc>
      </w:tr>
    </w:tbl>
    <w:p w14:paraId="080AE3FD" w14:textId="77777777" w:rsidR="0018721D" w:rsidRDefault="0018721D" w:rsidP="00F12B78">
      <w:pPr>
        <w:widowControl/>
        <w:spacing w:line="240" w:lineRule="auto"/>
      </w:pPr>
    </w:p>
    <w:p w14:paraId="24D91656" w14:textId="77777777" w:rsidR="0018721D" w:rsidRDefault="0018721D">
      <w:pPr>
        <w:widowControl/>
        <w:spacing w:line="240" w:lineRule="auto"/>
      </w:pPr>
      <w:r>
        <w:br w:type="page"/>
      </w:r>
    </w:p>
    <w:p w14:paraId="373AA846" w14:textId="77777777" w:rsidR="0018721D" w:rsidRDefault="0018721D" w:rsidP="0018721D">
      <w:pPr>
        <w:pStyle w:val="Heading1"/>
      </w:pPr>
      <w:bookmarkStart w:id="112" w:name="_Toc430870585"/>
      <w:r>
        <w:lastRenderedPageBreak/>
        <w:t>Baseline Solution architecture</w:t>
      </w:r>
      <w:bookmarkEnd w:id="112"/>
    </w:p>
    <w:p w14:paraId="605666C3" w14:textId="77777777" w:rsidR="0018721D" w:rsidRPr="009B2E12" w:rsidRDefault="0018721D" w:rsidP="000953FC">
      <w:pPr>
        <w:pStyle w:val="Comment"/>
      </w:pPr>
      <w:r w:rsidRPr="009B2E12">
        <w:t>[</w:t>
      </w:r>
      <w:r w:rsidR="008626B1" w:rsidRPr="009B2E12">
        <w:rPr>
          <w:b/>
        </w:rPr>
        <w:t xml:space="preserve">Description: </w:t>
      </w:r>
      <w:r w:rsidRPr="009B2E12">
        <w:t xml:space="preserve">This section </w:t>
      </w:r>
      <w:r w:rsidR="00814B17" w:rsidRPr="009B2E12">
        <w:t>must</w:t>
      </w:r>
      <w:r w:rsidRPr="009B2E12">
        <w:t xml:space="preserve"> be addressed only if you are working in a </w:t>
      </w:r>
      <w:r w:rsidR="00C5445B" w:rsidRPr="009B2E12">
        <w:t>“</w:t>
      </w:r>
      <w:r w:rsidRPr="009B2E12">
        <w:t>brown field</w:t>
      </w:r>
      <w:r w:rsidR="00C5445B" w:rsidRPr="009B2E12">
        <w:t>”</w:t>
      </w:r>
      <w:r w:rsidRPr="009B2E12">
        <w:t xml:space="preserve">, </w:t>
      </w:r>
      <w:r w:rsidR="00C5445B" w:rsidRPr="009B2E12">
        <w:t>where the</w:t>
      </w:r>
      <w:r w:rsidRPr="009B2E12">
        <w:t xml:space="preserve"> customer</w:t>
      </w:r>
      <w:r w:rsidR="00C5445B" w:rsidRPr="009B2E12">
        <w:t xml:space="preserve"> already</w:t>
      </w:r>
      <w:r w:rsidRPr="009B2E12">
        <w:t xml:space="preserve"> has</w:t>
      </w:r>
      <w:r w:rsidR="00C5445B" w:rsidRPr="009B2E12">
        <w:t xml:space="preserve"> a</w:t>
      </w:r>
      <w:r w:rsidRPr="009B2E12">
        <w:t xml:space="preserve"> legacy solution. </w:t>
      </w:r>
      <w:r w:rsidR="00C5445B" w:rsidRPr="009B2E12">
        <w:t>T</w:t>
      </w:r>
      <w:r w:rsidRPr="009B2E12">
        <w:t>his section describe</w:t>
      </w:r>
      <w:r w:rsidR="00C5445B" w:rsidRPr="009B2E12">
        <w:t>s the</w:t>
      </w:r>
      <w:r w:rsidRPr="009B2E12">
        <w:t xml:space="preserve"> legacy solution architecture with </w:t>
      </w:r>
      <w:r w:rsidR="00C5445B" w:rsidRPr="009B2E12">
        <w:t xml:space="preserve">a sufficient </w:t>
      </w:r>
      <w:r w:rsidRPr="009B2E12">
        <w:t>level of detail.</w:t>
      </w:r>
    </w:p>
    <w:p w14:paraId="6DB11ECE" w14:textId="77777777" w:rsidR="008626B1" w:rsidRPr="009B2E12" w:rsidRDefault="0018721D" w:rsidP="000953FC">
      <w:pPr>
        <w:pStyle w:val="Comment"/>
      </w:pPr>
      <w:r w:rsidRPr="009B2E12">
        <w:t>Note: In some cases it makes sense to have Baseline Solution Architecture (also known as</w:t>
      </w:r>
      <w:r w:rsidR="00C5445B" w:rsidRPr="009B2E12">
        <w:t xml:space="preserve"> putting the</w:t>
      </w:r>
      <w:r w:rsidRPr="009B2E12">
        <w:t xml:space="preserve"> solution architecture </w:t>
      </w:r>
      <w:r w:rsidR="00C5445B" w:rsidRPr="009B2E12">
        <w:t>“</w:t>
      </w:r>
      <w:r w:rsidRPr="009B2E12">
        <w:t>AS IS</w:t>
      </w:r>
      <w:r w:rsidR="00C5445B" w:rsidRPr="009B2E12">
        <w:t>”</w:t>
      </w:r>
      <w:r w:rsidRPr="009B2E12">
        <w:t xml:space="preserve"> in a separate document.</w:t>
      </w:r>
    </w:p>
    <w:p w14:paraId="3EF7A81E" w14:textId="77777777" w:rsidR="0018721D" w:rsidRPr="009B2E12" w:rsidRDefault="00CE7063" w:rsidP="000953FC">
      <w:pPr>
        <w:pStyle w:val="Comment"/>
      </w:pPr>
      <w:r w:rsidRPr="009B2E12">
        <w:rPr>
          <w:b/>
        </w:rPr>
        <w:t xml:space="preserve">Section </w:t>
      </w:r>
      <w:r w:rsidR="008626B1" w:rsidRPr="009B2E12">
        <w:rPr>
          <w:b/>
        </w:rPr>
        <w:t>Type:</w:t>
      </w:r>
      <w:r w:rsidR="008626B1" w:rsidRPr="009B2E12">
        <w:t xml:space="preserve"> Mandatory (if legacy solution is to be re-worked and migrated)</w:t>
      </w:r>
      <w:r w:rsidR="0018721D" w:rsidRPr="009B2E12">
        <w:t xml:space="preserve">] </w:t>
      </w:r>
    </w:p>
    <w:p w14:paraId="3DF9544D" w14:textId="77777777" w:rsidR="0018721D" w:rsidRDefault="0018721D" w:rsidP="000953FC">
      <w:pPr>
        <w:pStyle w:val="BodyText"/>
      </w:pPr>
    </w:p>
    <w:p w14:paraId="2123D9CD" w14:textId="77777777" w:rsidR="0018721D" w:rsidRPr="009B2E12" w:rsidRDefault="0018721D" w:rsidP="005D01A0">
      <w:pPr>
        <w:pStyle w:val="Heading2"/>
      </w:pPr>
      <w:bookmarkStart w:id="113" w:name="_Toc430870586"/>
      <w:r>
        <w:t>High-level solution structure</w:t>
      </w:r>
      <w:bookmarkEnd w:id="113"/>
      <w:r>
        <w:t xml:space="preserve"> </w:t>
      </w:r>
    </w:p>
    <w:p w14:paraId="7767606A" w14:textId="77777777" w:rsidR="005D01A0" w:rsidRDefault="005D01A0" w:rsidP="005D01A0">
      <w:pPr>
        <w:pStyle w:val="Comment"/>
        <w:ind w:left="-284"/>
        <w:jc w:val="center"/>
      </w:pPr>
      <w:r w:rsidRPr="005D01A0">
        <w:rPr>
          <w:noProof/>
        </w:rPr>
        <w:drawing>
          <wp:inline distT="0" distB="0" distL="0" distR="0" wp14:anchorId="228763AD" wp14:editId="3F079FA4">
            <wp:extent cx="5941695" cy="3347085"/>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1695" cy="3347085"/>
                    </a:xfrm>
                    <a:prstGeom prst="rect">
                      <a:avLst/>
                    </a:prstGeom>
                  </pic:spPr>
                </pic:pic>
              </a:graphicData>
            </a:graphic>
          </wp:inline>
        </w:drawing>
      </w:r>
    </w:p>
    <w:p w14:paraId="53EAC5A2" w14:textId="77777777" w:rsidR="005D01A0" w:rsidRPr="009B2E12" w:rsidRDefault="005D01A0" w:rsidP="000953FC">
      <w:pPr>
        <w:pStyle w:val="Comment"/>
      </w:pPr>
    </w:p>
    <w:p w14:paraId="70ACACE4" w14:textId="77777777" w:rsidR="005D01A0" w:rsidRDefault="005D01A0" w:rsidP="005D01A0">
      <w:pPr>
        <w:pStyle w:val="Heading3"/>
        <w:spacing w:after="0"/>
      </w:pPr>
      <w:r>
        <w:t>DEPLOYMENT SERVER</w:t>
      </w:r>
    </w:p>
    <w:p w14:paraId="2B71AD40" w14:textId="77777777" w:rsidR="005D01A0" w:rsidRPr="005D01A0" w:rsidRDefault="005D01A0" w:rsidP="005D01A0">
      <w:pPr>
        <w:pStyle w:val="BodyText"/>
      </w:pPr>
    </w:p>
    <w:tbl>
      <w:tblPr>
        <w:tblStyle w:val="TableEPAM"/>
        <w:tblW w:w="0" w:type="auto"/>
        <w:tblInd w:w="-5" w:type="dxa"/>
        <w:tblLook w:val="0480" w:firstRow="0" w:lastRow="0" w:firstColumn="1" w:lastColumn="0" w:noHBand="0" w:noVBand="1"/>
      </w:tblPr>
      <w:tblGrid>
        <w:gridCol w:w="2084"/>
        <w:gridCol w:w="7268"/>
      </w:tblGrid>
      <w:tr w:rsidR="00231B83" w14:paraId="6151AAA8"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31044FE" w14:textId="77777777" w:rsidR="005D01A0" w:rsidRDefault="005D01A0" w:rsidP="00FC5DA6">
            <w:pPr>
              <w:rPr>
                <w:b/>
              </w:rPr>
            </w:pPr>
          </w:p>
          <w:p w14:paraId="6233AED2" w14:textId="77777777" w:rsidR="00231B83" w:rsidRDefault="00231B83" w:rsidP="00FC5DA6">
            <w:pPr>
              <w:rPr>
                <w:b/>
              </w:rPr>
            </w:pPr>
            <w:r>
              <w:rPr>
                <w:b/>
              </w:rPr>
              <w:t>Description</w:t>
            </w:r>
          </w:p>
        </w:tc>
        <w:tc>
          <w:tcPr>
            <w:tcW w:w="7268" w:type="dxa"/>
          </w:tcPr>
          <w:p w14:paraId="73C6935D" w14:textId="77777777" w:rsidR="00231B83" w:rsidRDefault="005D01A0" w:rsidP="005D01A0">
            <w:pPr>
              <w:pStyle w:val="BodyText"/>
              <w:cnfStyle w:val="000000100000" w:firstRow="0" w:lastRow="0" w:firstColumn="0" w:lastColumn="0" w:oddVBand="0" w:evenVBand="0" w:oddHBand="1" w:evenHBand="0" w:firstRowFirstColumn="0" w:firstRowLastColumn="0" w:lastRowFirstColumn="0" w:lastRowLastColumn="0"/>
            </w:pPr>
            <w:r w:rsidRPr="005D01A0">
              <w:t xml:space="preserve">In order to minimize efforts required for initial infrastructure setup and resolve issues related to </w:t>
            </w:r>
            <w:proofErr w:type="spellStart"/>
            <w:r w:rsidRPr="005D01A0">
              <w:t>docker</w:t>
            </w:r>
            <w:proofErr w:type="spellEnd"/>
            <w:r w:rsidRPr="005D01A0">
              <w:t xml:space="preserve"> and OS differences (Linux, Windows, </w:t>
            </w:r>
            <w:proofErr w:type="spellStart"/>
            <w:proofErr w:type="gramStart"/>
            <w:r w:rsidRPr="005D01A0">
              <w:t>MacOS</w:t>
            </w:r>
            <w:proofErr w:type="spellEnd"/>
            <w:proofErr w:type="gramEnd"/>
            <w:r w:rsidRPr="005D01A0">
              <w:t>) an pre-con</w:t>
            </w:r>
            <w:r>
              <w:t>figured image shall be prepared.</w:t>
            </w:r>
          </w:p>
          <w:p w14:paraId="24105843" w14:textId="77777777" w:rsidR="005D01A0" w:rsidRPr="005D01A0" w:rsidRDefault="005D01A0" w:rsidP="005D01A0">
            <w:pPr>
              <w:pStyle w:val="BodyText"/>
              <w:cnfStyle w:val="000000100000" w:firstRow="0" w:lastRow="0" w:firstColumn="0" w:lastColumn="0" w:oddVBand="0" w:evenVBand="0" w:oddHBand="1" w:evenHBand="0" w:firstRowFirstColumn="0" w:firstRowLastColumn="0" w:lastRowFirstColumn="0" w:lastRowLastColumn="0"/>
            </w:pPr>
            <w:r w:rsidRPr="005D01A0">
              <w:t>Additionally, python/</w:t>
            </w:r>
            <w:proofErr w:type="spellStart"/>
            <w:r w:rsidRPr="005D01A0">
              <w:t>boto</w:t>
            </w:r>
            <w:proofErr w:type="spellEnd"/>
            <w:r w:rsidRPr="005D01A0">
              <w:t xml:space="preserve"> script shall be implemented that </w:t>
            </w:r>
            <w:commentRangeStart w:id="114"/>
            <w:commentRangeStart w:id="115"/>
            <w:r w:rsidRPr="005D01A0">
              <w:t xml:space="preserve">creates machine </w:t>
            </w:r>
            <w:commentRangeEnd w:id="114"/>
            <w:r w:rsidRPr="005D01A0">
              <w:rPr>
                <w:rStyle w:val="CommentReference"/>
                <w:sz w:val="18"/>
                <w:szCs w:val="20"/>
              </w:rPr>
              <w:commentReference w:id="114"/>
            </w:r>
            <w:commentRangeEnd w:id="115"/>
            <w:r>
              <w:rPr>
                <w:rStyle w:val="CommentReference"/>
                <w:rFonts w:ascii="Times New Roman" w:hAnsi="Times New Roman"/>
                <w:color w:val="auto"/>
              </w:rPr>
              <w:commentReference w:id="115"/>
            </w:r>
            <w:r w:rsidRPr="005D01A0">
              <w:t>from scratch.</w:t>
            </w:r>
          </w:p>
          <w:p w14:paraId="2216D763" w14:textId="77777777" w:rsidR="005D01A0" w:rsidRPr="005D01A0" w:rsidRDefault="005D01A0" w:rsidP="005D01A0">
            <w:pPr>
              <w:pStyle w:val="BodyText"/>
              <w:cnfStyle w:val="000000100000" w:firstRow="0" w:lastRow="0" w:firstColumn="0" w:lastColumn="0" w:oddVBand="0" w:evenVBand="0" w:oddHBand="1" w:evenHBand="0" w:firstRowFirstColumn="0" w:firstRowLastColumn="0" w:lastRowFirstColumn="0" w:lastRowLastColumn="0"/>
            </w:pPr>
          </w:p>
        </w:tc>
      </w:tr>
      <w:tr w:rsidR="003254D3" w14:paraId="3A691302"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50CE9FE" w14:textId="77777777" w:rsidR="003254D3" w:rsidRPr="0018721D" w:rsidRDefault="003254D3" w:rsidP="00FC5DA6">
            <w:pPr>
              <w:rPr>
                <w:b/>
              </w:rPr>
            </w:pPr>
            <w:r w:rsidRPr="0018721D">
              <w:rPr>
                <w:b/>
              </w:rPr>
              <w:t>Technology Stack</w:t>
            </w:r>
          </w:p>
        </w:tc>
        <w:tc>
          <w:tcPr>
            <w:tcW w:w="7268" w:type="dxa"/>
          </w:tcPr>
          <w:p w14:paraId="2B796B86" w14:textId="77777777" w:rsidR="005D01A0" w:rsidRPr="005D01A0" w:rsidRDefault="005D01A0" w:rsidP="005D01A0">
            <w:pPr>
              <w:pStyle w:val="BodyText"/>
              <w:cnfStyle w:val="000000010000" w:firstRow="0" w:lastRow="0" w:firstColumn="0" w:lastColumn="0" w:oddVBand="0" w:evenVBand="0" w:oddHBand="0" w:evenHBand="1" w:firstRowFirstColumn="0" w:firstRowLastColumn="0" w:lastRowFirstColumn="0" w:lastRowLastColumn="0"/>
            </w:pPr>
            <w:r w:rsidRPr="005D01A0">
              <w:t>Following software shall be installed in deployment server:</w:t>
            </w:r>
          </w:p>
          <w:p w14:paraId="6C1EBAA2"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r w:rsidRPr="005D01A0">
              <w:t>Ubuntu 16.04 LTS.</w:t>
            </w:r>
          </w:p>
          <w:p w14:paraId="71EAD993"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proofErr w:type="spellStart"/>
            <w:r w:rsidRPr="005D01A0">
              <w:t>OpenSSH</w:t>
            </w:r>
            <w:proofErr w:type="spellEnd"/>
            <w:r w:rsidRPr="005D01A0">
              <w:t>.</w:t>
            </w:r>
          </w:p>
          <w:p w14:paraId="59A9DF00"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proofErr w:type="spellStart"/>
            <w:r w:rsidRPr="005D01A0">
              <w:t>Git</w:t>
            </w:r>
            <w:proofErr w:type="spellEnd"/>
            <w:r w:rsidRPr="005D01A0">
              <w:t xml:space="preserve">, additionally access to </w:t>
            </w:r>
            <w:commentRangeStart w:id="116"/>
            <w:commentRangeStart w:id="117"/>
            <w:r w:rsidRPr="005D01A0">
              <w:t xml:space="preserve">EPAM </w:t>
            </w:r>
            <w:proofErr w:type="spellStart"/>
            <w:r w:rsidRPr="005D01A0">
              <w:t>Git</w:t>
            </w:r>
            <w:proofErr w:type="spellEnd"/>
            <w:r w:rsidRPr="005D01A0">
              <w:t xml:space="preserve"> repository shall be configured</w:t>
            </w:r>
            <w:commentRangeEnd w:id="116"/>
            <w:r w:rsidRPr="005D01A0">
              <w:rPr>
                <w:rStyle w:val="CommentReference"/>
                <w:sz w:val="18"/>
                <w:szCs w:val="20"/>
              </w:rPr>
              <w:commentReference w:id="116"/>
            </w:r>
            <w:commentRangeEnd w:id="117"/>
            <w:r>
              <w:rPr>
                <w:rStyle w:val="CommentReference"/>
                <w:rFonts w:ascii="Times New Roman" w:hAnsi="Times New Roman"/>
                <w:color w:val="auto"/>
              </w:rPr>
              <w:commentReference w:id="117"/>
            </w:r>
            <w:r w:rsidRPr="005D01A0">
              <w:t>.</w:t>
            </w:r>
          </w:p>
          <w:p w14:paraId="64DCF3EA" w14:textId="77777777" w:rsidR="005D01A0" w:rsidRPr="005D01A0" w:rsidRDefault="005D01A0" w:rsidP="005D01A0">
            <w:pPr>
              <w:pStyle w:val="BodyText"/>
              <w:numPr>
                <w:ilvl w:val="0"/>
                <w:numId w:val="37"/>
              </w:numPr>
              <w:cnfStyle w:val="000000010000" w:firstRow="0" w:lastRow="0" w:firstColumn="0" w:lastColumn="0" w:oddVBand="0" w:evenVBand="0" w:oddHBand="0" w:evenHBand="1" w:firstRowFirstColumn="0" w:firstRowLastColumn="0" w:lastRowFirstColumn="0" w:lastRowLastColumn="0"/>
            </w:pPr>
            <w:r w:rsidRPr="005D01A0">
              <w:t xml:space="preserve">Docker, additionally access to EPAM </w:t>
            </w:r>
            <w:proofErr w:type="spellStart"/>
            <w:r w:rsidRPr="005D01A0">
              <w:t>docker</w:t>
            </w:r>
            <w:proofErr w:type="spellEnd"/>
            <w:r w:rsidRPr="005D01A0">
              <w:t xml:space="preserve"> registry shall be configured.</w:t>
            </w:r>
          </w:p>
          <w:p w14:paraId="0B864DF3" w14:textId="77777777" w:rsidR="003254D3" w:rsidRPr="00DA6CF4" w:rsidRDefault="003254D3" w:rsidP="00FC5DA6">
            <w:pPr>
              <w:cnfStyle w:val="000000010000" w:firstRow="0" w:lastRow="0" w:firstColumn="0" w:lastColumn="0" w:oddVBand="0" w:evenVBand="0" w:oddHBand="0" w:evenHBand="1" w:firstRowFirstColumn="0" w:firstRowLastColumn="0" w:lastRowFirstColumn="0" w:lastRowLastColumn="0"/>
            </w:pPr>
          </w:p>
        </w:tc>
      </w:tr>
      <w:tr w:rsidR="003254D3" w14:paraId="3C2CCB4F"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0B0240" w14:textId="77777777" w:rsidR="003254D3" w:rsidRPr="0018721D" w:rsidRDefault="003254D3" w:rsidP="00FC5DA6">
            <w:pPr>
              <w:rPr>
                <w:b/>
              </w:rPr>
            </w:pPr>
            <w:r w:rsidRPr="0018721D">
              <w:rPr>
                <w:b/>
              </w:rPr>
              <w:t>Related components</w:t>
            </w:r>
          </w:p>
        </w:tc>
        <w:tc>
          <w:tcPr>
            <w:tcW w:w="7268" w:type="dxa"/>
          </w:tcPr>
          <w:p w14:paraId="7D6238DF" w14:textId="77777777" w:rsidR="003254D3" w:rsidRDefault="00231B83" w:rsidP="00FC5DA6">
            <w:pPr>
              <w:cnfStyle w:val="000000100000" w:firstRow="0" w:lastRow="0" w:firstColumn="0" w:lastColumn="0" w:oddVBand="0" w:evenVBand="0" w:oddHBand="1" w:evenHBand="0" w:firstRowFirstColumn="0" w:firstRowLastColumn="0" w:lastRowFirstColumn="0" w:lastRowLastColumn="0"/>
            </w:pPr>
            <w:r>
              <w:t>[List related components with</w:t>
            </w:r>
            <w:r w:rsidR="006C205D">
              <w:t xml:space="preserve"> a</w:t>
            </w:r>
            <w:r>
              <w:t xml:space="preserve"> short description of the relation nature]</w:t>
            </w:r>
          </w:p>
        </w:tc>
      </w:tr>
      <w:tr w:rsidR="003254D3" w14:paraId="485D4377"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D8058C3" w14:textId="77777777" w:rsidR="003254D3" w:rsidRPr="0018721D" w:rsidRDefault="003254D3" w:rsidP="00FC5DA6">
            <w:pPr>
              <w:rPr>
                <w:b/>
              </w:rPr>
            </w:pPr>
            <w:r w:rsidRPr="0018721D">
              <w:rPr>
                <w:b/>
              </w:rPr>
              <w:t>Covered functional requirements</w:t>
            </w:r>
          </w:p>
        </w:tc>
        <w:tc>
          <w:tcPr>
            <w:tcW w:w="7268" w:type="dxa"/>
          </w:tcPr>
          <w:p w14:paraId="5FD9FA1E" w14:textId="77777777" w:rsidR="003254D3" w:rsidRDefault="00231B83" w:rsidP="006C205D">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3254D3" w14:paraId="5F891C34"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CF1FBA8" w14:textId="77777777" w:rsidR="003254D3" w:rsidRPr="0018721D" w:rsidRDefault="003254D3" w:rsidP="00FC5DA6">
            <w:pPr>
              <w:rPr>
                <w:b/>
              </w:rPr>
            </w:pPr>
            <w:r w:rsidRPr="0018721D">
              <w:rPr>
                <w:b/>
              </w:rPr>
              <w:lastRenderedPageBreak/>
              <w:t>Notes</w:t>
            </w:r>
          </w:p>
        </w:tc>
        <w:tc>
          <w:tcPr>
            <w:tcW w:w="7268" w:type="dxa"/>
          </w:tcPr>
          <w:p w14:paraId="2A502430" w14:textId="77777777" w:rsidR="003254D3" w:rsidRDefault="00231B83" w:rsidP="00FC5DA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2A0BDDC5" w14:textId="77777777" w:rsidR="0018721D" w:rsidRDefault="0018721D" w:rsidP="0018721D">
      <w:pPr>
        <w:widowControl/>
        <w:spacing w:line="240" w:lineRule="auto"/>
      </w:pPr>
    </w:p>
    <w:p w14:paraId="2447911B" w14:textId="77777777" w:rsidR="005658C9" w:rsidRDefault="005D01A0" w:rsidP="005658C9">
      <w:pPr>
        <w:pStyle w:val="Heading3"/>
      </w:pPr>
      <w:r>
        <w:t>INITIAL SETUP PACKAGE</w:t>
      </w:r>
    </w:p>
    <w:p w14:paraId="689677AC" w14:textId="77777777" w:rsidR="00720506" w:rsidRDefault="00720506" w:rsidP="00720506">
      <w:pPr>
        <w:pStyle w:val="BodyText"/>
        <w:jc w:val="center"/>
      </w:pPr>
      <w:r w:rsidRPr="00720506">
        <w:rPr>
          <w:noProof/>
        </w:rPr>
        <w:drawing>
          <wp:inline distT="0" distB="0" distL="0" distR="0" wp14:anchorId="6416F1F7" wp14:editId="5F4D6FD0">
            <wp:extent cx="3142615" cy="2810786"/>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0277" cy="2817639"/>
                    </a:xfrm>
                    <a:prstGeom prst="rect">
                      <a:avLst/>
                    </a:prstGeom>
                  </pic:spPr>
                </pic:pic>
              </a:graphicData>
            </a:graphic>
          </wp:inline>
        </w:drawing>
      </w:r>
    </w:p>
    <w:p w14:paraId="6F79EA88" w14:textId="77777777" w:rsidR="00720506" w:rsidRPr="00720506" w:rsidRDefault="00720506" w:rsidP="00720506">
      <w:pPr>
        <w:pStyle w:val="BodyText"/>
      </w:pPr>
    </w:p>
    <w:tbl>
      <w:tblPr>
        <w:tblStyle w:val="TableEPAM"/>
        <w:tblW w:w="0" w:type="auto"/>
        <w:tblInd w:w="-5" w:type="dxa"/>
        <w:tblLook w:val="0480" w:firstRow="0" w:lastRow="0" w:firstColumn="1" w:lastColumn="0" w:noHBand="0" w:noVBand="1"/>
      </w:tblPr>
      <w:tblGrid>
        <w:gridCol w:w="2084"/>
        <w:gridCol w:w="7268"/>
      </w:tblGrid>
      <w:tr w:rsidR="005658C9" w14:paraId="35BFF442"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3275692" w14:textId="77777777" w:rsidR="005658C9" w:rsidRDefault="005658C9" w:rsidP="00BD7076">
            <w:pPr>
              <w:rPr>
                <w:b/>
              </w:rPr>
            </w:pPr>
            <w:r>
              <w:rPr>
                <w:b/>
              </w:rPr>
              <w:t>Description</w:t>
            </w:r>
          </w:p>
        </w:tc>
        <w:tc>
          <w:tcPr>
            <w:tcW w:w="7268" w:type="dxa"/>
          </w:tcPr>
          <w:p w14:paraId="0730FFED" w14:textId="77777777" w:rsidR="00720506" w:rsidRDefault="005D01A0" w:rsidP="005D01A0">
            <w:pPr>
              <w:pStyle w:val="BodyText"/>
              <w:cnfStyle w:val="000000100000" w:firstRow="0" w:lastRow="0" w:firstColumn="0" w:lastColumn="0" w:oddVBand="0" w:evenVBand="0" w:oddHBand="1" w:evenHBand="0" w:firstRowFirstColumn="0" w:firstRowLastColumn="0" w:lastRowFirstColumn="0" w:lastRowLastColumn="0"/>
            </w:pPr>
            <w:r>
              <w:t xml:space="preserve">Initial setup package is prepared </w:t>
            </w:r>
            <w:proofErr w:type="spellStart"/>
            <w:r>
              <w:t>docker</w:t>
            </w:r>
            <w:proofErr w:type="spellEnd"/>
            <w:r>
              <w:t xml:space="preserve"> container which is stored in EPAM </w:t>
            </w:r>
            <w:proofErr w:type="spellStart"/>
            <w:r>
              <w:t>docker</w:t>
            </w:r>
            <w:proofErr w:type="spellEnd"/>
            <w:r>
              <w:t xml:space="preserve"> registry. </w:t>
            </w:r>
          </w:p>
          <w:p w14:paraId="7DD6D540" w14:textId="77777777" w:rsidR="00720506" w:rsidRDefault="00720506" w:rsidP="00720506">
            <w:pPr>
              <w:pStyle w:val="BodyText"/>
              <w:cnfStyle w:val="000000100000" w:firstRow="0" w:lastRow="0" w:firstColumn="0" w:lastColumn="0" w:oddVBand="0" w:evenVBand="0" w:oddHBand="1" w:evenHBand="0" w:firstRowFirstColumn="0" w:firstRowLastColumn="0" w:lastRowFirstColumn="0" w:lastRowLastColumn="0"/>
            </w:pPr>
          </w:p>
        </w:tc>
      </w:tr>
      <w:tr w:rsidR="005658C9" w14:paraId="4590C5E8"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00A5322" w14:textId="77777777" w:rsidR="005658C9" w:rsidRPr="0018721D" w:rsidRDefault="005658C9" w:rsidP="00BD7076">
            <w:pPr>
              <w:rPr>
                <w:b/>
              </w:rPr>
            </w:pPr>
            <w:r w:rsidRPr="0018721D">
              <w:rPr>
                <w:b/>
              </w:rPr>
              <w:t>Technology Stack</w:t>
            </w:r>
          </w:p>
        </w:tc>
        <w:tc>
          <w:tcPr>
            <w:tcW w:w="7268" w:type="dxa"/>
          </w:tcPr>
          <w:p w14:paraId="4723F9F2"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r>
              <w:t>Initial setup package shall be based on Ubuntu 16.04 image with following additional components installed:</w:t>
            </w:r>
          </w:p>
          <w:p w14:paraId="4A389467" w14:textId="77777777" w:rsidR="00720506" w:rsidRDefault="00720506" w:rsidP="00720506">
            <w:pPr>
              <w:pStyle w:val="BodyText"/>
              <w:numPr>
                <w:ilvl w:val="0"/>
                <w:numId w:val="39"/>
              </w:numPr>
              <w:cnfStyle w:val="000000010000" w:firstRow="0" w:lastRow="0" w:firstColumn="0" w:lastColumn="0" w:oddVBand="0" w:evenVBand="0" w:oddHBand="0" w:evenHBand="1" w:firstRowFirstColumn="0" w:firstRowLastColumn="0" w:lastRowFirstColumn="0" w:lastRowLastColumn="0"/>
            </w:pPr>
            <w:r>
              <w:t>Infrastructure provider CLI – in order to reduce additional dependency installation and simplify configuration and communication with Infrastructure Resource Manager (AWS SLI or Azure SLI for example).</w:t>
            </w:r>
          </w:p>
          <w:p w14:paraId="77A204F0" w14:textId="77777777" w:rsidR="00720506" w:rsidRDefault="00720506" w:rsidP="00720506">
            <w:pPr>
              <w:pStyle w:val="BodyText"/>
              <w:numPr>
                <w:ilvl w:val="0"/>
                <w:numId w:val="39"/>
              </w:numPr>
              <w:cnfStyle w:val="000000010000" w:firstRow="0" w:lastRow="0" w:firstColumn="0" w:lastColumn="0" w:oddVBand="0" w:evenVBand="0" w:oddHBand="0" w:evenHBand="1" w:firstRowFirstColumn="0" w:firstRowLastColumn="0" w:lastRowFirstColumn="0" w:lastRowLastColumn="0"/>
            </w:pPr>
            <w:r>
              <w:t xml:space="preserve">Python, </w:t>
            </w:r>
            <w:proofErr w:type="spellStart"/>
            <w:r>
              <w:t>Boto</w:t>
            </w:r>
            <w:proofErr w:type="spellEnd"/>
            <w:r>
              <w:t xml:space="preserve"> shall be installed in order to run .</w:t>
            </w:r>
            <w:proofErr w:type="spellStart"/>
            <w:r>
              <w:t>py</w:t>
            </w:r>
            <w:proofErr w:type="spellEnd"/>
            <w:r>
              <w:t>, .</w:t>
            </w:r>
            <w:proofErr w:type="spellStart"/>
            <w:r>
              <w:t>boto</w:t>
            </w:r>
            <w:proofErr w:type="spellEnd"/>
            <w:r>
              <w:t xml:space="preserve"> scripts.</w:t>
            </w:r>
          </w:p>
          <w:p w14:paraId="1DA45D02" w14:textId="77777777" w:rsidR="005658C9" w:rsidRPr="00720506" w:rsidRDefault="00720506" w:rsidP="00720506">
            <w:pPr>
              <w:pStyle w:val="ListParagraph"/>
              <w:numPr>
                <w:ilvl w:val="0"/>
                <w:numId w:val="39"/>
              </w:numPr>
              <w:cnfStyle w:val="000000010000" w:firstRow="0" w:lastRow="0" w:firstColumn="0" w:lastColumn="0" w:oddVBand="0" w:evenVBand="0" w:oddHBand="0" w:evenHBand="1" w:firstRowFirstColumn="0" w:firstRowLastColumn="0" w:lastRowFirstColumn="0" w:lastRowLastColumn="0"/>
            </w:pPr>
            <w:r w:rsidRPr="00720506">
              <w:t>Scripts and Templates for infrastructure setup.</w:t>
            </w:r>
          </w:p>
        </w:tc>
      </w:tr>
      <w:tr w:rsidR="005658C9" w14:paraId="03F000B3"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E052740" w14:textId="77777777" w:rsidR="005658C9" w:rsidRPr="0018721D" w:rsidRDefault="005658C9" w:rsidP="00BD7076">
            <w:pPr>
              <w:rPr>
                <w:b/>
              </w:rPr>
            </w:pPr>
            <w:r w:rsidRPr="0018721D">
              <w:rPr>
                <w:b/>
              </w:rPr>
              <w:t>Related components</w:t>
            </w:r>
          </w:p>
        </w:tc>
        <w:tc>
          <w:tcPr>
            <w:tcW w:w="7268" w:type="dxa"/>
          </w:tcPr>
          <w:p w14:paraId="06BFB784" w14:textId="77777777" w:rsidR="005658C9" w:rsidRDefault="005658C9" w:rsidP="00BD7076">
            <w:pPr>
              <w:cnfStyle w:val="000000100000" w:firstRow="0" w:lastRow="0" w:firstColumn="0" w:lastColumn="0" w:oddVBand="0" w:evenVBand="0" w:oddHBand="1" w:evenHBand="0" w:firstRowFirstColumn="0" w:firstRowLastColumn="0" w:lastRowFirstColumn="0" w:lastRowLastColumn="0"/>
            </w:pPr>
            <w:r>
              <w:t>[List related components with</w:t>
            </w:r>
            <w:r w:rsidR="006C205D">
              <w:t xml:space="preserve"> a</w:t>
            </w:r>
            <w:r>
              <w:t xml:space="preserve"> short description of the relation nature]</w:t>
            </w:r>
          </w:p>
        </w:tc>
      </w:tr>
      <w:tr w:rsidR="005658C9" w14:paraId="05ADD9CA" w14:textId="77777777" w:rsidTr="00571F41">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95779EB" w14:textId="77777777" w:rsidR="005658C9" w:rsidRPr="0018721D" w:rsidRDefault="005658C9" w:rsidP="00BD7076">
            <w:pPr>
              <w:rPr>
                <w:b/>
              </w:rPr>
            </w:pPr>
            <w:r w:rsidRPr="0018721D">
              <w:rPr>
                <w:b/>
              </w:rPr>
              <w:t>Covered functional requirements</w:t>
            </w:r>
          </w:p>
        </w:tc>
        <w:tc>
          <w:tcPr>
            <w:tcW w:w="7268" w:type="dxa"/>
          </w:tcPr>
          <w:p w14:paraId="1BECEA44" w14:textId="77777777" w:rsidR="005D01A0" w:rsidRDefault="005D01A0" w:rsidP="005D01A0">
            <w:pPr>
              <w:pStyle w:val="BodyText"/>
              <w:cnfStyle w:val="000000010000" w:firstRow="0" w:lastRow="0" w:firstColumn="0" w:lastColumn="0" w:oddVBand="0" w:evenVBand="0" w:oddHBand="0" w:evenHBand="1" w:firstRowFirstColumn="0" w:firstRowLastColumn="0" w:lastRowFirstColumn="0" w:lastRowLastColumn="0"/>
            </w:pPr>
            <w:r>
              <w:t>The main functionality of initial setup package is:</w:t>
            </w:r>
          </w:p>
          <w:p w14:paraId="6AE3E786" w14:textId="77777777" w:rsidR="005D01A0" w:rsidRDefault="005D01A0" w:rsidP="005D01A0">
            <w:pPr>
              <w:pStyle w:val="BodyText"/>
              <w:numPr>
                <w:ilvl w:val="0"/>
                <w:numId w:val="38"/>
              </w:numPr>
              <w:cnfStyle w:val="000000010000" w:firstRow="0" w:lastRow="0" w:firstColumn="0" w:lastColumn="0" w:oddVBand="0" w:evenVBand="0" w:oddHBand="0" w:evenHBand="1" w:firstRowFirstColumn="0" w:firstRowLastColumn="0" w:lastRowFirstColumn="0" w:lastRowLastColumn="0"/>
            </w:pPr>
            <w:r>
              <w:t>Perform initial infrastructure configuration.</w:t>
            </w:r>
          </w:p>
          <w:p w14:paraId="4436020E" w14:textId="77777777" w:rsidR="005658C9" w:rsidRDefault="005D01A0" w:rsidP="006C205D">
            <w:pPr>
              <w:pStyle w:val="BodyText"/>
              <w:numPr>
                <w:ilvl w:val="0"/>
                <w:numId w:val="38"/>
              </w:numPr>
              <w:cnfStyle w:val="000000010000" w:firstRow="0" w:lastRow="0" w:firstColumn="0" w:lastColumn="0" w:oddVBand="0" w:evenVBand="0" w:oddHBand="0" w:evenHBand="1" w:firstRowFirstColumn="0" w:firstRowLastColumn="0" w:lastRowFirstColumn="0" w:lastRowLastColumn="0"/>
            </w:pPr>
            <w:r>
              <w:t>Simplify deployment and setup scenarios.</w:t>
            </w:r>
          </w:p>
          <w:p w14:paraId="66F9AF05"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p>
          <w:p w14:paraId="13BC4E27" w14:textId="77777777" w:rsid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r>
              <w:t xml:space="preserve">Initial setup package </w:t>
            </w:r>
            <w:commentRangeStart w:id="118"/>
            <w:r>
              <w:t>shall configure following components in the cloud</w:t>
            </w:r>
            <w:commentRangeEnd w:id="118"/>
            <w:r>
              <w:rPr>
                <w:rStyle w:val="CommentReference"/>
                <w:rFonts w:ascii="Times New Roman" w:hAnsi="Times New Roman"/>
              </w:rPr>
              <w:commentReference w:id="118"/>
            </w:r>
            <w:r>
              <w:t>:</w:t>
            </w:r>
          </w:p>
          <w:p w14:paraId="3A0EE0E5"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Cloud resource group. (For AWS Tagging shall be used to mark all components as resource group)</w:t>
            </w:r>
          </w:p>
          <w:p w14:paraId="67D689E8"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 xml:space="preserve">Cloud </w:t>
            </w:r>
            <w:proofErr w:type="spellStart"/>
            <w:r>
              <w:t>vnet</w:t>
            </w:r>
            <w:proofErr w:type="spellEnd"/>
            <w:r>
              <w:t>.</w:t>
            </w:r>
          </w:p>
          <w:p w14:paraId="2C756585"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management node subnet.</w:t>
            </w:r>
          </w:p>
          <w:p w14:paraId="2EC469CC"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and configure Self-Service node. (For AWS subnet for self-service node, ec2 instance for self-service node</w:t>
            </w:r>
          </w:p>
          <w:p w14:paraId="401B7FB7"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Create and configure Collaboration space. (For AWS S3 bucket with pre-configured security policies)</w:t>
            </w:r>
          </w:p>
          <w:p w14:paraId="79FF69B1" w14:textId="77777777" w:rsidR="00720506" w:rsidRDefault="00720506" w:rsidP="00720506">
            <w:pPr>
              <w:pStyle w:val="BodyText"/>
              <w:numPr>
                <w:ilvl w:val="0"/>
                <w:numId w:val="40"/>
              </w:numPr>
              <w:jc w:val="left"/>
              <w:cnfStyle w:val="000000010000" w:firstRow="0" w:lastRow="0" w:firstColumn="0" w:lastColumn="0" w:oddVBand="0" w:evenVBand="0" w:oddHBand="0" w:evenHBand="1" w:firstRowFirstColumn="0" w:firstRowLastColumn="0" w:lastRowFirstColumn="0" w:lastRowLastColumn="0"/>
            </w:pPr>
            <w:r>
              <w:t xml:space="preserve">Security group and profiles (For AWS </w:t>
            </w:r>
            <w:proofErr w:type="spellStart"/>
            <w:r>
              <w:t>iam</w:t>
            </w:r>
            <w:proofErr w:type="spellEnd"/>
            <w:r>
              <w:t xml:space="preserve"> profile)</w:t>
            </w:r>
          </w:p>
          <w:p w14:paraId="56869FD0" w14:textId="77777777" w:rsidR="00720506" w:rsidRPr="00720506" w:rsidRDefault="00720506" w:rsidP="00720506">
            <w:pPr>
              <w:pStyle w:val="BodyText"/>
              <w:cnfStyle w:val="000000010000" w:firstRow="0" w:lastRow="0" w:firstColumn="0" w:lastColumn="0" w:oddVBand="0" w:evenVBand="0" w:oddHBand="0" w:evenHBand="1" w:firstRowFirstColumn="0" w:firstRowLastColumn="0" w:lastRowFirstColumn="0" w:lastRowLastColumn="0"/>
            </w:pPr>
          </w:p>
        </w:tc>
      </w:tr>
      <w:tr w:rsidR="005658C9" w14:paraId="35304CBB" w14:textId="77777777" w:rsidTr="00571F41">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988CB15" w14:textId="77777777" w:rsidR="005658C9" w:rsidRPr="0018721D" w:rsidRDefault="005658C9" w:rsidP="00BD7076">
            <w:pPr>
              <w:rPr>
                <w:b/>
              </w:rPr>
            </w:pPr>
            <w:r w:rsidRPr="0018721D">
              <w:rPr>
                <w:b/>
              </w:rPr>
              <w:t>Notes</w:t>
            </w:r>
          </w:p>
        </w:tc>
        <w:tc>
          <w:tcPr>
            <w:tcW w:w="7268" w:type="dxa"/>
          </w:tcPr>
          <w:p w14:paraId="0FE3E762" w14:textId="77777777" w:rsidR="005658C9" w:rsidRDefault="005658C9" w:rsidP="00BD707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18FC6945" w14:textId="77777777" w:rsidR="005658C9" w:rsidRDefault="005658C9" w:rsidP="005658C9">
      <w:pPr>
        <w:widowControl/>
        <w:spacing w:line="240" w:lineRule="auto"/>
      </w:pPr>
    </w:p>
    <w:p w14:paraId="265F2C8C" w14:textId="77777777" w:rsidR="00E97B14" w:rsidRDefault="00E97B14" w:rsidP="00E97B14">
      <w:pPr>
        <w:pStyle w:val="Heading3"/>
      </w:pPr>
      <w:r>
        <w:t>COLLABORA</w:t>
      </w:r>
      <w:r w:rsidR="003E75E8">
        <w:t>TION SPACE (NOT IN SCOPE OF MVP</w:t>
      </w:r>
    </w:p>
    <w:p w14:paraId="2C3CBE58" w14:textId="77777777" w:rsidR="00E97B14" w:rsidRDefault="00E97B14" w:rsidP="00E97B14">
      <w:pPr>
        <w:pStyle w:val="BodyText"/>
        <w:jc w:val="center"/>
      </w:pPr>
      <w:commentRangeStart w:id="119"/>
      <w:commentRangeStart w:id="120"/>
      <w:r>
        <w:rPr>
          <w:noProof/>
        </w:rPr>
        <w:drawing>
          <wp:inline distT="0" distB="0" distL="0" distR="0" wp14:anchorId="5EA202DD" wp14:editId="0854B44D">
            <wp:extent cx="5941695" cy="218370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1695" cy="2183700"/>
                    </a:xfrm>
                    <a:prstGeom prst="rect">
                      <a:avLst/>
                    </a:prstGeom>
                    <a:noFill/>
                    <a:ln>
                      <a:noFill/>
                    </a:ln>
                  </pic:spPr>
                </pic:pic>
              </a:graphicData>
            </a:graphic>
          </wp:inline>
        </w:drawing>
      </w:r>
      <w:commentRangeEnd w:id="119"/>
      <w:r>
        <w:rPr>
          <w:rStyle w:val="CommentReference"/>
          <w:rFonts w:ascii="Times New Roman" w:hAnsi="Times New Roman"/>
          <w:color w:val="auto"/>
        </w:rPr>
        <w:commentReference w:id="119"/>
      </w:r>
      <w:commentRangeEnd w:id="120"/>
      <w:r w:rsidR="00C47D69">
        <w:rPr>
          <w:rStyle w:val="CommentReference"/>
          <w:rFonts w:ascii="Times New Roman" w:hAnsi="Times New Roman"/>
          <w:color w:val="auto"/>
        </w:rPr>
        <w:commentReference w:id="120"/>
      </w:r>
    </w:p>
    <w:p w14:paraId="315EF463" w14:textId="77777777" w:rsidR="00E97B14" w:rsidRPr="00720506" w:rsidRDefault="00E97B14" w:rsidP="00E97B14">
      <w:pPr>
        <w:pStyle w:val="BodyText"/>
      </w:pPr>
    </w:p>
    <w:tbl>
      <w:tblPr>
        <w:tblStyle w:val="TableEPAM"/>
        <w:tblW w:w="0" w:type="auto"/>
        <w:tblInd w:w="-5" w:type="dxa"/>
        <w:tblLook w:val="0480" w:firstRow="0" w:lastRow="0" w:firstColumn="1" w:lastColumn="0" w:noHBand="0" w:noVBand="1"/>
      </w:tblPr>
      <w:tblGrid>
        <w:gridCol w:w="2084"/>
        <w:gridCol w:w="7268"/>
      </w:tblGrid>
      <w:tr w:rsidR="00E97B14" w14:paraId="15E4986F"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2D23935" w14:textId="77777777" w:rsidR="00E97B14" w:rsidRDefault="00E97B14" w:rsidP="00E97B14">
            <w:pPr>
              <w:rPr>
                <w:b/>
              </w:rPr>
            </w:pPr>
            <w:r>
              <w:rPr>
                <w:b/>
              </w:rPr>
              <w:t>Description</w:t>
            </w:r>
          </w:p>
        </w:tc>
        <w:tc>
          <w:tcPr>
            <w:tcW w:w="7268" w:type="dxa"/>
          </w:tcPr>
          <w:p w14:paraId="75E9656A" w14:textId="77777777" w:rsidR="00E97B14" w:rsidRDefault="00E97B14" w:rsidP="00E97B14">
            <w:pPr>
              <w:pStyle w:val="BodyText"/>
              <w:cnfStyle w:val="000000100000" w:firstRow="0" w:lastRow="0" w:firstColumn="0" w:lastColumn="0" w:oddVBand="0" w:evenVBand="0" w:oddHBand="1" w:evenHBand="0" w:firstRowFirstColumn="0" w:firstRowLastColumn="0" w:lastRowFirstColumn="0" w:lastRowLastColumn="0"/>
            </w:pPr>
            <w:r>
              <w:t xml:space="preserve">Collaboration space shall be deployed in infrastructure subnet accessible from Exploratory </w:t>
            </w:r>
          </w:p>
        </w:tc>
      </w:tr>
      <w:tr w:rsidR="00E97B14" w14:paraId="5F9346B5"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DB896CA" w14:textId="77777777" w:rsidR="00E97B14" w:rsidRPr="0018721D" w:rsidRDefault="00E97B14" w:rsidP="00E97B14">
            <w:pPr>
              <w:rPr>
                <w:b/>
              </w:rPr>
            </w:pPr>
            <w:r w:rsidRPr="0018721D">
              <w:rPr>
                <w:b/>
              </w:rPr>
              <w:t>Technology Stack</w:t>
            </w:r>
          </w:p>
        </w:tc>
        <w:tc>
          <w:tcPr>
            <w:tcW w:w="7268" w:type="dxa"/>
          </w:tcPr>
          <w:p w14:paraId="2D7DB3A0" w14:textId="77777777" w:rsidR="00E97B14" w:rsidRDefault="00E97B14" w:rsidP="00E97B14">
            <w:pPr>
              <w:pStyle w:val="BodyText"/>
              <w:cnfStyle w:val="000000010000" w:firstRow="0" w:lastRow="0" w:firstColumn="0" w:lastColumn="0" w:oddVBand="0" w:evenVBand="0" w:oddHBand="0" w:evenHBand="1" w:firstRowFirstColumn="0" w:firstRowLastColumn="0" w:lastRowFirstColumn="0" w:lastRowLastColumn="0"/>
            </w:pPr>
            <w:r>
              <w:t>For now, Azure and AWS is supported. In Azure collaborative space shall be implemented as:</w:t>
            </w:r>
          </w:p>
          <w:p w14:paraId="4A60DEDC"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Storage Table.</w:t>
            </w:r>
          </w:p>
          <w:p w14:paraId="015280AE"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WASB</w:t>
            </w:r>
            <w:r>
              <w:rPr>
                <w:lang w:val="uk-UA"/>
              </w:rPr>
              <w:t xml:space="preserve"> </w:t>
            </w:r>
            <w:r>
              <w:t>Storage.</w:t>
            </w:r>
          </w:p>
          <w:p w14:paraId="551F561F" w14:textId="77777777" w:rsidR="00E97B14" w:rsidRDefault="00E97B14" w:rsidP="00E97B14">
            <w:pPr>
              <w:pStyle w:val="BodyText"/>
              <w:numPr>
                <w:ilvl w:val="0"/>
                <w:numId w:val="41"/>
              </w:numPr>
              <w:jc w:val="left"/>
              <w:cnfStyle w:val="000000010000" w:firstRow="0" w:lastRow="0" w:firstColumn="0" w:lastColumn="0" w:oddVBand="0" w:evenVBand="0" w:oddHBand="0" w:evenHBand="1" w:firstRowFirstColumn="0" w:firstRowLastColumn="0" w:lastRowFirstColumn="0" w:lastRowLastColumn="0"/>
            </w:pPr>
            <w:r>
              <w:t>Database Service.</w:t>
            </w:r>
          </w:p>
          <w:p w14:paraId="2E37C4F9" w14:textId="77777777" w:rsidR="00E97B14" w:rsidRDefault="00E97B14" w:rsidP="00E97B14">
            <w:pPr>
              <w:pStyle w:val="BodyText"/>
              <w:cnfStyle w:val="000000010000" w:firstRow="0" w:lastRow="0" w:firstColumn="0" w:lastColumn="0" w:oddVBand="0" w:evenVBand="0" w:oddHBand="0" w:evenHBand="1" w:firstRowFirstColumn="0" w:firstRowLastColumn="0" w:lastRowFirstColumn="0" w:lastRowLastColumn="0"/>
            </w:pPr>
            <w:r>
              <w:t>In AWS collaborative space shall be implemented as:</w:t>
            </w:r>
          </w:p>
          <w:p w14:paraId="2C8C3E01" w14:textId="77777777" w:rsidR="00E97B14"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S3 buckets.</w:t>
            </w:r>
          </w:p>
          <w:p w14:paraId="1B337306" w14:textId="77777777" w:rsidR="00E97B14"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Database Service.</w:t>
            </w:r>
          </w:p>
          <w:p w14:paraId="1FD06BAC" w14:textId="77777777" w:rsidR="00E97B14" w:rsidRPr="00833439" w:rsidRDefault="00E97B14" w:rsidP="00E97B14">
            <w:pPr>
              <w:pStyle w:val="BodyText"/>
              <w:numPr>
                <w:ilvl w:val="0"/>
                <w:numId w:val="42"/>
              </w:numPr>
              <w:jc w:val="left"/>
              <w:cnfStyle w:val="000000010000" w:firstRow="0" w:lastRow="0" w:firstColumn="0" w:lastColumn="0" w:oddVBand="0" w:evenVBand="0" w:oddHBand="0" w:evenHBand="1" w:firstRowFirstColumn="0" w:firstRowLastColumn="0" w:lastRowFirstColumn="0" w:lastRowLastColumn="0"/>
            </w:pPr>
            <w:r>
              <w:t>Elastic Block Storage.</w:t>
            </w:r>
          </w:p>
          <w:p w14:paraId="19BF6BB2" w14:textId="77777777" w:rsidR="00E97B14" w:rsidRPr="00E97B14" w:rsidRDefault="00E97B14" w:rsidP="00E97B14">
            <w:pPr>
              <w:cnfStyle w:val="000000010000" w:firstRow="0" w:lastRow="0" w:firstColumn="0" w:lastColumn="0" w:oddVBand="0" w:evenVBand="0" w:oddHBand="0" w:evenHBand="1" w:firstRowFirstColumn="0" w:firstRowLastColumn="0" w:lastRowFirstColumn="0" w:lastRowLastColumn="0"/>
            </w:pPr>
          </w:p>
        </w:tc>
      </w:tr>
      <w:tr w:rsidR="00E97B14" w14:paraId="45293BC8"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00C6CB0" w14:textId="77777777" w:rsidR="00E97B14" w:rsidRPr="0018721D" w:rsidRDefault="00E97B14" w:rsidP="00E97B14">
            <w:pPr>
              <w:rPr>
                <w:b/>
              </w:rPr>
            </w:pPr>
            <w:r w:rsidRPr="0018721D">
              <w:rPr>
                <w:b/>
              </w:rPr>
              <w:t>Related components</w:t>
            </w:r>
          </w:p>
        </w:tc>
        <w:tc>
          <w:tcPr>
            <w:tcW w:w="7268" w:type="dxa"/>
          </w:tcPr>
          <w:p w14:paraId="67B27B18"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E97B14" w14:paraId="3165425D"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9E74F5B" w14:textId="77777777" w:rsidR="00E97B14" w:rsidRPr="0018721D" w:rsidRDefault="00E97B14" w:rsidP="00E97B14">
            <w:pPr>
              <w:rPr>
                <w:b/>
              </w:rPr>
            </w:pPr>
            <w:r w:rsidRPr="0018721D">
              <w:rPr>
                <w:b/>
              </w:rPr>
              <w:t>Covered functional requirements</w:t>
            </w:r>
          </w:p>
        </w:tc>
        <w:tc>
          <w:tcPr>
            <w:tcW w:w="7268" w:type="dxa"/>
          </w:tcPr>
          <w:p w14:paraId="19DC3EE3" w14:textId="77777777" w:rsidR="00E97B14" w:rsidRPr="00720506" w:rsidRDefault="00E97B14" w:rsidP="00E97B14">
            <w:pPr>
              <w:pStyle w:val="BodyText"/>
              <w:cnfStyle w:val="000000010000" w:firstRow="0" w:lastRow="0" w:firstColumn="0" w:lastColumn="0" w:oddVBand="0" w:evenVBand="0" w:oddHBand="0" w:evenHBand="1" w:firstRowFirstColumn="0" w:firstRowLastColumn="0" w:lastRowFirstColumn="0" w:lastRowLastColumn="0"/>
            </w:pPr>
            <w:r>
              <w:t>Environment and shall serve as collaborative data storage where data scientists can copy and share their data (data, metadata, notebooks).</w:t>
            </w:r>
          </w:p>
        </w:tc>
      </w:tr>
      <w:tr w:rsidR="00E97B14" w14:paraId="01C53546"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14AFB098" w14:textId="77777777" w:rsidR="00E97B14" w:rsidRPr="0018721D" w:rsidRDefault="00E97B14" w:rsidP="00E97B14">
            <w:pPr>
              <w:rPr>
                <w:b/>
              </w:rPr>
            </w:pPr>
          </w:p>
        </w:tc>
        <w:tc>
          <w:tcPr>
            <w:tcW w:w="7268" w:type="dxa"/>
          </w:tcPr>
          <w:p w14:paraId="331683A6" w14:textId="77777777" w:rsidR="00E97B14" w:rsidRDefault="00E97B14" w:rsidP="00E97B14">
            <w:pPr>
              <w:pStyle w:val="BodyText"/>
              <w:cnfStyle w:val="000000100000" w:firstRow="0" w:lastRow="0" w:firstColumn="0" w:lastColumn="0" w:oddVBand="0" w:evenVBand="0" w:oddHBand="1" w:evenHBand="0" w:firstRowFirstColumn="0" w:firstRowLastColumn="0" w:lastRowFirstColumn="0" w:lastRowLastColumn="0"/>
            </w:pPr>
          </w:p>
        </w:tc>
      </w:tr>
      <w:tr w:rsidR="00E97B14" w14:paraId="590744E3"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5997A3A" w14:textId="77777777" w:rsidR="00E97B14" w:rsidRPr="0018721D" w:rsidRDefault="00E97B14" w:rsidP="00E97B14">
            <w:pPr>
              <w:rPr>
                <w:b/>
              </w:rPr>
            </w:pPr>
            <w:r w:rsidRPr="0018721D">
              <w:rPr>
                <w:b/>
              </w:rPr>
              <w:t>Notes</w:t>
            </w:r>
          </w:p>
        </w:tc>
        <w:tc>
          <w:tcPr>
            <w:tcW w:w="7268" w:type="dxa"/>
          </w:tcPr>
          <w:p w14:paraId="6BF2B499" w14:textId="77777777" w:rsidR="00E97B14" w:rsidRDefault="00E97B14" w:rsidP="00E97B14">
            <w:pPr>
              <w:cnfStyle w:val="000000010000" w:firstRow="0" w:lastRow="0" w:firstColumn="0" w:lastColumn="0" w:oddVBand="0" w:evenVBand="0" w:oddHBand="0" w:evenHBand="1" w:firstRowFirstColumn="0" w:firstRowLastColumn="0" w:lastRowFirstColumn="0" w:lastRowLastColumn="0"/>
            </w:pPr>
            <w:r>
              <w:t>[Put any additional specific notes here]</w:t>
            </w:r>
          </w:p>
        </w:tc>
      </w:tr>
    </w:tbl>
    <w:p w14:paraId="06EA9801" w14:textId="77777777" w:rsidR="005658C9" w:rsidRDefault="005658C9" w:rsidP="000953FC">
      <w:pPr>
        <w:pStyle w:val="BodyText"/>
      </w:pPr>
    </w:p>
    <w:p w14:paraId="70D6022D" w14:textId="77777777" w:rsidR="00E97B14" w:rsidRDefault="00E97B14" w:rsidP="00E97B14">
      <w:pPr>
        <w:pStyle w:val="Heading3"/>
      </w:pPr>
      <w:bookmarkStart w:id="121" w:name="_Toc430870590"/>
      <w:r>
        <w:t>SELF-SERVICE NODE</w:t>
      </w:r>
    </w:p>
    <w:p w14:paraId="5D1E71CE" w14:textId="77777777" w:rsidR="00E97B14" w:rsidRDefault="00E97B14" w:rsidP="00E97B14">
      <w:pPr>
        <w:pStyle w:val="BodyText"/>
        <w:jc w:val="center"/>
      </w:pPr>
      <w:r w:rsidRPr="00E97B14">
        <w:rPr>
          <w:noProof/>
        </w:rPr>
        <w:lastRenderedPageBreak/>
        <w:drawing>
          <wp:inline distT="0" distB="0" distL="0" distR="0" wp14:anchorId="43264EA5" wp14:editId="2FA3F1B9">
            <wp:extent cx="5941695" cy="4986655"/>
            <wp:effectExtent l="0" t="0" r="190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1695" cy="4986655"/>
                    </a:xfrm>
                    <a:prstGeom prst="rect">
                      <a:avLst/>
                    </a:prstGeom>
                  </pic:spPr>
                </pic:pic>
              </a:graphicData>
            </a:graphic>
          </wp:inline>
        </w:drawing>
      </w:r>
    </w:p>
    <w:p w14:paraId="7400D69B" w14:textId="77777777" w:rsidR="00E97B14" w:rsidRPr="00E97B14" w:rsidRDefault="00E97B14" w:rsidP="00E97B14">
      <w:pPr>
        <w:pStyle w:val="BodyText"/>
      </w:pPr>
      <w:r>
        <w:t>NOTE: Components marked as gray are out-of-scope.</w:t>
      </w:r>
    </w:p>
    <w:p w14:paraId="5F35F24A" w14:textId="77777777" w:rsidR="00E97B14" w:rsidRPr="003E75E8" w:rsidRDefault="003E75E8" w:rsidP="00E97B14">
      <w:pPr>
        <w:pStyle w:val="BodyText"/>
        <w:rPr>
          <w:b/>
        </w:rPr>
      </w:pPr>
      <w:r w:rsidRPr="003E75E8">
        <w:rPr>
          <w:b/>
        </w:rPr>
        <w:t>Physical schema</w:t>
      </w:r>
    </w:p>
    <w:p w14:paraId="339CF5FF" w14:textId="77777777" w:rsidR="003E75E8" w:rsidRPr="003E75E8" w:rsidRDefault="003E75E8" w:rsidP="003E75E8">
      <w:pPr>
        <w:pStyle w:val="BodyText"/>
        <w:jc w:val="center"/>
      </w:pPr>
      <w:r w:rsidRPr="003E75E8">
        <w:rPr>
          <w:noProof/>
        </w:rPr>
        <w:drawing>
          <wp:inline distT="0" distB="0" distL="0" distR="0" wp14:anchorId="3F7D219F" wp14:editId="3E7F9B51">
            <wp:extent cx="3923624" cy="2442568"/>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814" cy="2450157"/>
                    </a:xfrm>
                    <a:prstGeom prst="rect">
                      <a:avLst/>
                    </a:prstGeom>
                  </pic:spPr>
                </pic:pic>
              </a:graphicData>
            </a:graphic>
          </wp:inline>
        </w:drawing>
      </w:r>
    </w:p>
    <w:p w14:paraId="27960DCE" w14:textId="77777777" w:rsidR="003E75E8" w:rsidRPr="00720506" w:rsidRDefault="003E75E8" w:rsidP="00E97B14">
      <w:pPr>
        <w:pStyle w:val="BodyText"/>
      </w:pPr>
    </w:p>
    <w:tbl>
      <w:tblPr>
        <w:tblStyle w:val="TableEPAM"/>
        <w:tblW w:w="0" w:type="auto"/>
        <w:tblInd w:w="-5" w:type="dxa"/>
        <w:tblLook w:val="0480" w:firstRow="0" w:lastRow="0" w:firstColumn="1" w:lastColumn="0" w:noHBand="0" w:noVBand="1"/>
      </w:tblPr>
      <w:tblGrid>
        <w:gridCol w:w="2084"/>
        <w:gridCol w:w="7268"/>
      </w:tblGrid>
      <w:tr w:rsidR="00E97B14" w14:paraId="21633A94"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29C6D54" w14:textId="77777777" w:rsidR="00E97B14" w:rsidRDefault="00E97B14" w:rsidP="00E97B14">
            <w:pPr>
              <w:rPr>
                <w:b/>
              </w:rPr>
            </w:pPr>
            <w:r>
              <w:rPr>
                <w:b/>
              </w:rPr>
              <w:t>Description</w:t>
            </w:r>
          </w:p>
        </w:tc>
        <w:tc>
          <w:tcPr>
            <w:tcW w:w="7268" w:type="dxa"/>
          </w:tcPr>
          <w:p w14:paraId="061B1306" w14:textId="77777777" w:rsidR="00E97B14" w:rsidRPr="003E75E8" w:rsidRDefault="00E97B14" w:rsidP="00E97B14">
            <w:pPr>
              <w:pStyle w:val="BodyTex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major components:</w:t>
            </w:r>
          </w:p>
          <w:p w14:paraId="57B5890C"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web UI.</w:t>
            </w:r>
          </w:p>
          <w:p w14:paraId="6A577037"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DB.</w:t>
            </w:r>
          </w:p>
          <w:p w14:paraId="3778EC89"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lastRenderedPageBreak/>
              <w:t>Self-service node provisioning service.</w:t>
            </w:r>
          </w:p>
          <w:p w14:paraId="35171598"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Self-service node entitlement manager.</w:t>
            </w:r>
          </w:p>
          <w:p w14:paraId="51A4292E"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Environment templates.</w:t>
            </w:r>
          </w:p>
          <w:p w14:paraId="21CCB60F" w14:textId="77777777" w:rsidR="00E97B14" w:rsidRPr="003E75E8" w:rsidRDefault="00E97B14" w:rsidP="00E97B14">
            <w:pPr>
              <w:pStyle w:val="BodyText"/>
              <w:numPr>
                <w:ilvl w:val="0"/>
                <w:numId w:val="44"/>
              </w:numPr>
              <w:jc w:val="left"/>
              <w:cnfStyle w:val="000000100000" w:firstRow="0" w:lastRow="0" w:firstColumn="0" w:lastColumn="0" w:oddVBand="0" w:evenVBand="0" w:oddHBand="1" w:evenHBand="0" w:firstRowFirstColumn="0" w:firstRowLastColumn="0" w:lastRowFirstColumn="0" w:lastRowLastColumn="0"/>
              <w:rPr>
                <w:color w:val="auto"/>
              </w:rPr>
            </w:pPr>
            <w:r w:rsidRPr="003E75E8">
              <w:rPr>
                <w:color w:val="auto"/>
              </w:rPr>
              <w:t>Resource audit.</w:t>
            </w:r>
          </w:p>
          <w:p w14:paraId="457129F3" w14:textId="77777777" w:rsidR="00E97B14" w:rsidRPr="003E75E8" w:rsidRDefault="00E97B14" w:rsidP="00E97B14">
            <w:pPr>
              <w:pStyle w:val="BodyText"/>
              <w:cnfStyle w:val="000000100000" w:firstRow="0" w:lastRow="0" w:firstColumn="0" w:lastColumn="0" w:oddVBand="0" w:evenVBand="0" w:oddHBand="1" w:evenHBand="0" w:firstRowFirstColumn="0" w:firstRowLastColumn="0" w:lastRowFirstColumn="0" w:lastRowLastColumn="0"/>
              <w:rPr>
                <w:color w:val="auto"/>
              </w:rPr>
            </w:pPr>
          </w:p>
        </w:tc>
      </w:tr>
      <w:tr w:rsidR="00E97B14" w14:paraId="416B7895"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6CAF76F" w14:textId="77777777" w:rsidR="00E97B14" w:rsidRPr="0018721D" w:rsidRDefault="00E97B14" w:rsidP="00E97B14">
            <w:pPr>
              <w:rPr>
                <w:b/>
              </w:rPr>
            </w:pPr>
            <w:r w:rsidRPr="0018721D">
              <w:rPr>
                <w:b/>
              </w:rPr>
              <w:lastRenderedPageBreak/>
              <w:t>Technology Stack</w:t>
            </w:r>
          </w:p>
        </w:tc>
        <w:tc>
          <w:tcPr>
            <w:tcW w:w="7268" w:type="dxa"/>
          </w:tcPr>
          <w:p w14:paraId="63835BF4" w14:textId="77777777" w:rsidR="00E97B14" w:rsidRPr="00E97B14" w:rsidRDefault="00E97B14" w:rsidP="00E97B14">
            <w:pPr>
              <w:pStyle w:val="BodyText"/>
              <w:jc w:val="left"/>
              <w:cnfStyle w:val="000000010000" w:firstRow="0" w:lastRow="0" w:firstColumn="0" w:lastColumn="0" w:oddVBand="0" w:evenVBand="0" w:oddHBand="0" w:evenHBand="1" w:firstRowFirstColumn="0" w:firstRowLastColumn="0" w:lastRowFirstColumn="0" w:lastRowLastColumn="0"/>
              <w:rPr>
                <w:color w:val="3B3838" w:themeColor="background2" w:themeShade="40"/>
              </w:rPr>
            </w:pPr>
          </w:p>
        </w:tc>
      </w:tr>
      <w:tr w:rsidR="00E97B14" w14:paraId="50FBF092"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52FDB6E8" w14:textId="77777777" w:rsidR="00E97B14" w:rsidRPr="0018721D" w:rsidRDefault="00E97B14" w:rsidP="00E97B14">
            <w:pPr>
              <w:rPr>
                <w:b/>
              </w:rPr>
            </w:pPr>
            <w:r w:rsidRPr="0018721D">
              <w:rPr>
                <w:b/>
              </w:rPr>
              <w:t>Related components</w:t>
            </w:r>
          </w:p>
        </w:tc>
        <w:tc>
          <w:tcPr>
            <w:tcW w:w="7268" w:type="dxa"/>
          </w:tcPr>
          <w:p w14:paraId="6A5EC6C2"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E97B14" w14:paraId="7AE961F2" w14:textId="77777777" w:rsidTr="00E97B1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48E0AF" w14:textId="77777777" w:rsidR="00E97B14" w:rsidRPr="0018721D" w:rsidRDefault="00E97B14" w:rsidP="00E97B14">
            <w:pPr>
              <w:rPr>
                <w:b/>
              </w:rPr>
            </w:pPr>
            <w:r w:rsidRPr="0018721D">
              <w:rPr>
                <w:b/>
              </w:rPr>
              <w:t>Covered functional requirements</w:t>
            </w:r>
          </w:p>
        </w:tc>
        <w:tc>
          <w:tcPr>
            <w:tcW w:w="7268" w:type="dxa"/>
          </w:tcPr>
          <w:p w14:paraId="42E09D00" w14:textId="77777777" w:rsidR="003E75E8" w:rsidRPr="003E75E8" w:rsidRDefault="003E75E8" w:rsidP="003E75E8">
            <w:pPr>
              <w:pStyle w:val="BodyTex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Self-service node shall serve as management component responsible for:</w:t>
            </w:r>
          </w:p>
          <w:p w14:paraId="3DF3D38E"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Exploratory environment configuration and management (CRUD).</w:t>
            </w:r>
          </w:p>
          <w:p w14:paraId="4E07BE29"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Collaboration space configuration.</w:t>
            </w:r>
          </w:p>
          <w:p w14:paraId="1A1700FD" w14:textId="77777777" w:rsidR="003E75E8" w:rsidRPr="003E75E8" w:rsidRDefault="003E75E8" w:rsidP="003E75E8">
            <w:pPr>
              <w:pStyle w:val="BodyText"/>
              <w:numPr>
                <w:ilvl w:val="0"/>
                <w:numId w:val="43"/>
              </w:numPr>
              <w:jc w:val="left"/>
              <w:cnfStyle w:val="000000010000" w:firstRow="0" w:lastRow="0" w:firstColumn="0" w:lastColumn="0" w:oddVBand="0" w:evenVBand="0" w:oddHBand="0" w:evenHBand="1" w:firstRowFirstColumn="0" w:firstRowLastColumn="0" w:lastRowFirstColumn="0" w:lastRowLastColumn="0"/>
              <w:rPr>
                <w:color w:val="auto"/>
              </w:rPr>
            </w:pPr>
            <w:r w:rsidRPr="003E75E8">
              <w:rPr>
                <w:color w:val="auto"/>
              </w:rPr>
              <w:t>User mapping to resource policy.</w:t>
            </w:r>
          </w:p>
          <w:p w14:paraId="7F8DB86E" w14:textId="77777777" w:rsidR="00E97B14" w:rsidRPr="003E75E8" w:rsidRDefault="00E97B14" w:rsidP="00E97B14">
            <w:pPr>
              <w:pStyle w:val="BodyText"/>
              <w:cnfStyle w:val="000000010000" w:firstRow="0" w:lastRow="0" w:firstColumn="0" w:lastColumn="0" w:oddVBand="0" w:evenVBand="0" w:oddHBand="0" w:evenHBand="1" w:firstRowFirstColumn="0" w:firstRowLastColumn="0" w:lastRowFirstColumn="0" w:lastRowLastColumn="0"/>
              <w:rPr>
                <w:lang w:val="uk-UA"/>
              </w:rPr>
            </w:pPr>
          </w:p>
        </w:tc>
      </w:tr>
      <w:tr w:rsidR="00E97B14" w14:paraId="2A3D9F7E" w14:textId="77777777" w:rsidTr="00E97B1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65F8935" w14:textId="77777777" w:rsidR="00E97B14" w:rsidRPr="0018721D" w:rsidRDefault="00E97B14" w:rsidP="00E97B14">
            <w:pPr>
              <w:rPr>
                <w:b/>
              </w:rPr>
            </w:pPr>
            <w:r w:rsidRPr="0018721D">
              <w:rPr>
                <w:b/>
              </w:rPr>
              <w:t>Notes</w:t>
            </w:r>
          </w:p>
        </w:tc>
        <w:tc>
          <w:tcPr>
            <w:tcW w:w="7268" w:type="dxa"/>
          </w:tcPr>
          <w:p w14:paraId="7A1F9FAD" w14:textId="77777777" w:rsidR="00E97B14" w:rsidRDefault="00E97B14" w:rsidP="00E97B14">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4D396143" w14:textId="77777777" w:rsidR="00332710" w:rsidRDefault="00332710" w:rsidP="00332710">
      <w:pPr>
        <w:pStyle w:val="BodyText"/>
      </w:pPr>
    </w:p>
    <w:p w14:paraId="75B46CC3" w14:textId="660AF3D7" w:rsidR="00332710" w:rsidRDefault="00332710" w:rsidP="00332710">
      <w:pPr>
        <w:pStyle w:val="BodyText"/>
      </w:pPr>
      <w:r>
        <w:t>It is recommended to implement 3 containers for self-service components.</w:t>
      </w:r>
    </w:p>
    <w:p w14:paraId="25BD7259" w14:textId="77777777" w:rsidR="00332710" w:rsidRPr="00C563A1" w:rsidRDefault="00332710" w:rsidP="00332710">
      <w:pPr>
        <w:pStyle w:val="BodyText"/>
        <w:numPr>
          <w:ilvl w:val="0"/>
          <w:numId w:val="49"/>
        </w:numPr>
        <w:jc w:val="left"/>
      </w:pPr>
      <w:r>
        <w:t xml:space="preserve">Self-service UI/Backend container – </w:t>
      </w:r>
      <w:commentRangeStart w:id="122"/>
      <w:r>
        <w:t>this container shall consist of UI and backend services.</w:t>
      </w:r>
      <w:commentRangeEnd w:id="122"/>
      <w:r>
        <w:rPr>
          <w:rStyle w:val="CommentReference"/>
          <w:rFonts w:ascii="Times New Roman" w:hAnsi="Times New Roman"/>
        </w:rPr>
        <w:commentReference w:id="122"/>
      </w:r>
    </w:p>
    <w:p w14:paraId="6FD87D65" w14:textId="7B43DDD5" w:rsidR="00332710" w:rsidRPr="00C563A1" w:rsidRDefault="00332710" w:rsidP="00332710">
      <w:pPr>
        <w:pStyle w:val="BodyText"/>
        <w:jc w:val="center"/>
      </w:pPr>
      <w:r w:rsidRPr="00332710">
        <w:rPr>
          <w:noProof/>
        </w:rPr>
        <w:drawing>
          <wp:inline distT="0" distB="0" distL="0" distR="0" wp14:anchorId="75A225E4" wp14:editId="7A9E794B">
            <wp:extent cx="2568218" cy="209566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3012" cy="2099578"/>
                    </a:xfrm>
                    <a:prstGeom prst="rect">
                      <a:avLst/>
                    </a:prstGeom>
                  </pic:spPr>
                </pic:pic>
              </a:graphicData>
            </a:graphic>
          </wp:inline>
        </w:drawing>
      </w:r>
    </w:p>
    <w:p w14:paraId="5F4F8D51" w14:textId="77777777" w:rsidR="00332710" w:rsidRPr="00C563A1" w:rsidRDefault="00332710" w:rsidP="00332710">
      <w:pPr>
        <w:pStyle w:val="BodyText"/>
        <w:numPr>
          <w:ilvl w:val="0"/>
          <w:numId w:val="49"/>
        </w:numPr>
        <w:jc w:val="left"/>
      </w:pPr>
      <w:r>
        <w:t xml:space="preserve">Self-service DB container – </w:t>
      </w:r>
      <w:proofErr w:type="spellStart"/>
      <w:r>
        <w:t>mongoDB</w:t>
      </w:r>
      <w:proofErr w:type="spellEnd"/>
      <w:r>
        <w:t xml:space="preserve"> </w:t>
      </w:r>
      <w:proofErr w:type="spellStart"/>
      <w:r>
        <w:t>docker</w:t>
      </w:r>
      <w:proofErr w:type="spellEnd"/>
      <w:r>
        <w:t xml:space="preserve"> container.</w:t>
      </w:r>
    </w:p>
    <w:p w14:paraId="09ED3F8F" w14:textId="77777777" w:rsidR="00332710" w:rsidRPr="00717DE8" w:rsidRDefault="00332710" w:rsidP="00332710">
      <w:pPr>
        <w:pStyle w:val="BodyText"/>
        <w:numPr>
          <w:ilvl w:val="0"/>
          <w:numId w:val="49"/>
        </w:numPr>
        <w:jc w:val="left"/>
      </w:pPr>
      <w:commentRangeStart w:id="123"/>
      <w:r>
        <w:t>Provision service container – container responsible for infrastructure management.</w:t>
      </w:r>
      <w:commentRangeEnd w:id="123"/>
      <w:r>
        <w:rPr>
          <w:rStyle w:val="CommentReference"/>
          <w:rFonts w:ascii="Times New Roman" w:hAnsi="Times New Roman"/>
        </w:rPr>
        <w:commentReference w:id="123"/>
      </w:r>
    </w:p>
    <w:p w14:paraId="6DAC1056" w14:textId="5BC98D98" w:rsidR="00332710" w:rsidRPr="00C563A1" w:rsidRDefault="00332710" w:rsidP="00332710">
      <w:pPr>
        <w:pStyle w:val="BodyText"/>
        <w:ind w:left="720"/>
        <w:jc w:val="center"/>
      </w:pPr>
      <w:r w:rsidRPr="00332710">
        <w:rPr>
          <w:noProof/>
        </w:rPr>
        <w:drawing>
          <wp:inline distT="0" distB="0" distL="0" distR="0" wp14:anchorId="5E49F2B5" wp14:editId="5DCEC077">
            <wp:extent cx="3105329" cy="1841058"/>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0476" cy="1844109"/>
                    </a:xfrm>
                    <a:prstGeom prst="rect">
                      <a:avLst/>
                    </a:prstGeom>
                  </pic:spPr>
                </pic:pic>
              </a:graphicData>
            </a:graphic>
          </wp:inline>
        </w:drawing>
      </w:r>
    </w:p>
    <w:p w14:paraId="4429671B" w14:textId="076E9AA7" w:rsidR="00332710" w:rsidRDefault="00332710" w:rsidP="00332710">
      <w:pPr>
        <w:pStyle w:val="Heading3"/>
      </w:pPr>
      <w:r>
        <w:t>EXPLORATORY ENVIRONMENT</w:t>
      </w:r>
    </w:p>
    <w:p w14:paraId="036540EB" w14:textId="1CA86E98" w:rsidR="00332710" w:rsidRDefault="00CD28A5" w:rsidP="00332710">
      <w:pPr>
        <w:pStyle w:val="BodyText"/>
        <w:jc w:val="center"/>
      </w:pPr>
      <w:r w:rsidRPr="00CD28A5">
        <w:rPr>
          <w:noProof/>
        </w:rPr>
        <w:lastRenderedPageBreak/>
        <w:t xml:space="preserve"> </w:t>
      </w:r>
      <w:r w:rsidRPr="00CD28A5">
        <w:rPr>
          <w:noProof/>
        </w:rPr>
        <w:drawing>
          <wp:inline distT="0" distB="0" distL="0" distR="0" wp14:anchorId="7F50547D" wp14:editId="1E4888B7">
            <wp:extent cx="5941695" cy="21120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2112010"/>
                    </a:xfrm>
                    <a:prstGeom prst="rect">
                      <a:avLst/>
                    </a:prstGeom>
                  </pic:spPr>
                </pic:pic>
              </a:graphicData>
            </a:graphic>
          </wp:inline>
        </w:drawing>
      </w:r>
    </w:p>
    <w:p w14:paraId="5E781D22" w14:textId="77777777" w:rsidR="00332710" w:rsidRPr="00720506" w:rsidRDefault="00332710" w:rsidP="00332710">
      <w:pPr>
        <w:pStyle w:val="BodyText"/>
      </w:pPr>
    </w:p>
    <w:tbl>
      <w:tblPr>
        <w:tblStyle w:val="TableEPAM"/>
        <w:tblW w:w="0" w:type="auto"/>
        <w:tblInd w:w="-5" w:type="dxa"/>
        <w:tblLook w:val="0480" w:firstRow="0" w:lastRow="0" w:firstColumn="1" w:lastColumn="0" w:noHBand="0" w:noVBand="1"/>
      </w:tblPr>
      <w:tblGrid>
        <w:gridCol w:w="2084"/>
        <w:gridCol w:w="7268"/>
      </w:tblGrid>
      <w:tr w:rsidR="00332710" w14:paraId="314D44BC"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102902C" w14:textId="77777777" w:rsidR="00332710" w:rsidRDefault="00332710" w:rsidP="00381F74">
            <w:pPr>
              <w:rPr>
                <w:b/>
              </w:rPr>
            </w:pPr>
            <w:r>
              <w:rPr>
                <w:b/>
              </w:rPr>
              <w:t>Description</w:t>
            </w:r>
          </w:p>
        </w:tc>
        <w:tc>
          <w:tcPr>
            <w:tcW w:w="7268" w:type="dxa"/>
          </w:tcPr>
          <w:p w14:paraId="6ED7D7F5" w14:textId="77777777" w:rsidR="00CD28A5" w:rsidRDefault="00CD28A5" w:rsidP="00CD28A5">
            <w:pPr>
              <w:pStyle w:val="BodyText"/>
              <w:cnfStyle w:val="000000100000" w:firstRow="0" w:lastRow="0" w:firstColumn="0" w:lastColumn="0" w:oddVBand="0" w:evenVBand="0" w:oddHBand="1" w:evenHBand="0" w:firstRowFirstColumn="0" w:firstRowLastColumn="0" w:lastRowFirstColumn="0" w:lastRowLastColumn="0"/>
            </w:pPr>
            <w:r>
              <w:t>Exploratory environment consists of following components:</w:t>
            </w:r>
          </w:p>
          <w:p w14:paraId="1A61B444" w14:textId="6D1F8FAD" w:rsidR="00332710" w:rsidRDefault="00332710" w:rsidP="00CD28A5">
            <w:pPr>
              <w:pStyle w:val="BodyText"/>
              <w:numPr>
                <w:ilvl w:val="0"/>
                <w:numId w:val="50"/>
              </w:numPr>
              <w:jc w:val="left"/>
              <w:cnfStyle w:val="000000100000" w:firstRow="0" w:lastRow="0" w:firstColumn="0" w:lastColumn="0" w:oddVBand="0" w:evenVBand="0" w:oddHBand="1" w:evenHBand="0" w:firstRowFirstColumn="0" w:firstRowLastColumn="0" w:lastRowFirstColumn="0" w:lastRowLastColumn="0"/>
            </w:pPr>
          </w:p>
        </w:tc>
      </w:tr>
      <w:tr w:rsidR="00332710" w14:paraId="74079533"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C52A454" w14:textId="77777777" w:rsidR="00332710" w:rsidRPr="0018721D" w:rsidRDefault="00332710" w:rsidP="00381F74">
            <w:pPr>
              <w:rPr>
                <w:b/>
              </w:rPr>
            </w:pPr>
            <w:r w:rsidRPr="0018721D">
              <w:rPr>
                <w:b/>
              </w:rPr>
              <w:t>Technology Stack</w:t>
            </w:r>
          </w:p>
        </w:tc>
        <w:tc>
          <w:tcPr>
            <w:tcW w:w="7268" w:type="dxa"/>
          </w:tcPr>
          <w:p w14:paraId="400C5AAF"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Analytic tool</w:t>
            </w:r>
          </w:p>
          <w:p w14:paraId="34FFB441" w14:textId="77777777" w:rsidR="00CD28A5" w:rsidRDefault="00CD28A5" w:rsidP="00CD28A5">
            <w:pPr>
              <w:pStyle w:val="BodyText"/>
              <w:numPr>
                <w:ilvl w:val="1"/>
                <w:numId w:val="50"/>
              </w:numPr>
              <w:jc w:val="left"/>
              <w:cnfStyle w:val="000000010000" w:firstRow="0" w:lastRow="0" w:firstColumn="0" w:lastColumn="0" w:oddVBand="0" w:evenVBand="0" w:oddHBand="0" w:evenHBand="1" w:firstRowFirstColumn="0" w:firstRowLastColumn="0" w:lastRowFirstColumn="0" w:lastRowLastColumn="0"/>
            </w:pPr>
            <w:proofErr w:type="spellStart"/>
            <w:r>
              <w:t>Jupyter</w:t>
            </w:r>
            <w:proofErr w:type="spellEnd"/>
            <w:r>
              <w:t xml:space="preserve"> with python and </w:t>
            </w:r>
            <w:proofErr w:type="spellStart"/>
            <w:r>
              <w:t>scala</w:t>
            </w:r>
            <w:proofErr w:type="spellEnd"/>
            <w:r>
              <w:t xml:space="preserve"> kernels.</w:t>
            </w:r>
          </w:p>
          <w:p w14:paraId="50B302CB" w14:textId="77777777" w:rsidR="00CD28A5" w:rsidRDefault="00CD28A5" w:rsidP="00CD28A5">
            <w:pPr>
              <w:pStyle w:val="BodyText"/>
              <w:numPr>
                <w:ilvl w:val="1"/>
                <w:numId w:val="50"/>
              </w:numPr>
              <w:jc w:val="left"/>
              <w:cnfStyle w:val="000000010000" w:firstRow="0" w:lastRow="0" w:firstColumn="0" w:lastColumn="0" w:oddVBand="0" w:evenVBand="0" w:oddHBand="0" w:evenHBand="1" w:firstRowFirstColumn="0" w:firstRowLastColumn="0" w:lastRowFirstColumn="0" w:lastRowLastColumn="0"/>
            </w:pPr>
            <w:proofErr w:type="spellStart"/>
            <w:r>
              <w:t>MLLib</w:t>
            </w:r>
            <w:proofErr w:type="spellEnd"/>
            <w:r>
              <w:t xml:space="preserve">, Wisp, Breeze, </w:t>
            </w:r>
            <w:proofErr w:type="spellStart"/>
            <w:r>
              <w:t>MatPlotLib</w:t>
            </w:r>
            <w:proofErr w:type="spellEnd"/>
            <w:r>
              <w:t xml:space="preserve"> libraries configured in </w:t>
            </w:r>
            <w:proofErr w:type="spellStart"/>
            <w:r>
              <w:t>Jupyter</w:t>
            </w:r>
            <w:proofErr w:type="spellEnd"/>
            <w:r>
              <w:t>.</w:t>
            </w:r>
          </w:p>
          <w:p w14:paraId="7E7F1623"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Local computation kernel – local version of Spark kernel configured on same physical server as Analytic tool</w:t>
            </w:r>
          </w:p>
          <w:p w14:paraId="6C81283C"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Cloud computation resource – cloud-based Spark cluster provided by Amazon (EMR) or Azure (HDInsight)</w:t>
            </w:r>
          </w:p>
          <w:p w14:paraId="31F178D0" w14:textId="77777777" w:rsidR="00CD28A5" w:rsidRDefault="00CD28A5" w:rsidP="00CD28A5">
            <w:pPr>
              <w:pStyle w:val="BodyText"/>
              <w:numPr>
                <w:ilvl w:val="0"/>
                <w:numId w:val="50"/>
              </w:numPr>
              <w:jc w:val="left"/>
              <w:cnfStyle w:val="000000010000" w:firstRow="0" w:lastRow="0" w:firstColumn="0" w:lastColumn="0" w:oddVBand="0" w:evenVBand="0" w:oddHBand="0" w:evenHBand="1" w:firstRowFirstColumn="0" w:firstRowLastColumn="0" w:lastRowFirstColumn="0" w:lastRowLastColumn="0"/>
            </w:pPr>
            <w:r>
              <w:t>Data storage – per each exploratory environment separate storage resources shall be created.</w:t>
            </w:r>
          </w:p>
          <w:p w14:paraId="6DFF3E58" w14:textId="77777777" w:rsidR="00332710" w:rsidRPr="00E97B14" w:rsidRDefault="00332710" w:rsidP="00381F74">
            <w:pPr>
              <w:cnfStyle w:val="000000010000" w:firstRow="0" w:lastRow="0" w:firstColumn="0" w:lastColumn="0" w:oddVBand="0" w:evenVBand="0" w:oddHBand="0" w:evenHBand="1" w:firstRowFirstColumn="0" w:firstRowLastColumn="0" w:lastRowFirstColumn="0" w:lastRowLastColumn="0"/>
            </w:pPr>
          </w:p>
        </w:tc>
      </w:tr>
      <w:tr w:rsidR="00332710" w14:paraId="1A099B02"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1F3C0A2" w14:textId="77777777" w:rsidR="00332710" w:rsidRPr="0018721D" w:rsidRDefault="00332710" w:rsidP="00381F74">
            <w:pPr>
              <w:rPr>
                <w:b/>
              </w:rPr>
            </w:pPr>
            <w:r w:rsidRPr="0018721D">
              <w:rPr>
                <w:b/>
              </w:rPr>
              <w:t>Related components</w:t>
            </w:r>
          </w:p>
        </w:tc>
        <w:tc>
          <w:tcPr>
            <w:tcW w:w="7268" w:type="dxa"/>
          </w:tcPr>
          <w:p w14:paraId="5F31F179" w14:textId="77777777" w:rsidR="00332710" w:rsidRDefault="00332710" w:rsidP="00381F74">
            <w:pPr>
              <w:cnfStyle w:val="000000100000" w:firstRow="0" w:lastRow="0" w:firstColumn="0" w:lastColumn="0" w:oddVBand="0" w:evenVBand="0" w:oddHBand="1" w:evenHBand="0" w:firstRowFirstColumn="0" w:firstRowLastColumn="0" w:lastRowFirstColumn="0" w:lastRowLastColumn="0"/>
            </w:pPr>
            <w:r>
              <w:t>[List related components with a short description of the relation nature]</w:t>
            </w:r>
          </w:p>
        </w:tc>
      </w:tr>
      <w:tr w:rsidR="00332710" w14:paraId="3CD068DB"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D8C4C5A" w14:textId="77777777" w:rsidR="00332710" w:rsidRPr="0018721D" w:rsidRDefault="00332710" w:rsidP="00381F74">
            <w:pPr>
              <w:rPr>
                <w:b/>
              </w:rPr>
            </w:pPr>
            <w:r w:rsidRPr="0018721D">
              <w:rPr>
                <w:b/>
              </w:rPr>
              <w:t>Covered functional requirements</w:t>
            </w:r>
          </w:p>
        </w:tc>
        <w:tc>
          <w:tcPr>
            <w:tcW w:w="7268" w:type="dxa"/>
          </w:tcPr>
          <w:p w14:paraId="0A5A147B" w14:textId="3DBB4397" w:rsidR="00332710" w:rsidRPr="00720506" w:rsidRDefault="00332710" w:rsidP="00381F74">
            <w:pPr>
              <w:pStyle w:val="BodyText"/>
              <w:cnfStyle w:val="000000010000" w:firstRow="0" w:lastRow="0" w:firstColumn="0" w:lastColumn="0" w:oddVBand="0" w:evenVBand="0" w:oddHBand="0" w:evenHBand="1" w:firstRowFirstColumn="0" w:firstRowLastColumn="0" w:lastRowFirstColumn="0" w:lastRowLastColumn="0"/>
            </w:pPr>
          </w:p>
        </w:tc>
      </w:tr>
      <w:tr w:rsidR="00332710" w14:paraId="6C9589B3" w14:textId="77777777" w:rsidTr="00381F74">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22537FEA" w14:textId="77777777" w:rsidR="00332710" w:rsidRPr="0018721D" w:rsidRDefault="00332710" w:rsidP="00381F74">
            <w:pPr>
              <w:rPr>
                <w:b/>
              </w:rPr>
            </w:pPr>
          </w:p>
        </w:tc>
        <w:tc>
          <w:tcPr>
            <w:tcW w:w="7268" w:type="dxa"/>
          </w:tcPr>
          <w:p w14:paraId="785EEC20" w14:textId="77777777" w:rsidR="00332710" w:rsidRDefault="00332710" w:rsidP="00381F74">
            <w:pPr>
              <w:pStyle w:val="BodyText"/>
              <w:cnfStyle w:val="000000100000" w:firstRow="0" w:lastRow="0" w:firstColumn="0" w:lastColumn="0" w:oddVBand="0" w:evenVBand="0" w:oddHBand="1" w:evenHBand="0" w:firstRowFirstColumn="0" w:firstRowLastColumn="0" w:lastRowFirstColumn="0" w:lastRowLastColumn="0"/>
            </w:pPr>
          </w:p>
        </w:tc>
      </w:tr>
      <w:tr w:rsidR="00332710" w14:paraId="7D6937AD" w14:textId="77777777" w:rsidTr="00381F74">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FD07E74" w14:textId="77777777" w:rsidR="00332710" w:rsidRPr="0018721D" w:rsidRDefault="00332710" w:rsidP="00381F74">
            <w:pPr>
              <w:rPr>
                <w:b/>
              </w:rPr>
            </w:pPr>
            <w:r w:rsidRPr="0018721D">
              <w:rPr>
                <w:b/>
              </w:rPr>
              <w:t>Notes</w:t>
            </w:r>
          </w:p>
        </w:tc>
        <w:tc>
          <w:tcPr>
            <w:tcW w:w="7268" w:type="dxa"/>
          </w:tcPr>
          <w:p w14:paraId="3C900DAB" w14:textId="77777777" w:rsidR="00332710" w:rsidRDefault="00332710" w:rsidP="00381F74">
            <w:pPr>
              <w:cnfStyle w:val="000000010000" w:firstRow="0" w:lastRow="0" w:firstColumn="0" w:lastColumn="0" w:oddVBand="0" w:evenVBand="0" w:oddHBand="0" w:evenHBand="1" w:firstRowFirstColumn="0" w:firstRowLastColumn="0" w:lastRowFirstColumn="0" w:lastRowLastColumn="0"/>
            </w:pPr>
            <w:r>
              <w:t>[Put any additional specific notes here]</w:t>
            </w:r>
          </w:p>
        </w:tc>
      </w:tr>
    </w:tbl>
    <w:p w14:paraId="64C26410" w14:textId="77777777" w:rsidR="00CD28A5" w:rsidRDefault="00CD28A5" w:rsidP="00CD28A5">
      <w:pPr>
        <w:pStyle w:val="BodyText"/>
      </w:pPr>
    </w:p>
    <w:p w14:paraId="5138ABC7" w14:textId="0B841265" w:rsidR="00CD28A5" w:rsidRDefault="00CD28A5" w:rsidP="00CD28A5">
      <w:pPr>
        <w:pStyle w:val="BodyText"/>
      </w:pPr>
      <w:r>
        <w:t>Each exploratory environment shall be isolated and put in separate subnet which will not be accessible from other exploratory environments, however access to collaborative space shall be available.</w:t>
      </w:r>
    </w:p>
    <w:p w14:paraId="4889F0E4" w14:textId="77777777" w:rsidR="00332710" w:rsidRDefault="00332710" w:rsidP="00332710">
      <w:pPr>
        <w:pStyle w:val="BodyText"/>
      </w:pPr>
    </w:p>
    <w:p w14:paraId="191C7121" w14:textId="6E244B8D" w:rsidR="00E97B14" w:rsidRDefault="00CD28A5" w:rsidP="00CD28A5">
      <w:pPr>
        <w:pStyle w:val="Heading2"/>
        <w:jc w:val="center"/>
      </w:pPr>
      <w:r>
        <w:rPr>
          <w:noProof/>
        </w:rPr>
        <w:lastRenderedPageBreak/>
        <w:drawing>
          <wp:inline distT="0" distB="0" distL="0" distR="0" wp14:anchorId="08BAE1F0" wp14:editId="2AB9FA3C">
            <wp:extent cx="4957089" cy="257531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1632" cy="2577671"/>
                    </a:xfrm>
                    <a:prstGeom prst="rect">
                      <a:avLst/>
                    </a:prstGeom>
                    <a:noFill/>
                    <a:ln>
                      <a:noFill/>
                    </a:ln>
                  </pic:spPr>
                </pic:pic>
              </a:graphicData>
            </a:graphic>
          </wp:inline>
        </w:drawing>
      </w:r>
    </w:p>
    <w:p w14:paraId="732CB5FC" w14:textId="77777777" w:rsidR="005658C9" w:rsidRDefault="005658C9" w:rsidP="001272FD">
      <w:pPr>
        <w:pStyle w:val="Heading2"/>
      </w:pPr>
      <w:r>
        <w:t>Solution components structure</w:t>
      </w:r>
      <w:bookmarkEnd w:id="121"/>
      <w:r>
        <w:t xml:space="preserve"> </w:t>
      </w:r>
    </w:p>
    <w:p w14:paraId="154E6AD4"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6C205D" w:rsidRPr="009B2E12">
        <w:t>s the</w:t>
      </w:r>
      <w:r w:rsidRPr="009B2E12">
        <w:t xml:space="preserve"> internal structure of architecturally significant components.</w:t>
      </w:r>
    </w:p>
    <w:p w14:paraId="7C64F83D" w14:textId="77777777" w:rsidR="005658C9" w:rsidRPr="009B2E12" w:rsidRDefault="005658C9" w:rsidP="000953FC">
      <w:pPr>
        <w:pStyle w:val="Comment"/>
      </w:pPr>
    </w:p>
    <w:p w14:paraId="48944953" w14:textId="77777777" w:rsidR="005658C9" w:rsidRPr="009B2E12" w:rsidRDefault="006C205D" w:rsidP="000953FC">
      <w:pPr>
        <w:pStyle w:val="Comment"/>
      </w:pPr>
      <w:r w:rsidRPr="009B2E12">
        <w:t>F</w:t>
      </w:r>
      <w:r w:rsidR="005658C9" w:rsidRPr="009B2E12">
        <w:t>or every solution component</w:t>
      </w:r>
      <w:r w:rsidRPr="009B2E12">
        <w:t>,</w:t>
      </w:r>
      <w:r w:rsidR="005658C9" w:rsidRPr="009B2E12">
        <w:t xml:space="preserve"> describe the following things:</w:t>
      </w:r>
    </w:p>
    <w:p w14:paraId="7BCDD715" w14:textId="77777777" w:rsidR="005658C9" w:rsidRPr="009B2E12" w:rsidRDefault="006C205D" w:rsidP="000953FC">
      <w:pPr>
        <w:pStyle w:val="Comment"/>
        <w:numPr>
          <w:ilvl w:val="0"/>
          <w:numId w:val="16"/>
        </w:numPr>
      </w:pPr>
      <w:r w:rsidRPr="009B2E12">
        <w:t>D</w:t>
      </w:r>
      <w:r w:rsidR="005658C9" w:rsidRPr="009B2E12">
        <w:t>iagram of sub-components</w:t>
      </w:r>
    </w:p>
    <w:p w14:paraId="22C129FB" w14:textId="77777777" w:rsidR="005658C9" w:rsidRPr="009B2E12" w:rsidRDefault="006C205D" w:rsidP="000953FC">
      <w:pPr>
        <w:pStyle w:val="Comment"/>
        <w:numPr>
          <w:ilvl w:val="0"/>
          <w:numId w:val="16"/>
        </w:numPr>
      </w:pPr>
      <w:r w:rsidRPr="009B2E12">
        <w:t>D</w:t>
      </w:r>
      <w:r w:rsidR="005658C9" w:rsidRPr="009B2E12">
        <w:t>escription of</w:t>
      </w:r>
      <w:r w:rsidRPr="009B2E12">
        <w:t xml:space="preserve"> the</w:t>
      </w:r>
      <w:r w:rsidR="005658C9" w:rsidRPr="009B2E12">
        <w:t xml:space="preserve"> sub-components</w:t>
      </w:r>
      <w:r w:rsidR="00B3594E" w:rsidRPr="009B2E12">
        <w:t>’ behavior</w:t>
      </w:r>
      <w:r w:rsidR="005658C9" w:rsidRPr="009B2E12">
        <w:t xml:space="preserve"> (in terms of sequences, state-machine, data flow and execution diagrams)</w:t>
      </w:r>
    </w:p>
    <w:p w14:paraId="677444A5" w14:textId="77777777" w:rsidR="00CE7063" w:rsidRPr="009B2E12" w:rsidRDefault="006C205D" w:rsidP="000953FC">
      <w:pPr>
        <w:pStyle w:val="Comment"/>
        <w:numPr>
          <w:ilvl w:val="0"/>
          <w:numId w:val="16"/>
        </w:numPr>
      </w:pPr>
      <w:r w:rsidRPr="009B2E12">
        <w:t>S</w:t>
      </w:r>
      <w:r w:rsidR="005658C9" w:rsidRPr="009B2E12">
        <w:t>ub-component integration</w:t>
      </w:r>
    </w:p>
    <w:p w14:paraId="727A4C33" w14:textId="77777777" w:rsidR="005658C9" w:rsidRPr="009B2E12" w:rsidRDefault="00CE7063" w:rsidP="000953FC">
      <w:pPr>
        <w:pStyle w:val="Comment"/>
      </w:pPr>
      <w:r w:rsidRPr="009B2E12">
        <w:rPr>
          <w:b/>
        </w:rPr>
        <w:t>Section Type:</w:t>
      </w:r>
      <w:r w:rsidRPr="009B2E12">
        <w:t xml:space="preserve"> Mandatory (if legacy solution is to be re-worked and migrated)</w:t>
      </w:r>
      <w:r w:rsidR="005658C9" w:rsidRPr="009B2E12">
        <w:t>]</w:t>
      </w:r>
    </w:p>
    <w:p w14:paraId="58CA2DB2" w14:textId="77777777" w:rsidR="005658C9" w:rsidRDefault="005658C9" w:rsidP="000953FC">
      <w:pPr>
        <w:pStyle w:val="BodyText"/>
      </w:pPr>
    </w:p>
    <w:p w14:paraId="5F47F887" w14:textId="77777777" w:rsidR="005658C9" w:rsidRDefault="003E75E8" w:rsidP="005658C9">
      <w:pPr>
        <w:pStyle w:val="Heading3"/>
      </w:pPr>
      <w:r>
        <w:t xml:space="preserve">SELF-SERVICE </w:t>
      </w:r>
      <w:r w:rsidR="00020452">
        <w:t xml:space="preserve">UI </w:t>
      </w:r>
      <w:r>
        <w:t>COMPONENT</w:t>
      </w:r>
    </w:p>
    <w:p w14:paraId="67163E57" w14:textId="77777777" w:rsidR="003E75E8" w:rsidRDefault="003E75E8" w:rsidP="003E75E8">
      <w:pPr>
        <w:pStyle w:val="BodyText"/>
        <w:rPr>
          <w:b/>
        </w:rPr>
      </w:pPr>
      <w:r>
        <w:t>Web Application that shall provide users with following functionality depending on user role:</w:t>
      </w:r>
    </w:p>
    <w:p w14:paraId="5B626DA4" w14:textId="77777777" w:rsidR="003E75E8" w:rsidRDefault="003E75E8" w:rsidP="003E75E8">
      <w:pPr>
        <w:pStyle w:val="BodyText"/>
        <w:numPr>
          <w:ilvl w:val="0"/>
          <w:numId w:val="45"/>
        </w:numPr>
        <w:jc w:val="left"/>
        <w:rPr>
          <w:b/>
        </w:rPr>
      </w:pPr>
      <w:r>
        <w:t>Exploratory environment CRUD</w:t>
      </w:r>
    </w:p>
    <w:p w14:paraId="6A1504D7" w14:textId="77777777" w:rsidR="003E75E8" w:rsidRDefault="003E75E8" w:rsidP="003E75E8">
      <w:pPr>
        <w:pStyle w:val="BodyText"/>
        <w:numPr>
          <w:ilvl w:val="1"/>
          <w:numId w:val="45"/>
        </w:numPr>
        <w:jc w:val="left"/>
        <w:rPr>
          <w:b/>
        </w:rPr>
      </w:pPr>
      <w:r>
        <w:t>Data scientist can manage only his own environments</w:t>
      </w:r>
    </w:p>
    <w:p w14:paraId="4367AB42" w14:textId="77777777" w:rsidR="003E75E8" w:rsidRDefault="003E75E8" w:rsidP="003E75E8">
      <w:pPr>
        <w:pStyle w:val="BodyText"/>
        <w:rPr>
          <w:b/>
        </w:rPr>
      </w:pPr>
      <w:r>
        <w:t>Self-service UI implementation options:</w:t>
      </w:r>
    </w:p>
    <w:p w14:paraId="7B21E62E" w14:textId="77777777" w:rsidR="003E75E8" w:rsidRDefault="003E75E8" w:rsidP="003E75E8">
      <w:pPr>
        <w:pStyle w:val="BodyText"/>
        <w:numPr>
          <w:ilvl w:val="0"/>
          <w:numId w:val="46"/>
        </w:numPr>
        <w:jc w:val="left"/>
        <w:rPr>
          <w:b/>
        </w:rPr>
      </w:pPr>
      <w:r>
        <w:t xml:space="preserve">Fluid design SPA application based on FLUX architecture with REST API backend services (recommended) </w:t>
      </w:r>
    </w:p>
    <w:p w14:paraId="5E885F6E" w14:textId="77777777" w:rsidR="003E75E8" w:rsidRDefault="003E75E8" w:rsidP="003E75E8">
      <w:pPr>
        <w:pStyle w:val="BodyText"/>
        <w:numPr>
          <w:ilvl w:val="1"/>
          <w:numId w:val="46"/>
        </w:numPr>
        <w:jc w:val="left"/>
        <w:rPr>
          <w:b/>
        </w:rPr>
      </w:pPr>
      <w:commentRangeStart w:id="124"/>
      <w:r>
        <w:t xml:space="preserve">Front-end technologies </w:t>
      </w:r>
      <w:commentRangeEnd w:id="124"/>
      <w:r>
        <w:rPr>
          <w:rStyle w:val="CommentReference"/>
          <w:rFonts w:ascii="Times New Roman" w:hAnsi="Times New Roman"/>
        </w:rPr>
        <w:commentReference w:id="124"/>
      </w:r>
      <w:r>
        <w:t xml:space="preserve">– </w:t>
      </w:r>
      <w:proofErr w:type="spellStart"/>
      <w:r>
        <w:t>ReactJS</w:t>
      </w:r>
      <w:proofErr w:type="spellEnd"/>
      <w:r>
        <w:t xml:space="preserve">, </w:t>
      </w:r>
      <w:proofErr w:type="spellStart"/>
      <w:r>
        <w:t>ImmutableObjectJS</w:t>
      </w:r>
      <w:proofErr w:type="spellEnd"/>
      <w:r>
        <w:t xml:space="preserve">, Facebook Dispatcher, </w:t>
      </w:r>
      <w:proofErr w:type="spellStart"/>
      <w:r>
        <w:t>RequireJS</w:t>
      </w:r>
      <w:proofErr w:type="spellEnd"/>
      <w:r>
        <w:t>, jQuery, Bootstrap, jest.</w:t>
      </w:r>
    </w:p>
    <w:p w14:paraId="30C1EE61" w14:textId="77777777" w:rsidR="003E75E8" w:rsidRDefault="003E75E8" w:rsidP="003E75E8">
      <w:pPr>
        <w:pStyle w:val="BodyText"/>
        <w:numPr>
          <w:ilvl w:val="1"/>
          <w:numId w:val="46"/>
        </w:numPr>
        <w:jc w:val="left"/>
        <w:rPr>
          <w:b/>
        </w:rPr>
      </w:pPr>
      <w:r>
        <w:t>Backend:</w:t>
      </w:r>
    </w:p>
    <w:p w14:paraId="1AE2DCE7" w14:textId="77777777" w:rsidR="003E75E8" w:rsidRDefault="003E75E8" w:rsidP="003E75E8">
      <w:pPr>
        <w:pStyle w:val="BodyText"/>
        <w:numPr>
          <w:ilvl w:val="2"/>
          <w:numId w:val="46"/>
        </w:numPr>
        <w:jc w:val="left"/>
        <w:rPr>
          <w:b/>
        </w:rPr>
      </w:pPr>
      <w:commentRangeStart w:id="125"/>
      <w:r>
        <w:t xml:space="preserve">Java </w:t>
      </w:r>
      <w:commentRangeEnd w:id="125"/>
      <w:r>
        <w:rPr>
          <w:rStyle w:val="CommentReference"/>
          <w:rFonts w:ascii="Times New Roman" w:hAnsi="Times New Roman"/>
        </w:rPr>
        <w:commentReference w:id="125"/>
      </w:r>
      <w:r>
        <w:t xml:space="preserve">– Java 8, Jetty, dropwizard.io, </w:t>
      </w:r>
      <w:proofErr w:type="spellStart"/>
      <w:r>
        <w:t>mockito</w:t>
      </w:r>
      <w:proofErr w:type="spellEnd"/>
      <w:r>
        <w:t xml:space="preserve">, </w:t>
      </w:r>
      <w:proofErr w:type="spellStart"/>
      <w:r>
        <w:t>junit</w:t>
      </w:r>
      <w:proofErr w:type="spellEnd"/>
      <w:r>
        <w:t>.</w:t>
      </w:r>
    </w:p>
    <w:p w14:paraId="0C413F58" w14:textId="77777777" w:rsidR="003E75E8" w:rsidRDefault="003E75E8" w:rsidP="003E75E8">
      <w:pPr>
        <w:pStyle w:val="BodyText"/>
        <w:numPr>
          <w:ilvl w:val="0"/>
          <w:numId w:val="46"/>
        </w:numPr>
        <w:jc w:val="left"/>
        <w:rPr>
          <w:b/>
        </w:rPr>
      </w:pPr>
      <w:r>
        <w:t>MVC application with server-side generation of client-side markup and logic</w:t>
      </w:r>
    </w:p>
    <w:p w14:paraId="3E27DA00" w14:textId="77777777" w:rsidR="003E75E8" w:rsidRDefault="003E75E8" w:rsidP="003E75E8">
      <w:pPr>
        <w:pStyle w:val="BodyText"/>
        <w:numPr>
          <w:ilvl w:val="1"/>
          <w:numId w:val="46"/>
        </w:numPr>
        <w:jc w:val="left"/>
        <w:rPr>
          <w:b/>
        </w:rPr>
      </w:pPr>
      <w:commentRangeStart w:id="126"/>
      <w:r>
        <w:t xml:space="preserve">Back-end technologies </w:t>
      </w:r>
      <w:commentRangeEnd w:id="126"/>
      <w:r>
        <w:rPr>
          <w:rStyle w:val="CommentReference"/>
          <w:rFonts w:ascii="Times New Roman" w:hAnsi="Times New Roman"/>
        </w:rPr>
        <w:commentReference w:id="126"/>
      </w:r>
      <w:r>
        <w:t xml:space="preserve">– Java 8, Jetty, </w:t>
      </w:r>
      <w:proofErr w:type="gramStart"/>
      <w:r>
        <w:t>Spring</w:t>
      </w:r>
      <w:proofErr w:type="gramEnd"/>
      <w:r>
        <w:t xml:space="preserve">, </w:t>
      </w:r>
      <w:proofErr w:type="spellStart"/>
      <w:r>
        <w:t>junit</w:t>
      </w:r>
      <w:proofErr w:type="spellEnd"/>
      <w:r>
        <w:t xml:space="preserve">, </w:t>
      </w:r>
      <w:proofErr w:type="spellStart"/>
      <w:r>
        <w:t>mockito</w:t>
      </w:r>
      <w:proofErr w:type="spellEnd"/>
      <w:r>
        <w:t>.</w:t>
      </w:r>
    </w:p>
    <w:tbl>
      <w:tblPr>
        <w:tblStyle w:val="GridTable4-Accent5"/>
        <w:tblW w:w="0" w:type="auto"/>
        <w:tblLook w:val="04A0" w:firstRow="1" w:lastRow="0" w:firstColumn="1" w:lastColumn="0" w:noHBand="0" w:noVBand="1"/>
      </w:tblPr>
      <w:tblGrid>
        <w:gridCol w:w="3115"/>
        <w:gridCol w:w="3116"/>
        <w:gridCol w:w="3116"/>
      </w:tblGrid>
      <w:tr w:rsidR="003E75E8" w14:paraId="58E0C313" w14:textId="77777777" w:rsidTr="0038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9E31356" w14:textId="77777777" w:rsidR="003E75E8" w:rsidRDefault="003E75E8" w:rsidP="00381F74">
            <w:pPr>
              <w:pStyle w:val="BodyText"/>
              <w:rPr>
                <w:b w:val="0"/>
              </w:rPr>
            </w:pPr>
          </w:p>
        </w:tc>
        <w:tc>
          <w:tcPr>
            <w:tcW w:w="3116" w:type="dxa"/>
          </w:tcPr>
          <w:p w14:paraId="37697BD8" w14:textId="77777777" w:rsidR="003E75E8" w:rsidRDefault="003E75E8" w:rsidP="00381F74">
            <w:pPr>
              <w:pStyle w:val="BodyText"/>
              <w:cnfStyle w:val="100000000000" w:firstRow="1" w:lastRow="0" w:firstColumn="0" w:lastColumn="0" w:oddVBand="0" w:evenVBand="0" w:oddHBand="0" w:evenHBand="0" w:firstRowFirstColumn="0" w:firstRowLastColumn="0" w:lastRowFirstColumn="0" w:lastRowLastColumn="0"/>
              <w:rPr>
                <w:b w:val="0"/>
              </w:rPr>
            </w:pPr>
            <w:r>
              <w:t>Fluid design SPA /w REST</w:t>
            </w:r>
          </w:p>
        </w:tc>
        <w:tc>
          <w:tcPr>
            <w:tcW w:w="3116" w:type="dxa"/>
          </w:tcPr>
          <w:p w14:paraId="64C0F0BF" w14:textId="77777777" w:rsidR="003E75E8" w:rsidRDefault="003E75E8" w:rsidP="00381F74">
            <w:pPr>
              <w:pStyle w:val="BodyText"/>
              <w:cnfStyle w:val="100000000000" w:firstRow="1" w:lastRow="0" w:firstColumn="0" w:lastColumn="0" w:oddVBand="0" w:evenVBand="0" w:oddHBand="0" w:evenHBand="0" w:firstRowFirstColumn="0" w:firstRowLastColumn="0" w:lastRowFirstColumn="0" w:lastRowLastColumn="0"/>
              <w:rPr>
                <w:b w:val="0"/>
              </w:rPr>
            </w:pPr>
            <w:r>
              <w:t>Server-generated web</w:t>
            </w:r>
          </w:p>
        </w:tc>
      </w:tr>
      <w:tr w:rsidR="003E75E8" w14:paraId="36D70B6E"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1A89B20" w14:textId="77777777" w:rsidR="003E75E8" w:rsidRDefault="003E75E8" w:rsidP="00381F74">
            <w:pPr>
              <w:pStyle w:val="BodyText"/>
              <w:rPr>
                <w:b w:val="0"/>
              </w:rPr>
            </w:pPr>
            <w:r>
              <w:t>Flexibility to modify</w:t>
            </w:r>
          </w:p>
        </w:tc>
        <w:tc>
          <w:tcPr>
            <w:tcW w:w="3116" w:type="dxa"/>
          </w:tcPr>
          <w:p w14:paraId="7C53F1B0"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Full control over markup and styling.</w:t>
            </w:r>
          </w:p>
        </w:tc>
        <w:tc>
          <w:tcPr>
            <w:tcW w:w="3116" w:type="dxa"/>
          </w:tcPr>
          <w:p w14:paraId="3B6BEFB0"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Limited control, harder to implement and attach nice views.</w:t>
            </w:r>
          </w:p>
        </w:tc>
      </w:tr>
      <w:tr w:rsidR="003E75E8" w14:paraId="191D8965" w14:textId="77777777" w:rsidTr="00381F74">
        <w:tc>
          <w:tcPr>
            <w:cnfStyle w:val="001000000000" w:firstRow="0" w:lastRow="0" w:firstColumn="1" w:lastColumn="0" w:oddVBand="0" w:evenVBand="0" w:oddHBand="0" w:evenHBand="0" w:firstRowFirstColumn="0" w:firstRowLastColumn="0" w:lastRowFirstColumn="0" w:lastRowLastColumn="0"/>
            <w:tcW w:w="3115" w:type="dxa"/>
          </w:tcPr>
          <w:p w14:paraId="72DE424A" w14:textId="77777777" w:rsidR="003E75E8" w:rsidRDefault="003E75E8" w:rsidP="00381F74">
            <w:pPr>
              <w:pStyle w:val="BodyText"/>
              <w:rPr>
                <w:b w:val="0"/>
              </w:rPr>
            </w:pPr>
            <w:r>
              <w:lastRenderedPageBreak/>
              <w:t>Scalability / Portability</w:t>
            </w:r>
          </w:p>
        </w:tc>
        <w:tc>
          <w:tcPr>
            <w:tcW w:w="3116" w:type="dxa"/>
          </w:tcPr>
          <w:p w14:paraId="53A20E16"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Due to service design much easier to scale and re-use functionality.</w:t>
            </w:r>
          </w:p>
        </w:tc>
        <w:tc>
          <w:tcPr>
            <w:tcW w:w="3116" w:type="dxa"/>
          </w:tcPr>
          <w:p w14:paraId="0B034FEA"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Tightly coupled design.</w:t>
            </w:r>
          </w:p>
        </w:tc>
      </w:tr>
      <w:tr w:rsidR="003E75E8" w14:paraId="7A1ED01E"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1D2CA2D0" w14:textId="77777777" w:rsidR="003E75E8" w:rsidRDefault="003E75E8" w:rsidP="00381F74">
            <w:pPr>
              <w:pStyle w:val="BodyText"/>
              <w:rPr>
                <w:b w:val="0"/>
              </w:rPr>
            </w:pPr>
            <w:r>
              <w:t>Maintainability</w:t>
            </w:r>
          </w:p>
        </w:tc>
        <w:tc>
          <w:tcPr>
            <w:tcW w:w="3116" w:type="dxa"/>
          </w:tcPr>
          <w:p w14:paraId="546EC51A"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Separated UI, granular backend make system easier to test, support and troubleshoot.</w:t>
            </w:r>
          </w:p>
        </w:tc>
        <w:tc>
          <w:tcPr>
            <w:tcW w:w="3116" w:type="dxa"/>
          </w:tcPr>
          <w:p w14:paraId="388C517C"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More efforts required for system support and testing.</w:t>
            </w:r>
          </w:p>
        </w:tc>
      </w:tr>
      <w:tr w:rsidR="003E75E8" w14:paraId="51807CFB" w14:textId="77777777" w:rsidTr="00381F74">
        <w:tc>
          <w:tcPr>
            <w:cnfStyle w:val="001000000000" w:firstRow="0" w:lastRow="0" w:firstColumn="1" w:lastColumn="0" w:oddVBand="0" w:evenVBand="0" w:oddHBand="0" w:evenHBand="0" w:firstRowFirstColumn="0" w:firstRowLastColumn="0" w:lastRowFirstColumn="0" w:lastRowLastColumn="0"/>
            <w:tcW w:w="3115" w:type="dxa"/>
          </w:tcPr>
          <w:p w14:paraId="0B231972" w14:textId="77777777" w:rsidR="003E75E8" w:rsidRDefault="003E75E8" w:rsidP="00381F74">
            <w:pPr>
              <w:pStyle w:val="BodyText"/>
              <w:rPr>
                <w:b w:val="0"/>
              </w:rPr>
            </w:pPr>
            <w:r>
              <w:t>Future</w:t>
            </w:r>
          </w:p>
        </w:tc>
        <w:tc>
          <w:tcPr>
            <w:tcW w:w="3116" w:type="dxa"/>
          </w:tcPr>
          <w:p w14:paraId="5C93D858"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Industry standard.</w:t>
            </w:r>
          </w:p>
        </w:tc>
        <w:tc>
          <w:tcPr>
            <w:tcW w:w="3116" w:type="dxa"/>
          </w:tcPr>
          <w:p w14:paraId="2EDF8F12" w14:textId="77777777" w:rsidR="003E75E8" w:rsidRDefault="003E75E8" w:rsidP="00381F74">
            <w:pPr>
              <w:pStyle w:val="BodyText"/>
              <w:cnfStyle w:val="000000000000" w:firstRow="0" w:lastRow="0" w:firstColumn="0" w:lastColumn="0" w:oddVBand="0" w:evenVBand="0" w:oddHBand="0" w:evenHBand="0" w:firstRowFirstColumn="0" w:firstRowLastColumn="0" w:lastRowFirstColumn="0" w:lastRowLastColumn="0"/>
              <w:rPr>
                <w:b/>
              </w:rPr>
            </w:pPr>
            <w:r>
              <w:t>This approach is no longer treated as industry standard.</w:t>
            </w:r>
          </w:p>
        </w:tc>
      </w:tr>
      <w:tr w:rsidR="003E75E8" w14:paraId="3E016815"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947820C" w14:textId="77777777" w:rsidR="003E75E8" w:rsidRDefault="003E75E8" w:rsidP="00381F74">
            <w:pPr>
              <w:pStyle w:val="BodyText"/>
              <w:rPr>
                <w:b w:val="0"/>
              </w:rPr>
            </w:pPr>
            <w:r>
              <w:t>Costs</w:t>
            </w:r>
          </w:p>
        </w:tc>
        <w:tc>
          <w:tcPr>
            <w:tcW w:w="3116" w:type="dxa"/>
          </w:tcPr>
          <w:p w14:paraId="5754F088"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r>
              <w:t>About 2x-3x higher cost for UI implementation than server generated web approach.</w:t>
            </w:r>
          </w:p>
        </w:tc>
        <w:tc>
          <w:tcPr>
            <w:tcW w:w="3116" w:type="dxa"/>
          </w:tcPr>
          <w:p w14:paraId="709C7A01" w14:textId="77777777" w:rsidR="003E75E8" w:rsidRDefault="003E75E8" w:rsidP="00381F74">
            <w:pPr>
              <w:pStyle w:val="BodyText"/>
              <w:cnfStyle w:val="000000100000" w:firstRow="0" w:lastRow="0" w:firstColumn="0" w:lastColumn="0" w:oddVBand="0" w:evenVBand="0" w:oddHBand="1" w:evenHBand="0" w:firstRowFirstColumn="0" w:firstRowLastColumn="0" w:lastRowFirstColumn="0" w:lastRowLastColumn="0"/>
              <w:rPr>
                <w:b/>
              </w:rPr>
            </w:pPr>
          </w:p>
        </w:tc>
      </w:tr>
    </w:tbl>
    <w:p w14:paraId="5702C0E0" w14:textId="77777777" w:rsidR="003E75E8" w:rsidRPr="003E75E8" w:rsidRDefault="003E75E8" w:rsidP="003E75E8">
      <w:pPr>
        <w:pStyle w:val="BodyText"/>
      </w:pPr>
    </w:p>
    <w:p w14:paraId="1FAE23A6" w14:textId="77777777" w:rsidR="005658C9" w:rsidRPr="009B2E12" w:rsidRDefault="005658C9" w:rsidP="000953FC">
      <w:pPr>
        <w:pStyle w:val="Comment"/>
      </w:pPr>
      <w:r w:rsidRPr="009B2E12">
        <w:t xml:space="preserve">[Describe main sub-components in this section: </w:t>
      </w:r>
    </w:p>
    <w:p w14:paraId="769A5BB6" w14:textId="77777777" w:rsidR="005658C9" w:rsidRPr="009B2E12" w:rsidRDefault="005658C9" w:rsidP="000953FC">
      <w:pPr>
        <w:pStyle w:val="Comment"/>
        <w:numPr>
          <w:ilvl w:val="0"/>
          <w:numId w:val="16"/>
        </w:numPr>
      </w:pPr>
      <w:r w:rsidRPr="009B2E12">
        <w:t>Sub-component contract</w:t>
      </w:r>
    </w:p>
    <w:p w14:paraId="1ABD4F1A" w14:textId="77777777" w:rsidR="005658C9" w:rsidRPr="009B2E12" w:rsidRDefault="005658C9" w:rsidP="000953FC">
      <w:pPr>
        <w:pStyle w:val="Comment"/>
        <w:numPr>
          <w:ilvl w:val="0"/>
          <w:numId w:val="16"/>
        </w:numPr>
      </w:pPr>
      <w:r w:rsidRPr="009B2E12">
        <w:t>Sub-component diagram</w:t>
      </w:r>
    </w:p>
    <w:p w14:paraId="6B906731" w14:textId="77777777" w:rsidR="005658C9" w:rsidRPr="009B2E12" w:rsidRDefault="00571F41" w:rsidP="000953FC">
      <w:pPr>
        <w:pStyle w:val="Comment"/>
        <w:numPr>
          <w:ilvl w:val="0"/>
          <w:numId w:val="16"/>
        </w:numPr>
      </w:pPr>
      <w:r w:rsidRPr="009B2E12">
        <w:t>Sub-component relations/dependencies</w:t>
      </w:r>
      <w:r w:rsidR="005658C9" w:rsidRPr="009B2E12">
        <w:t>]</w:t>
      </w:r>
    </w:p>
    <w:p w14:paraId="1DD3BF56" w14:textId="77777777" w:rsidR="005658C9" w:rsidRDefault="005658C9" w:rsidP="000953FC">
      <w:pPr>
        <w:pStyle w:val="BodyText"/>
      </w:pPr>
    </w:p>
    <w:p w14:paraId="5F5FF585" w14:textId="77777777" w:rsidR="005658C9" w:rsidRDefault="00020452" w:rsidP="005658C9">
      <w:pPr>
        <w:pStyle w:val="Heading3"/>
      </w:pPr>
      <w:r>
        <w:t>PROVISION SERVICE</w:t>
      </w:r>
    </w:p>
    <w:p w14:paraId="4527332E" w14:textId="77777777" w:rsidR="00332710" w:rsidRDefault="00332710" w:rsidP="00332710">
      <w:pPr>
        <w:pStyle w:val="BodyText"/>
        <w:rPr>
          <w:b/>
        </w:rPr>
      </w:pPr>
      <w:r>
        <w:t>Service responsible for infrastructure management:</w:t>
      </w:r>
    </w:p>
    <w:p w14:paraId="0BE347F3" w14:textId="77777777" w:rsidR="00332710" w:rsidRDefault="00332710" w:rsidP="00332710">
      <w:pPr>
        <w:pStyle w:val="BodyText"/>
        <w:numPr>
          <w:ilvl w:val="0"/>
          <w:numId w:val="47"/>
        </w:numPr>
        <w:jc w:val="left"/>
        <w:rPr>
          <w:b/>
        </w:rPr>
      </w:pPr>
      <w:r>
        <w:t>Exploratory environment CRUD.</w:t>
      </w:r>
    </w:p>
    <w:p w14:paraId="294BFFC2" w14:textId="77777777" w:rsidR="00332710" w:rsidRPr="002E777C" w:rsidRDefault="00332710" w:rsidP="00332710">
      <w:pPr>
        <w:pStyle w:val="BodyText"/>
        <w:numPr>
          <w:ilvl w:val="0"/>
          <w:numId w:val="47"/>
        </w:numPr>
        <w:jc w:val="left"/>
        <w:rPr>
          <w:b/>
          <w:strike/>
        </w:rPr>
      </w:pPr>
      <w:r w:rsidRPr="002E777C">
        <w:rPr>
          <w:strike/>
        </w:rPr>
        <w:t>Collaborative space management.</w:t>
      </w:r>
    </w:p>
    <w:p w14:paraId="639F7E15" w14:textId="77777777" w:rsidR="00332710" w:rsidRDefault="00332710" w:rsidP="00332710">
      <w:pPr>
        <w:pStyle w:val="BodyText"/>
        <w:numPr>
          <w:ilvl w:val="0"/>
          <w:numId w:val="47"/>
        </w:numPr>
        <w:jc w:val="left"/>
        <w:rPr>
          <w:b/>
        </w:rPr>
      </w:pPr>
      <w:commentRangeStart w:id="127"/>
      <w:commentRangeStart w:id="128"/>
      <w:commentRangeStart w:id="129"/>
      <w:r>
        <w:t>Manage infrastructure templates.</w:t>
      </w:r>
      <w:commentRangeEnd w:id="127"/>
      <w:r>
        <w:rPr>
          <w:rStyle w:val="CommentReference"/>
          <w:rFonts w:ascii="Times New Roman" w:hAnsi="Times New Roman"/>
        </w:rPr>
        <w:commentReference w:id="127"/>
      </w:r>
      <w:commentRangeEnd w:id="128"/>
      <w:r>
        <w:rPr>
          <w:rStyle w:val="CommentReference"/>
          <w:rFonts w:ascii="Times New Roman" w:hAnsi="Times New Roman"/>
          <w:color w:val="auto"/>
        </w:rPr>
        <w:commentReference w:id="128"/>
      </w:r>
      <w:commentRangeEnd w:id="129"/>
      <w:r w:rsidR="00C47D69">
        <w:rPr>
          <w:rStyle w:val="CommentReference"/>
          <w:rFonts w:ascii="Times New Roman" w:hAnsi="Times New Roman"/>
          <w:color w:val="auto"/>
        </w:rPr>
        <w:commentReference w:id="129"/>
      </w:r>
    </w:p>
    <w:p w14:paraId="78B4C5D7" w14:textId="77777777" w:rsidR="00332710" w:rsidRDefault="00332710" w:rsidP="00332710">
      <w:pPr>
        <w:pStyle w:val="BodyText"/>
        <w:rPr>
          <w:b/>
        </w:rPr>
      </w:pPr>
      <w:commentRangeStart w:id="131"/>
      <w:r>
        <w:t>Provision service shall provide API for these operations.</w:t>
      </w:r>
    </w:p>
    <w:p w14:paraId="4A16BD9E" w14:textId="77777777" w:rsidR="00332710" w:rsidRDefault="00332710" w:rsidP="00332710">
      <w:pPr>
        <w:pStyle w:val="BodyText"/>
        <w:rPr>
          <w:b/>
        </w:rPr>
      </w:pPr>
      <w:r>
        <w:t xml:space="preserve">Provision service shall be implemented in technology selected in Self-Service UI and run </w:t>
      </w:r>
      <w:proofErr w:type="spellStart"/>
      <w:r>
        <w:t>Boto</w:t>
      </w:r>
      <w:proofErr w:type="spellEnd"/>
      <w:r>
        <w:t>/Python scripts as well environment templates.</w:t>
      </w:r>
      <w:commentRangeEnd w:id="131"/>
      <w:r>
        <w:rPr>
          <w:rStyle w:val="CommentReference"/>
          <w:rFonts w:ascii="Times New Roman" w:hAnsi="Times New Roman"/>
        </w:rPr>
        <w:commentReference w:id="131"/>
      </w:r>
    </w:p>
    <w:p w14:paraId="2F910B7B" w14:textId="77777777" w:rsidR="005658C9" w:rsidRDefault="005658C9" w:rsidP="000953FC">
      <w:pPr>
        <w:pStyle w:val="BodyText"/>
      </w:pPr>
    </w:p>
    <w:p w14:paraId="6A7232D7" w14:textId="0EF23724" w:rsidR="005658C9" w:rsidRDefault="00332710" w:rsidP="005658C9">
      <w:pPr>
        <w:pStyle w:val="Heading3"/>
      </w:pPr>
      <w:r>
        <w:t>BACKEND</w:t>
      </w:r>
    </w:p>
    <w:p w14:paraId="3981F4B7" w14:textId="77777777" w:rsidR="00332710" w:rsidRDefault="00332710" w:rsidP="00332710">
      <w:pPr>
        <w:pStyle w:val="BodyText"/>
        <w:rPr>
          <w:b/>
        </w:rPr>
      </w:pPr>
      <w:r>
        <w:t>Backend for self-service UI, shall perform various operations as well as communication with database.</w:t>
      </w:r>
      <w:r>
        <w:rPr>
          <w:rStyle w:val="CommentReference"/>
          <w:rFonts w:ascii="Times New Roman" w:hAnsi="Times New Roman"/>
        </w:rPr>
        <w:commentReference w:id="132"/>
      </w:r>
      <w:r>
        <w:rPr>
          <w:rStyle w:val="CommentReference"/>
          <w:rFonts w:ascii="Times New Roman" w:hAnsi="Times New Roman"/>
          <w:color w:val="auto"/>
        </w:rPr>
        <w:commentReference w:id="133"/>
      </w:r>
    </w:p>
    <w:p w14:paraId="23225A8F" w14:textId="0BFA5241" w:rsidR="00332710" w:rsidRDefault="00332710" w:rsidP="00332710">
      <w:pPr>
        <w:pStyle w:val="Heading3"/>
      </w:pPr>
      <w:r>
        <w:t>DB</w:t>
      </w:r>
    </w:p>
    <w:p w14:paraId="55E68564" w14:textId="77777777" w:rsidR="00332710" w:rsidRDefault="00332710" w:rsidP="00332710">
      <w:pPr>
        <w:pStyle w:val="BodyText"/>
        <w:rPr>
          <w:b/>
        </w:rPr>
      </w:pPr>
      <w:bookmarkStart w:id="134" w:name="_Toc430870594"/>
      <w:r>
        <w:t>Management node DB shall contain following information:</w:t>
      </w:r>
    </w:p>
    <w:p w14:paraId="771740C4" w14:textId="77777777" w:rsidR="00332710" w:rsidRDefault="00332710" w:rsidP="00332710">
      <w:pPr>
        <w:pStyle w:val="BodyText"/>
        <w:numPr>
          <w:ilvl w:val="0"/>
          <w:numId w:val="48"/>
        </w:numPr>
        <w:jc w:val="left"/>
        <w:rPr>
          <w:b/>
        </w:rPr>
      </w:pPr>
      <w:r>
        <w:t>Exploratory environment information.</w:t>
      </w:r>
    </w:p>
    <w:p w14:paraId="521CA626" w14:textId="77777777" w:rsidR="00332710" w:rsidRDefault="00332710" w:rsidP="00332710">
      <w:pPr>
        <w:pStyle w:val="BodyText"/>
        <w:numPr>
          <w:ilvl w:val="0"/>
          <w:numId w:val="48"/>
        </w:numPr>
        <w:jc w:val="left"/>
        <w:rPr>
          <w:b/>
        </w:rPr>
      </w:pPr>
      <w:r>
        <w:t>Collaborative environment information.</w:t>
      </w:r>
    </w:p>
    <w:p w14:paraId="301EDEE4" w14:textId="77777777" w:rsidR="00332710" w:rsidRDefault="00332710" w:rsidP="00332710">
      <w:pPr>
        <w:pStyle w:val="BodyText"/>
        <w:numPr>
          <w:ilvl w:val="0"/>
          <w:numId w:val="48"/>
        </w:numPr>
        <w:jc w:val="left"/>
        <w:rPr>
          <w:b/>
        </w:rPr>
      </w:pPr>
      <w:r>
        <w:t>Environment audit information.</w:t>
      </w:r>
    </w:p>
    <w:p w14:paraId="2B599790" w14:textId="77777777" w:rsidR="00332710" w:rsidRDefault="00332710" w:rsidP="00332710">
      <w:pPr>
        <w:pStyle w:val="BodyText"/>
        <w:numPr>
          <w:ilvl w:val="0"/>
          <w:numId w:val="48"/>
        </w:numPr>
        <w:jc w:val="left"/>
        <w:rPr>
          <w:b/>
        </w:rPr>
      </w:pPr>
      <w:commentRangeStart w:id="135"/>
      <w:commentRangeStart w:id="136"/>
      <w:r>
        <w:t>It is recommended to consider storing templates in database.</w:t>
      </w:r>
      <w:commentRangeEnd w:id="135"/>
      <w:r>
        <w:rPr>
          <w:rStyle w:val="CommentReference"/>
          <w:rFonts w:ascii="Times New Roman" w:hAnsi="Times New Roman"/>
        </w:rPr>
        <w:commentReference w:id="135"/>
      </w:r>
      <w:commentRangeEnd w:id="136"/>
      <w:r>
        <w:rPr>
          <w:rStyle w:val="CommentReference"/>
          <w:rFonts w:ascii="Times New Roman" w:hAnsi="Times New Roman"/>
          <w:color w:val="auto"/>
        </w:rPr>
        <w:commentReference w:id="136"/>
      </w:r>
    </w:p>
    <w:p w14:paraId="271834C6" w14:textId="02FC203E" w:rsidR="00332710" w:rsidRDefault="00332710" w:rsidP="00332710">
      <w:pPr>
        <w:pStyle w:val="BodyText"/>
        <w:jc w:val="center"/>
        <w:rPr>
          <w:b/>
        </w:rPr>
      </w:pPr>
      <w:r w:rsidRPr="00332710">
        <w:rPr>
          <w:b/>
          <w:noProof/>
        </w:rPr>
        <w:lastRenderedPageBreak/>
        <w:drawing>
          <wp:inline distT="0" distB="0" distL="0" distR="0" wp14:anchorId="1D6D9B87" wp14:editId="025B4356">
            <wp:extent cx="4979620" cy="2592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5911" cy="2596062"/>
                    </a:xfrm>
                    <a:prstGeom prst="rect">
                      <a:avLst/>
                    </a:prstGeom>
                  </pic:spPr>
                </pic:pic>
              </a:graphicData>
            </a:graphic>
          </wp:inline>
        </w:drawing>
      </w:r>
    </w:p>
    <w:p w14:paraId="66AD5204" w14:textId="77777777" w:rsidR="00332710" w:rsidRPr="00D91621" w:rsidRDefault="00332710" w:rsidP="00332710">
      <w:pPr>
        <w:pStyle w:val="BodyText"/>
        <w:rPr>
          <w:b/>
        </w:rPr>
      </w:pPr>
      <w:r>
        <w:t xml:space="preserve">For database technology MongoDB is recommended as it supports large variety of frameworks and technologies as is document database, also it fits well for storing </w:t>
      </w:r>
      <w:proofErr w:type="spellStart"/>
      <w:r>
        <w:t>json</w:t>
      </w:r>
      <w:proofErr w:type="spellEnd"/>
      <w:r>
        <w:t xml:space="preserve"> </w:t>
      </w:r>
      <w:proofErr w:type="spellStart"/>
      <w:r>
        <w:t>configuraiton</w:t>
      </w:r>
      <w:proofErr w:type="spellEnd"/>
      <w:r>
        <w:t xml:space="preserve">. </w:t>
      </w:r>
    </w:p>
    <w:p w14:paraId="5F6C7943" w14:textId="77777777" w:rsidR="005658C9" w:rsidRDefault="005658C9" w:rsidP="001272FD">
      <w:pPr>
        <w:pStyle w:val="Heading2"/>
      </w:pPr>
      <w:r>
        <w:t>Domain model</w:t>
      </w:r>
      <w:bookmarkEnd w:id="134"/>
      <w:r>
        <w:t xml:space="preserve"> </w:t>
      </w:r>
    </w:p>
    <w:p w14:paraId="5F74D941"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00395A30" w:rsidRPr="009B2E12">
        <w:t xml:space="preserve"> the</w:t>
      </w:r>
      <w:r w:rsidRPr="009B2E12">
        <w:t xml:space="preserve"> domain model if Domain-Driven Design was used during baseline solution design. </w:t>
      </w:r>
      <w:r w:rsidR="00395A30" w:rsidRPr="009B2E12">
        <w:t>Describe the d</w:t>
      </w:r>
      <w:r w:rsidRPr="009B2E12">
        <w:t>omain model in terms of bounded contexts and</w:t>
      </w:r>
      <w:r w:rsidR="00395A30" w:rsidRPr="009B2E12">
        <w:t xml:space="preserve"> the</w:t>
      </w:r>
      <w:r w:rsidRPr="009B2E12">
        <w:t xml:space="preserve"> main entities in every context.</w:t>
      </w:r>
    </w:p>
    <w:p w14:paraId="20BF6B41" w14:textId="77777777" w:rsidR="005658C9" w:rsidRPr="009B2E12" w:rsidRDefault="00CE7063" w:rsidP="000953FC">
      <w:pPr>
        <w:pStyle w:val="Comment"/>
      </w:pPr>
      <w:r w:rsidRPr="009B2E12">
        <w:rPr>
          <w:b/>
        </w:rPr>
        <w:t>Section Type:</w:t>
      </w:r>
      <w:r w:rsidRPr="009B2E12">
        <w:t xml:space="preserve"> Optional (if applicable)</w:t>
      </w:r>
      <w:r w:rsidR="005658C9" w:rsidRPr="009B2E12">
        <w:t>]</w:t>
      </w:r>
    </w:p>
    <w:p w14:paraId="6A8271E1" w14:textId="77777777" w:rsidR="005658C9" w:rsidRDefault="005658C9" w:rsidP="000953FC">
      <w:pPr>
        <w:pStyle w:val="BodyText"/>
      </w:pPr>
    </w:p>
    <w:p w14:paraId="2957B9B4" w14:textId="77777777" w:rsidR="005658C9" w:rsidRDefault="005658C9" w:rsidP="001272FD">
      <w:pPr>
        <w:pStyle w:val="Heading2"/>
      </w:pPr>
      <w:bookmarkStart w:id="137" w:name="_Toc430870595"/>
      <w:r>
        <w:t>Data model</w:t>
      </w:r>
      <w:bookmarkEnd w:id="137"/>
      <w:r>
        <w:t xml:space="preserve"> </w:t>
      </w:r>
    </w:p>
    <w:p w14:paraId="257BF6A0"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Pr="009B2E12">
        <w:t xml:space="preserve"> the approach to data storage and data models. </w:t>
      </w:r>
      <w:r w:rsidR="00395A30" w:rsidRPr="009B2E12">
        <w:t>List d</w:t>
      </w:r>
      <w:r w:rsidRPr="009B2E12">
        <w:t>ata storage components of any nature</w:t>
      </w:r>
      <w:r w:rsidR="00395A30" w:rsidRPr="009B2E12">
        <w:t>,</w:t>
      </w:r>
      <w:r w:rsidRPr="009B2E12">
        <w:t xml:space="preserve"> relational and non-relational</w:t>
      </w:r>
      <w:r w:rsidR="00395A30" w:rsidRPr="009B2E12">
        <w:t>, with</w:t>
      </w:r>
      <w:r w:rsidRPr="009B2E12">
        <w:t xml:space="preserve"> </w:t>
      </w:r>
      <w:r w:rsidR="00395A30" w:rsidRPr="009B2E12">
        <w:t>d</w:t>
      </w:r>
      <w:r w:rsidRPr="009B2E12">
        <w:t xml:space="preserve">ata model diagrams for </w:t>
      </w:r>
      <w:r w:rsidR="00395A30" w:rsidRPr="009B2E12">
        <w:t>each</w:t>
      </w:r>
      <w:r w:rsidRPr="009B2E12">
        <w:t xml:space="preserve"> storage.</w:t>
      </w:r>
    </w:p>
    <w:p w14:paraId="1FB10F80" w14:textId="77777777" w:rsidR="005658C9" w:rsidRPr="009B2E12" w:rsidRDefault="00CE7063" w:rsidP="000953FC">
      <w:pPr>
        <w:pStyle w:val="Comment"/>
      </w:pPr>
      <w:r w:rsidRPr="009B2E12">
        <w:rPr>
          <w:b/>
        </w:rPr>
        <w:t>Section Type:</w:t>
      </w:r>
      <w:r w:rsidRPr="009B2E12">
        <w:t xml:space="preserve"> Highly recommended (if applicable)</w:t>
      </w:r>
      <w:r w:rsidR="005658C9" w:rsidRPr="009B2E12">
        <w:t>]</w:t>
      </w:r>
    </w:p>
    <w:p w14:paraId="66AC5DE4" w14:textId="77777777" w:rsidR="005658C9" w:rsidRDefault="005658C9" w:rsidP="000953FC">
      <w:pPr>
        <w:pStyle w:val="BodyText"/>
      </w:pPr>
    </w:p>
    <w:p w14:paraId="7D9ADD19" w14:textId="77777777" w:rsidR="005658C9" w:rsidRDefault="005658C9" w:rsidP="005658C9">
      <w:pPr>
        <w:pStyle w:val="Heading3"/>
      </w:pPr>
      <w:bookmarkStart w:id="138" w:name="_Toc430870596"/>
      <w:r>
        <w:t>Storage 1</w:t>
      </w:r>
      <w:bookmarkEnd w:id="138"/>
    </w:p>
    <w:p w14:paraId="39211027" w14:textId="77777777" w:rsidR="005658C9" w:rsidRPr="009B2E12" w:rsidRDefault="005658C9" w:rsidP="000953FC">
      <w:pPr>
        <w:pStyle w:val="Comment"/>
      </w:pPr>
      <w:r w:rsidRPr="009B2E12">
        <w:t>[This section describe</w:t>
      </w:r>
      <w:r w:rsidR="00814B17" w:rsidRPr="009B2E12">
        <w:t>s</w:t>
      </w:r>
      <w:r w:rsidRPr="009B2E12">
        <w:t xml:space="preserve"> </w:t>
      </w:r>
      <w:r w:rsidR="00395A30" w:rsidRPr="009B2E12">
        <w:t xml:space="preserve">the </w:t>
      </w:r>
      <w:r w:rsidRPr="009B2E12">
        <w:t>data storage technology stack and</w:t>
      </w:r>
      <w:r w:rsidR="00395A30" w:rsidRPr="009B2E12">
        <w:t xml:space="preserve"> the</w:t>
      </w:r>
      <w:r w:rsidRPr="009B2E12">
        <w:t xml:space="preserve"> used data model</w:t>
      </w:r>
      <w:r w:rsidR="00395A30" w:rsidRPr="009B2E12">
        <w:t xml:space="preserve"> with</w:t>
      </w:r>
      <w:r w:rsidRPr="009B2E12">
        <w:t xml:space="preserve"> </w:t>
      </w:r>
      <w:r w:rsidR="00395A30" w:rsidRPr="009B2E12">
        <w:t>d</w:t>
      </w:r>
      <w:r w:rsidRPr="009B2E12">
        <w:t>ata model diagrams.]</w:t>
      </w:r>
    </w:p>
    <w:p w14:paraId="44757C9D" w14:textId="77777777" w:rsidR="005658C9" w:rsidRDefault="005658C9" w:rsidP="000953FC">
      <w:pPr>
        <w:pStyle w:val="BodyText"/>
      </w:pPr>
    </w:p>
    <w:p w14:paraId="6A3A61B5" w14:textId="77777777" w:rsidR="005658C9" w:rsidRDefault="005658C9" w:rsidP="005658C9">
      <w:pPr>
        <w:pStyle w:val="Heading3"/>
      </w:pPr>
      <w:bookmarkStart w:id="139" w:name="_Toc430870597"/>
      <w:r>
        <w:t>Storage 2</w:t>
      </w:r>
      <w:bookmarkEnd w:id="139"/>
    </w:p>
    <w:p w14:paraId="5CC35251" w14:textId="77777777" w:rsidR="005658C9" w:rsidRPr="009B2E12" w:rsidRDefault="005658C9" w:rsidP="000953FC">
      <w:pPr>
        <w:pStyle w:val="Comment"/>
      </w:pPr>
      <w:r w:rsidRPr="009B2E12">
        <w:t>[</w:t>
      </w:r>
      <w:r w:rsidR="00395A30" w:rsidRPr="009B2E12">
        <w:t>This section describes the data storage technology stack and the used data model with data model diagrams</w:t>
      </w:r>
      <w:r w:rsidRPr="009B2E12">
        <w:t>.]</w:t>
      </w:r>
    </w:p>
    <w:p w14:paraId="4C39C70A" w14:textId="77777777" w:rsidR="005658C9" w:rsidRDefault="005658C9" w:rsidP="000953FC">
      <w:pPr>
        <w:pStyle w:val="BodyText"/>
      </w:pPr>
    </w:p>
    <w:p w14:paraId="5F95ADC3" w14:textId="77777777" w:rsidR="005658C9" w:rsidRDefault="005658C9" w:rsidP="005658C9">
      <w:pPr>
        <w:pStyle w:val="Heading3"/>
      </w:pPr>
      <w:bookmarkStart w:id="140" w:name="_Toc430870598"/>
      <w:r>
        <w:t>…</w:t>
      </w:r>
      <w:bookmarkEnd w:id="140"/>
    </w:p>
    <w:p w14:paraId="0C37F799" w14:textId="77777777" w:rsidR="005658C9" w:rsidRDefault="005658C9" w:rsidP="000953FC">
      <w:pPr>
        <w:pStyle w:val="BodyText"/>
      </w:pPr>
    </w:p>
    <w:p w14:paraId="5A224F52" w14:textId="77777777" w:rsidR="005658C9" w:rsidRDefault="005658C9" w:rsidP="001272FD">
      <w:pPr>
        <w:pStyle w:val="Heading2"/>
      </w:pPr>
      <w:bookmarkStart w:id="141" w:name="_Toc430870599"/>
      <w:r>
        <w:t>High-level deployment approach</w:t>
      </w:r>
      <w:bookmarkEnd w:id="141"/>
      <w:r>
        <w:t xml:space="preserve"> </w:t>
      </w:r>
    </w:p>
    <w:p w14:paraId="7149D31B" w14:textId="77777777" w:rsidR="00CE7063" w:rsidRPr="009B2E12" w:rsidRDefault="005658C9"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 the</w:t>
      </w:r>
      <w:r w:rsidRPr="009B2E12">
        <w:t xml:space="preserve"> high-level deployment approach </w:t>
      </w:r>
      <w:r w:rsidR="00395A30" w:rsidRPr="009B2E12">
        <w:t>to</w:t>
      </w:r>
      <w:r w:rsidRPr="009B2E12">
        <w:t xml:space="preserve"> all required environments (development, staging, production, etc.). This is a blueprint in high-level detail without specific physical parameters of hardware and so on.</w:t>
      </w:r>
    </w:p>
    <w:p w14:paraId="3834963D" w14:textId="77777777" w:rsidR="005658C9" w:rsidRPr="009B2E12" w:rsidRDefault="00CE7063" w:rsidP="000953FC">
      <w:pPr>
        <w:pStyle w:val="Comment"/>
      </w:pPr>
      <w:r w:rsidRPr="009B2E12">
        <w:rPr>
          <w:b/>
        </w:rPr>
        <w:lastRenderedPageBreak/>
        <w:t>Section Type:</w:t>
      </w:r>
      <w:r w:rsidRPr="009B2E12">
        <w:t xml:space="preserve"> Mandatory (if legacy solution is to be re-worked and migrated)</w:t>
      </w:r>
      <w:r w:rsidR="005658C9" w:rsidRPr="009B2E12">
        <w:t>]</w:t>
      </w:r>
    </w:p>
    <w:p w14:paraId="54747D7F" w14:textId="77777777" w:rsidR="005658C9" w:rsidRDefault="005658C9" w:rsidP="000953FC">
      <w:pPr>
        <w:pStyle w:val="BodyText"/>
      </w:pPr>
    </w:p>
    <w:p w14:paraId="13FF5B17" w14:textId="77777777" w:rsidR="005658C9" w:rsidRDefault="005658C9" w:rsidP="001272FD">
      <w:pPr>
        <w:pStyle w:val="Heading2"/>
      </w:pPr>
      <w:bookmarkStart w:id="142" w:name="_Toc430870600"/>
      <w:r>
        <w:t>Architecturally Significant Quality Attributes</w:t>
      </w:r>
      <w:bookmarkEnd w:id="142"/>
    </w:p>
    <w:p w14:paraId="46562EB0" w14:textId="77777777" w:rsidR="005658C9" w:rsidRDefault="005658C9" w:rsidP="005658C9">
      <w:pPr>
        <w:pStyle w:val="Heading3"/>
      </w:pPr>
      <w:bookmarkStart w:id="143" w:name="_Toc430870601"/>
      <w:r>
        <w:t>Security</w:t>
      </w:r>
      <w:bookmarkEnd w:id="143"/>
    </w:p>
    <w:p w14:paraId="7349EBA7"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Pr="009B2E12">
        <w:t xml:space="preserve">Possible focus areas to </w:t>
      </w:r>
      <w:r w:rsidR="00395A30" w:rsidRPr="009B2E12">
        <w:t>consider</w:t>
      </w:r>
      <w:r w:rsidRPr="009B2E12">
        <w:t xml:space="preserve"> in this section:</w:t>
      </w:r>
    </w:p>
    <w:p w14:paraId="75E25E13" w14:textId="77777777" w:rsidR="005658C9" w:rsidRPr="009B2E12" w:rsidRDefault="005658C9" w:rsidP="000953FC">
      <w:pPr>
        <w:pStyle w:val="Comment"/>
        <w:numPr>
          <w:ilvl w:val="0"/>
          <w:numId w:val="16"/>
        </w:numPr>
      </w:pPr>
      <w:r w:rsidRPr="009B2E12">
        <w:t>Customer security policies</w:t>
      </w:r>
    </w:p>
    <w:p w14:paraId="083FFB36" w14:textId="77777777" w:rsidR="005658C9" w:rsidRPr="009B2E12" w:rsidRDefault="005658C9" w:rsidP="000953FC">
      <w:pPr>
        <w:pStyle w:val="Comment"/>
        <w:numPr>
          <w:ilvl w:val="0"/>
          <w:numId w:val="16"/>
        </w:numPr>
      </w:pPr>
      <w:r w:rsidRPr="009B2E12">
        <w:t>Authorization/</w:t>
      </w:r>
      <w:r w:rsidR="00AA1745" w:rsidRPr="009B2E12">
        <w:t>a</w:t>
      </w:r>
      <w:r w:rsidRPr="009B2E12">
        <w:t>uthentication</w:t>
      </w:r>
    </w:p>
    <w:p w14:paraId="19950748" w14:textId="77777777" w:rsidR="005658C9" w:rsidRPr="009B2E12" w:rsidRDefault="005658C9" w:rsidP="000953FC">
      <w:pPr>
        <w:pStyle w:val="Comment"/>
        <w:numPr>
          <w:ilvl w:val="0"/>
          <w:numId w:val="16"/>
        </w:numPr>
      </w:pPr>
      <w:r w:rsidRPr="009B2E12">
        <w:t xml:space="preserve">Communication </w:t>
      </w:r>
      <w:r w:rsidR="00AA1745" w:rsidRPr="009B2E12">
        <w:t>e</w:t>
      </w:r>
      <w:r w:rsidRPr="009B2E12">
        <w:t>ncryption</w:t>
      </w:r>
    </w:p>
    <w:p w14:paraId="054525A2" w14:textId="77777777" w:rsidR="005658C9" w:rsidRPr="009B2E12" w:rsidRDefault="005658C9" w:rsidP="000953FC">
      <w:pPr>
        <w:pStyle w:val="Comment"/>
        <w:numPr>
          <w:ilvl w:val="0"/>
          <w:numId w:val="16"/>
        </w:numPr>
      </w:pPr>
      <w:r w:rsidRPr="009B2E12">
        <w:t>Encryption of stored data</w:t>
      </w:r>
    </w:p>
    <w:p w14:paraId="48C16E79" w14:textId="77777777" w:rsidR="005658C9" w:rsidRPr="009B2E12" w:rsidRDefault="005658C9" w:rsidP="000953FC">
      <w:pPr>
        <w:pStyle w:val="Comment"/>
        <w:numPr>
          <w:ilvl w:val="0"/>
          <w:numId w:val="16"/>
        </w:numPr>
      </w:pPr>
      <w:r w:rsidRPr="009B2E12">
        <w:t>Personal data management</w:t>
      </w:r>
    </w:p>
    <w:p w14:paraId="3FB801C2" w14:textId="77777777" w:rsidR="005658C9" w:rsidRPr="009B2E12" w:rsidRDefault="005658C9" w:rsidP="000953FC">
      <w:pPr>
        <w:pStyle w:val="Comment"/>
        <w:numPr>
          <w:ilvl w:val="0"/>
          <w:numId w:val="16"/>
        </w:numPr>
      </w:pPr>
      <w:r w:rsidRPr="009B2E12">
        <w:t>Deployment security</w:t>
      </w:r>
    </w:p>
    <w:p w14:paraId="1128353D" w14:textId="77777777" w:rsidR="00CE7063" w:rsidRPr="009B2E12" w:rsidRDefault="005658C9" w:rsidP="000953FC">
      <w:pPr>
        <w:pStyle w:val="Comment"/>
        <w:numPr>
          <w:ilvl w:val="0"/>
          <w:numId w:val="16"/>
        </w:numPr>
      </w:pPr>
      <w:r w:rsidRPr="009B2E12">
        <w:t>Etc.</w:t>
      </w:r>
    </w:p>
    <w:p w14:paraId="4E8F1CC2" w14:textId="77777777" w:rsidR="005658C9" w:rsidRPr="009B2E12" w:rsidRDefault="00CE7063" w:rsidP="000953FC">
      <w:pPr>
        <w:pStyle w:val="Comment"/>
      </w:pPr>
      <w:r w:rsidRPr="009B2E12">
        <w:rPr>
          <w:b/>
        </w:rPr>
        <w:t>Section Type:</w:t>
      </w:r>
      <w:r w:rsidRPr="009B2E12">
        <w:t xml:space="preserve"> Recommended (if legacy solution is to be re-worked and migrated)</w:t>
      </w:r>
      <w:r w:rsidR="005658C9" w:rsidRPr="009B2E12">
        <w:t>]</w:t>
      </w:r>
    </w:p>
    <w:p w14:paraId="634F0FC6" w14:textId="77777777" w:rsidR="001B3A3A" w:rsidRDefault="001B3A3A" w:rsidP="000953FC">
      <w:pPr>
        <w:pStyle w:val="BodyText"/>
      </w:pPr>
    </w:p>
    <w:p w14:paraId="6B1CFBD7" w14:textId="77777777" w:rsidR="005658C9" w:rsidRDefault="005658C9" w:rsidP="005658C9">
      <w:pPr>
        <w:pStyle w:val="Heading3"/>
      </w:pPr>
      <w:bookmarkStart w:id="144" w:name="_Toc430870602"/>
      <w:r>
        <w:t>Supportability</w:t>
      </w:r>
      <w:bookmarkEnd w:id="144"/>
    </w:p>
    <w:p w14:paraId="51F649EF" w14:textId="77777777" w:rsidR="005658C9" w:rsidRDefault="005658C9" w:rsidP="005658C9">
      <w:pPr>
        <w:pStyle w:val="Heading4"/>
      </w:pPr>
      <w:bookmarkStart w:id="145" w:name="_Toc430870603"/>
      <w:r>
        <w:t>Monitoring</w:t>
      </w:r>
      <w:bookmarkEnd w:id="145"/>
      <w:r>
        <w:t xml:space="preserve"> </w:t>
      </w:r>
    </w:p>
    <w:p w14:paraId="707F4624" w14:textId="77777777" w:rsidR="005658C9" w:rsidRPr="009B2E12" w:rsidRDefault="005658C9" w:rsidP="000953FC">
      <w:pPr>
        <w:pStyle w:val="Comment"/>
      </w:pPr>
      <w:r w:rsidRPr="009B2E12">
        <w:t>[</w:t>
      </w:r>
      <w:r w:rsidR="00CE7063" w:rsidRPr="009B2E12">
        <w:rPr>
          <w:b/>
        </w:rPr>
        <w:t>Description:</w:t>
      </w:r>
      <w:r w:rsidR="00CE7063" w:rsidRPr="009B2E12">
        <w:t xml:space="preserve"> </w:t>
      </w:r>
      <w:r w:rsidR="00AA1745" w:rsidRPr="009B2E12">
        <w:t>Describe the a</w:t>
      </w:r>
      <w:r w:rsidRPr="009B2E12">
        <w:t>pproach to solution support</w:t>
      </w:r>
      <w:r w:rsidR="00AA1745" w:rsidRPr="009B2E12">
        <w:t xml:space="preserve"> here</w:t>
      </w:r>
      <w:r w:rsidRPr="009B2E12">
        <w:t xml:space="preserve">. </w:t>
      </w:r>
      <w:r w:rsidR="00AA1745" w:rsidRPr="009B2E12">
        <w:t>Consider the following aspects</w:t>
      </w:r>
      <w:r w:rsidRPr="009B2E12">
        <w:t>:</w:t>
      </w:r>
    </w:p>
    <w:p w14:paraId="5DB2B7A1" w14:textId="77777777" w:rsidR="005658C9" w:rsidRPr="009B2E12" w:rsidRDefault="005658C9" w:rsidP="000953FC">
      <w:pPr>
        <w:pStyle w:val="Comment"/>
        <w:numPr>
          <w:ilvl w:val="0"/>
          <w:numId w:val="16"/>
        </w:numPr>
      </w:pPr>
      <w:r w:rsidRPr="009B2E12">
        <w:t>Logging</w:t>
      </w:r>
    </w:p>
    <w:p w14:paraId="2C3B92B3" w14:textId="77777777" w:rsidR="005658C9" w:rsidRPr="009B2E12" w:rsidRDefault="005658C9" w:rsidP="000953FC">
      <w:pPr>
        <w:pStyle w:val="Comment"/>
        <w:numPr>
          <w:ilvl w:val="0"/>
          <w:numId w:val="16"/>
        </w:numPr>
      </w:pPr>
      <w:r w:rsidRPr="009B2E12">
        <w:t>Performance counters/metrics</w:t>
      </w:r>
    </w:p>
    <w:p w14:paraId="0477B67F" w14:textId="77777777" w:rsidR="005658C9" w:rsidRPr="009B2E12" w:rsidRDefault="005658C9" w:rsidP="000953FC">
      <w:pPr>
        <w:pStyle w:val="Comment"/>
        <w:numPr>
          <w:ilvl w:val="0"/>
          <w:numId w:val="16"/>
        </w:numPr>
      </w:pPr>
      <w:r w:rsidRPr="009B2E12">
        <w:t>Monitoring tools</w:t>
      </w:r>
    </w:p>
    <w:p w14:paraId="7FA0D4F7" w14:textId="77777777" w:rsidR="005658C9" w:rsidRPr="009B2E12" w:rsidRDefault="005658C9" w:rsidP="000953FC">
      <w:pPr>
        <w:pStyle w:val="Comment"/>
        <w:numPr>
          <w:ilvl w:val="0"/>
          <w:numId w:val="16"/>
        </w:numPr>
      </w:pPr>
      <w:r w:rsidRPr="009B2E12">
        <w:t>Solution component availability</w:t>
      </w:r>
    </w:p>
    <w:p w14:paraId="5816F5B9" w14:textId="77777777" w:rsidR="00CE7063" w:rsidRPr="009B2E12" w:rsidRDefault="005658C9" w:rsidP="000953FC">
      <w:pPr>
        <w:pStyle w:val="Comment"/>
        <w:numPr>
          <w:ilvl w:val="0"/>
          <w:numId w:val="16"/>
        </w:numPr>
      </w:pPr>
      <w:r w:rsidRPr="009B2E12">
        <w:t>Etc.</w:t>
      </w:r>
    </w:p>
    <w:p w14:paraId="03DDACED" w14:textId="77777777" w:rsidR="005658C9" w:rsidRPr="009B2E12" w:rsidRDefault="00CE7063" w:rsidP="000953FC">
      <w:pPr>
        <w:pStyle w:val="Comment"/>
      </w:pPr>
      <w:r w:rsidRPr="009B2E12">
        <w:rPr>
          <w:b/>
        </w:rPr>
        <w:t>Section Type:</w:t>
      </w:r>
      <w:r w:rsidRPr="009B2E12">
        <w:t xml:space="preserve"> Recommended (if legacy solution is to be re-worked and migrated)</w:t>
      </w:r>
      <w:r w:rsidR="005658C9" w:rsidRPr="009B2E12">
        <w:t xml:space="preserve">] </w:t>
      </w:r>
    </w:p>
    <w:p w14:paraId="6A3FB718" w14:textId="77777777" w:rsidR="001B3A3A" w:rsidRDefault="001B3A3A" w:rsidP="000953FC">
      <w:pPr>
        <w:pStyle w:val="BodyText"/>
      </w:pPr>
    </w:p>
    <w:p w14:paraId="295FF9FF" w14:textId="77777777" w:rsidR="005658C9" w:rsidRDefault="005658C9" w:rsidP="00EB1411">
      <w:pPr>
        <w:pStyle w:val="Heading4"/>
      </w:pPr>
      <w:bookmarkStart w:id="146" w:name="_Toc430870604"/>
      <w:r>
        <w:t>Administration Tools</w:t>
      </w:r>
      <w:bookmarkEnd w:id="146"/>
    </w:p>
    <w:p w14:paraId="62068327" w14:textId="77777777" w:rsidR="00637ED9" w:rsidRPr="00637ED9" w:rsidRDefault="00637ED9" w:rsidP="000953FC">
      <w:pPr>
        <w:pStyle w:val="BodyText"/>
      </w:pPr>
    </w:p>
    <w:p w14:paraId="2EE24F01" w14:textId="77777777" w:rsidR="005658C9" w:rsidRDefault="005658C9" w:rsidP="00EB1411">
      <w:pPr>
        <w:pStyle w:val="Heading4"/>
      </w:pPr>
      <w:bookmarkStart w:id="147" w:name="_Toc430870605"/>
      <w:r>
        <w:t>Specific deployment aspects</w:t>
      </w:r>
      <w:bookmarkEnd w:id="147"/>
      <w:r>
        <w:t xml:space="preserve"> </w:t>
      </w:r>
    </w:p>
    <w:p w14:paraId="3AFD990E" w14:textId="77777777" w:rsidR="005658C9" w:rsidRPr="009B2E12" w:rsidRDefault="005658C9" w:rsidP="000953FC">
      <w:pPr>
        <w:pStyle w:val="Comment"/>
      </w:pPr>
      <w:r w:rsidRPr="009B2E12">
        <w:t>[</w:t>
      </w:r>
      <w:r w:rsidR="00333952" w:rsidRPr="00333952">
        <w:rPr>
          <w:b/>
        </w:rPr>
        <w:t xml:space="preserve">Description: </w:t>
      </w:r>
      <w:r w:rsidR="00AA1745" w:rsidRPr="009B2E12">
        <w:t xml:space="preserve">For example, </w:t>
      </w:r>
      <w:r w:rsidRPr="009B2E12">
        <w:t>complex database deployment]</w:t>
      </w:r>
    </w:p>
    <w:p w14:paraId="2DE570B3" w14:textId="77777777" w:rsidR="00333952" w:rsidRDefault="005658C9" w:rsidP="000953FC">
      <w:pPr>
        <w:pStyle w:val="Comment"/>
      </w:pPr>
      <w:r w:rsidRPr="009B2E12">
        <w:t xml:space="preserve">[Notice: </w:t>
      </w:r>
      <w:r w:rsidR="00EB1411" w:rsidRPr="009B2E12">
        <w:t>N</w:t>
      </w:r>
      <w:r w:rsidRPr="009B2E12">
        <w:t xml:space="preserve">ote that you </w:t>
      </w:r>
      <w:r w:rsidR="00172D97" w:rsidRPr="009B2E12">
        <w:t>must</w:t>
      </w:r>
      <w:r w:rsidRPr="009B2E12">
        <w:t xml:space="preserve"> consider </w:t>
      </w:r>
      <w:r w:rsidR="00AA1745" w:rsidRPr="009B2E12">
        <w:t xml:space="preserve">the </w:t>
      </w:r>
      <w:r w:rsidRPr="009B2E12">
        <w:t>migration process, risks, issues</w:t>
      </w:r>
      <w:r w:rsidR="00AA1745" w:rsidRPr="009B2E12">
        <w:t>,</w:t>
      </w:r>
      <w:r w:rsidRPr="009B2E12">
        <w:t xml:space="preserve"> and so on if you have</w:t>
      </w:r>
      <w:r w:rsidR="00AA1745" w:rsidRPr="009B2E12">
        <w:t xml:space="preserve"> a</w:t>
      </w:r>
      <w:r w:rsidRPr="009B2E12">
        <w:t xml:space="preserve"> legacy solution to migrate to the new architecture. </w:t>
      </w:r>
      <w:r w:rsidR="00AA1745" w:rsidRPr="009B2E12">
        <w:t xml:space="preserve">In this case, </w:t>
      </w:r>
      <w:r w:rsidRPr="009B2E12">
        <w:t>you need to design</w:t>
      </w:r>
      <w:r w:rsidR="00AA1745" w:rsidRPr="009B2E12">
        <w:t xml:space="preserve"> the</w:t>
      </w:r>
      <w:r w:rsidRPr="009B2E12">
        <w:t xml:space="preserve"> new solution having this legacy architecture in mind.</w:t>
      </w:r>
    </w:p>
    <w:p w14:paraId="562148DC" w14:textId="77777777" w:rsidR="00E52611" w:rsidRPr="009B2E12" w:rsidRDefault="00333952" w:rsidP="000953FC">
      <w:pPr>
        <w:pStyle w:val="Comment"/>
      </w:pPr>
      <w:r w:rsidRPr="009B2E12">
        <w:t xml:space="preserve">Section Type: </w:t>
      </w:r>
      <w:r>
        <w:t>Optional</w:t>
      </w:r>
      <w:r w:rsidR="005658C9" w:rsidRPr="009B2E12">
        <w:t>]</w:t>
      </w:r>
    </w:p>
    <w:p w14:paraId="55F504D9" w14:textId="77777777" w:rsidR="00E52611" w:rsidRDefault="00E52611" w:rsidP="000953FC">
      <w:pPr>
        <w:pStyle w:val="BodyText"/>
        <w:rPr>
          <w:color w:val="767171" w:themeColor="background2" w:themeShade="80"/>
        </w:rPr>
      </w:pPr>
      <w:r>
        <w:br w:type="page"/>
      </w:r>
    </w:p>
    <w:p w14:paraId="33C7EC5F" w14:textId="77777777" w:rsidR="00E52611" w:rsidRDefault="00E52611" w:rsidP="00E52611">
      <w:pPr>
        <w:pStyle w:val="Heading1"/>
      </w:pPr>
      <w:bookmarkStart w:id="148" w:name="_Toc430870606"/>
      <w:r>
        <w:lastRenderedPageBreak/>
        <w:t>Target Solution Architecture</w:t>
      </w:r>
      <w:bookmarkEnd w:id="148"/>
    </w:p>
    <w:p w14:paraId="17C3D5CD" w14:textId="77777777" w:rsidR="00CE7063" w:rsidRDefault="00E52611" w:rsidP="000953FC">
      <w:pPr>
        <w:pStyle w:val="Comment"/>
      </w:pPr>
      <w:r>
        <w:t>[</w:t>
      </w:r>
      <w:r w:rsidR="00CE7063" w:rsidRPr="00CE7063">
        <w:rPr>
          <w:b/>
        </w:rPr>
        <w:t>Description:</w:t>
      </w:r>
      <w:r w:rsidR="00CE7063">
        <w:t xml:space="preserve"> </w:t>
      </w:r>
      <w:r>
        <w:t>This section describe</w:t>
      </w:r>
      <w:r w:rsidR="00814B17">
        <w:t>s</w:t>
      </w:r>
      <w:r>
        <w:t xml:space="preserve"> the proposed target solution architecture (also known as solution architecture “to be”).</w:t>
      </w:r>
    </w:p>
    <w:p w14:paraId="4EEDD26B" w14:textId="77777777" w:rsidR="00E52611" w:rsidRDefault="00CE7063" w:rsidP="000953FC">
      <w:pPr>
        <w:pStyle w:val="Comment"/>
      </w:pPr>
      <w:r w:rsidRPr="00C8030F">
        <w:t>Section Type:</w:t>
      </w:r>
      <w:r w:rsidRPr="008626B1">
        <w:t xml:space="preserve"> </w:t>
      </w:r>
      <w:r>
        <w:t>Mandatory</w:t>
      </w:r>
      <w:r w:rsidR="00E52611">
        <w:t xml:space="preserve">] </w:t>
      </w:r>
    </w:p>
    <w:p w14:paraId="14AE2E83" w14:textId="77777777" w:rsidR="00E52611" w:rsidRDefault="00E52611" w:rsidP="00E52611">
      <w:pPr>
        <w:widowControl/>
        <w:spacing w:line="240" w:lineRule="auto"/>
      </w:pPr>
    </w:p>
    <w:p w14:paraId="793B10AF" w14:textId="77777777" w:rsidR="001C6867" w:rsidRDefault="001C6867" w:rsidP="001272FD">
      <w:pPr>
        <w:pStyle w:val="Heading2"/>
      </w:pPr>
      <w:bookmarkStart w:id="149" w:name="_Toc430870607"/>
      <w:r>
        <w:t>Risks</w:t>
      </w:r>
      <w:bookmarkEnd w:id="149"/>
    </w:p>
    <w:p w14:paraId="69FBF325" w14:textId="77777777" w:rsidR="001C6867" w:rsidRDefault="001C6867" w:rsidP="000953FC">
      <w:pPr>
        <w:pStyle w:val="Comment"/>
      </w:pPr>
      <w:r>
        <w:t>[</w:t>
      </w:r>
      <w:r w:rsidRPr="008626B1">
        <w:rPr>
          <w:b/>
        </w:rPr>
        <w:t>Description:</w:t>
      </w:r>
      <w:r>
        <w:t xml:space="preserve"> This section lists potential risks related to the target solution architecture or solution migration to target solution architecture.</w:t>
      </w:r>
    </w:p>
    <w:p w14:paraId="01ABD01A" w14:textId="77777777" w:rsidR="001C6867" w:rsidRPr="005D3254" w:rsidRDefault="001C6867" w:rsidP="000953FC">
      <w:pPr>
        <w:pStyle w:val="Comment"/>
      </w:pPr>
      <w:r w:rsidRPr="00C8030F">
        <w:rPr>
          <w:b/>
        </w:rPr>
        <w:t>Section Type:</w:t>
      </w:r>
      <w:r>
        <w:t xml:space="preserve"> Highly recommended]</w:t>
      </w:r>
    </w:p>
    <w:p w14:paraId="375B1A03" w14:textId="77777777" w:rsidR="001C6867" w:rsidRDefault="001C6867" w:rsidP="000953FC">
      <w:pPr>
        <w:pStyle w:val="BodyText"/>
      </w:pPr>
    </w:p>
    <w:p w14:paraId="3D01B125" w14:textId="77777777" w:rsidR="001C6867" w:rsidRDefault="001C6867" w:rsidP="001272FD">
      <w:pPr>
        <w:pStyle w:val="Heading2"/>
      </w:pPr>
      <w:bookmarkStart w:id="150" w:name="_Toc430870608"/>
      <w:r>
        <w:t>dependencies</w:t>
      </w:r>
      <w:bookmarkEnd w:id="150"/>
    </w:p>
    <w:p w14:paraId="04F5B0F0" w14:textId="77777777" w:rsidR="001C6867" w:rsidRDefault="001C6867" w:rsidP="000953FC">
      <w:pPr>
        <w:pStyle w:val="Comment"/>
      </w:pPr>
      <w:r>
        <w:t>[</w:t>
      </w:r>
      <w:r w:rsidRPr="008626B1">
        <w:rPr>
          <w:b/>
        </w:rPr>
        <w:t>Description:</w:t>
      </w:r>
      <w:r>
        <w:t xml:space="preserve"> This section lists dependencies related to the target solution architecture or solution migration to target solution architecture.</w:t>
      </w:r>
    </w:p>
    <w:p w14:paraId="60918827" w14:textId="77777777" w:rsidR="001C6867" w:rsidRPr="005D3254" w:rsidRDefault="001C6867" w:rsidP="000953FC">
      <w:pPr>
        <w:pStyle w:val="Comment"/>
      </w:pPr>
      <w:r w:rsidRPr="00C8030F">
        <w:rPr>
          <w:b/>
        </w:rPr>
        <w:t>Section Type:</w:t>
      </w:r>
      <w:r>
        <w:t xml:space="preserve"> Highly recommended]</w:t>
      </w:r>
    </w:p>
    <w:p w14:paraId="4A213D5F" w14:textId="77777777" w:rsidR="001C6867" w:rsidRDefault="001C6867" w:rsidP="00E52611">
      <w:pPr>
        <w:widowControl/>
        <w:spacing w:line="240" w:lineRule="auto"/>
      </w:pPr>
    </w:p>
    <w:p w14:paraId="783C535A" w14:textId="77777777" w:rsidR="001C6867" w:rsidRDefault="001C6867" w:rsidP="001272FD">
      <w:pPr>
        <w:pStyle w:val="Heading2"/>
      </w:pPr>
      <w:bookmarkStart w:id="151" w:name="_Toc430870609"/>
      <w:r>
        <w:t>Assumptions</w:t>
      </w:r>
      <w:bookmarkEnd w:id="151"/>
    </w:p>
    <w:p w14:paraId="3D56AED6" w14:textId="77777777" w:rsidR="001C6867" w:rsidRDefault="001C6867" w:rsidP="000953FC">
      <w:pPr>
        <w:pStyle w:val="Comment"/>
      </w:pPr>
      <w:r>
        <w:t>[</w:t>
      </w:r>
      <w:r w:rsidRPr="008626B1">
        <w:rPr>
          <w:b/>
        </w:rPr>
        <w:t>Description:</w:t>
      </w:r>
      <w:r>
        <w:t xml:space="preserve"> This section lists </w:t>
      </w:r>
      <w:r w:rsidR="0028422F">
        <w:t>assumptions</w:t>
      </w:r>
      <w:r>
        <w:t xml:space="preserve"> related to the target solution architecture or solution migration to target solution architecture.</w:t>
      </w:r>
      <w:r w:rsidRPr="001C6867">
        <w:t xml:space="preserve"> </w:t>
      </w:r>
    </w:p>
    <w:p w14:paraId="417E2D6C" w14:textId="77777777" w:rsidR="001C6867" w:rsidRPr="005D3254" w:rsidRDefault="001C6867" w:rsidP="000953FC">
      <w:pPr>
        <w:pStyle w:val="Comment"/>
      </w:pPr>
      <w:r w:rsidRPr="00C8030F">
        <w:rPr>
          <w:b/>
        </w:rPr>
        <w:t>Section Type:</w:t>
      </w:r>
      <w:r>
        <w:t xml:space="preserve"> Highly recommended]</w:t>
      </w:r>
    </w:p>
    <w:p w14:paraId="20A14E5F" w14:textId="77777777" w:rsidR="001C6867" w:rsidRDefault="001C6867" w:rsidP="000953FC">
      <w:pPr>
        <w:pStyle w:val="Comment"/>
      </w:pPr>
    </w:p>
    <w:p w14:paraId="67484696" w14:textId="77777777" w:rsidR="00E52611" w:rsidRDefault="00E52611" w:rsidP="001272FD">
      <w:pPr>
        <w:pStyle w:val="Heading2"/>
      </w:pPr>
      <w:bookmarkStart w:id="152" w:name="_Toc430870610"/>
      <w:r>
        <w:t>High-level solution structure</w:t>
      </w:r>
      <w:bookmarkEnd w:id="152"/>
      <w:r>
        <w:t xml:space="preserve"> </w:t>
      </w:r>
    </w:p>
    <w:p w14:paraId="5AC8CB8C" w14:textId="77777777" w:rsidR="00E52611" w:rsidRPr="009B2E12" w:rsidRDefault="00E52611"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Pr="009B2E12">
        <w:t xml:space="preserve"> (in the context of the whole IT landscape):</w:t>
      </w:r>
    </w:p>
    <w:p w14:paraId="643598A4" w14:textId="77777777" w:rsidR="00E52611" w:rsidRPr="009B2E12" w:rsidRDefault="00AA1745" w:rsidP="000953FC">
      <w:pPr>
        <w:pStyle w:val="Comment"/>
        <w:numPr>
          <w:ilvl w:val="0"/>
          <w:numId w:val="16"/>
        </w:numPr>
      </w:pPr>
      <w:r w:rsidRPr="009B2E12">
        <w:t>S</w:t>
      </w:r>
      <w:r w:rsidR="00E52611" w:rsidRPr="009B2E12">
        <w:t>et of solution components</w:t>
      </w:r>
    </w:p>
    <w:p w14:paraId="772DC329" w14:textId="77777777" w:rsidR="00E52611" w:rsidRPr="009B2E12" w:rsidRDefault="00AA1745" w:rsidP="000953FC">
      <w:pPr>
        <w:pStyle w:val="Comment"/>
        <w:numPr>
          <w:ilvl w:val="0"/>
          <w:numId w:val="16"/>
        </w:numPr>
      </w:pPr>
      <w:r w:rsidRPr="009B2E12">
        <w:t>S</w:t>
      </w:r>
      <w:r w:rsidR="00E52611" w:rsidRPr="009B2E12">
        <w:t>olution component integration</w:t>
      </w:r>
    </w:p>
    <w:p w14:paraId="31A4F834" w14:textId="77777777" w:rsidR="00E52611" w:rsidRPr="009B2E12" w:rsidRDefault="00AA1745" w:rsidP="000953FC">
      <w:pPr>
        <w:pStyle w:val="Comment"/>
        <w:numPr>
          <w:ilvl w:val="0"/>
          <w:numId w:val="16"/>
        </w:numPr>
      </w:pPr>
      <w:r w:rsidRPr="009B2E12">
        <w:t>H</w:t>
      </w:r>
      <w:r w:rsidR="00E52611" w:rsidRPr="009B2E12">
        <w:t xml:space="preserve">igh-level architectural styles </w:t>
      </w:r>
      <w:r w:rsidRPr="009B2E12">
        <w:t>to</w:t>
      </w:r>
      <w:r w:rsidR="00E52611" w:rsidRPr="009B2E12">
        <w:t xml:space="preserve"> be used in the solution architecture</w:t>
      </w:r>
    </w:p>
    <w:p w14:paraId="20D2A38E" w14:textId="77777777" w:rsidR="00E52611" w:rsidRPr="009B2E12" w:rsidRDefault="00E52611" w:rsidP="000953FC">
      <w:pPr>
        <w:pStyle w:val="Comment"/>
      </w:pPr>
    </w:p>
    <w:p w14:paraId="4BD94F0F" w14:textId="77777777" w:rsidR="00E52611" w:rsidRPr="009B2E12" w:rsidRDefault="00AA1745" w:rsidP="000953FC">
      <w:pPr>
        <w:pStyle w:val="Comment"/>
      </w:pPr>
      <w:r w:rsidRPr="009B2E12">
        <w:t>I</w:t>
      </w:r>
      <w:r w:rsidR="00E52611" w:rsidRPr="009B2E12">
        <w:t>nclude the following things:</w:t>
      </w:r>
    </w:p>
    <w:p w14:paraId="6ABACF6F" w14:textId="77777777" w:rsidR="00E52611" w:rsidRPr="009B2E12" w:rsidRDefault="00AA1745" w:rsidP="000953FC">
      <w:pPr>
        <w:pStyle w:val="Comment"/>
        <w:numPr>
          <w:ilvl w:val="0"/>
          <w:numId w:val="16"/>
        </w:numPr>
      </w:pPr>
      <w:r w:rsidRPr="009B2E12">
        <w:t>H</w:t>
      </w:r>
      <w:r w:rsidR="00E52611" w:rsidRPr="009B2E12">
        <w:t>igh-level solution diagram</w:t>
      </w:r>
    </w:p>
    <w:p w14:paraId="1BB4BF20" w14:textId="77777777" w:rsidR="00E52611" w:rsidRPr="009B2E12" w:rsidRDefault="00AA1745" w:rsidP="000953FC">
      <w:pPr>
        <w:pStyle w:val="Comment"/>
        <w:numPr>
          <w:ilvl w:val="0"/>
          <w:numId w:val="16"/>
        </w:numPr>
      </w:pPr>
      <w:r w:rsidRPr="009B2E12">
        <w:t>H</w:t>
      </w:r>
      <w:r w:rsidR="00E52611" w:rsidRPr="009B2E12">
        <w:t>igh-level</w:t>
      </w:r>
      <w:r w:rsidRPr="009B2E12">
        <w:t xml:space="preserve"> description of the</w:t>
      </w:r>
      <w:r w:rsidR="00E52611" w:rsidRPr="009B2E12">
        <w:t xml:space="preserve"> solution</w:t>
      </w:r>
      <w:r w:rsidRPr="009B2E12">
        <w:t>’s</w:t>
      </w:r>
      <w:r w:rsidR="00E52611" w:rsidRPr="009B2E12">
        <w:t xml:space="preserve"> </w:t>
      </w:r>
      <w:r w:rsidR="00B47267" w:rsidRPr="009B2E12">
        <w:t>behavior</w:t>
      </w:r>
      <w:r w:rsidR="00E52611" w:rsidRPr="009B2E12">
        <w:t xml:space="preserve"> (in terms of sequences, state-machine, data flow and execution diagrams)</w:t>
      </w:r>
    </w:p>
    <w:p w14:paraId="0014F463" w14:textId="77777777" w:rsidR="00E52611" w:rsidRPr="009B2E12" w:rsidRDefault="00AA1745" w:rsidP="000953FC">
      <w:pPr>
        <w:pStyle w:val="Comment"/>
        <w:numPr>
          <w:ilvl w:val="0"/>
          <w:numId w:val="16"/>
        </w:numPr>
      </w:pPr>
      <w:r w:rsidRPr="009B2E12">
        <w:t>C</w:t>
      </w:r>
      <w:r w:rsidR="00E52611" w:rsidRPr="009B2E12">
        <w:t xml:space="preserve">omments about architectural styles </w:t>
      </w:r>
      <w:r w:rsidRPr="009B2E12">
        <w:t>to</w:t>
      </w:r>
      <w:r w:rsidR="00E52611" w:rsidRPr="009B2E12">
        <w:t xml:space="preserve"> be used</w:t>
      </w:r>
    </w:p>
    <w:p w14:paraId="3EF03190" w14:textId="77777777" w:rsidR="00CE7063" w:rsidRPr="009B2E12" w:rsidRDefault="00AA1745" w:rsidP="000953FC">
      <w:pPr>
        <w:pStyle w:val="Comment"/>
        <w:numPr>
          <w:ilvl w:val="0"/>
          <w:numId w:val="16"/>
        </w:numPr>
      </w:pPr>
      <w:r w:rsidRPr="009B2E12">
        <w:t>L</w:t>
      </w:r>
      <w:r w:rsidR="00E52611" w:rsidRPr="009B2E12">
        <w:t>ist of architecturally significant components and description</w:t>
      </w:r>
      <w:r w:rsidRPr="009B2E12">
        <w:t>s</w:t>
      </w:r>
      <w:r w:rsidR="00E52611" w:rsidRPr="009B2E12">
        <w:t xml:space="preserve"> of their technology stack and integration with each other</w:t>
      </w:r>
    </w:p>
    <w:p w14:paraId="1FAA329D" w14:textId="77777777" w:rsidR="005658C9" w:rsidRPr="009B2E12" w:rsidRDefault="00CE7063" w:rsidP="000953FC">
      <w:pPr>
        <w:pStyle w:val="Comment"/>
      </w:pPr>
      <w:r w:rsidRPr="00C8030F">
        <w:t>Section Type:</w:t>
      </w:r>
      <w:r w:rsidRPr="009B2E12">
        <w:t xml:space="preserve"> Mandatory</w:t>
      </w:r>
      <w:r w:rsidR="00E52611" w:rsidRPr="009B2E12">
        <w:t>]</w:t>
      </w:r>
    </w:p>
    <w:p w14:paraId="5F647538" w14:textId="77777777" w:rsidR="00CE7063" w:rsidRPr="00CE7063" w:rsidRDefault="00CE7063" w:rsidP="000953FC">
      <w:pPr>
        <w:pStyle w:val="Comment"/>
      </w:pPr>
    </w:p>
    <w:p w14:paraId="2BF1CA6C" w14:textId="77777777" w:rsidR="00AC6D8F" w:rsidRPr="003254D3" w:rsidRDefault="00AC6D8F" w:rsidP="00AC6D8F">
      <w:pPr>
        <w:pStyle w:val="Heading3"/>
      </w:pPr>
      <w:bookmarkStart w:id="153" w:name="_Toc430870611"/>
      <w:r>
        <w:t>Solution Component 1</w:t>
      </w:r>
      <w:bookmarkEnd w:id="153"/>
    </w:p>
    <w:tbl>
      <w:tblPr>
        <w:tblStyle w:val="TableEPAM"/>
        <w:tblW w:w="0" w:type="auto"/>
        <w:tblInd w:w="-5" w:type="dxa"/>
        <w:tblLook w:val="0480" w:firstRow="0" w:lastRow="0" w:firstColumn="1" w:lastColumn="0" w:noHBand="0" w:noVBand="1"/>
      </w:tblPr>
      <w:tblGrid>
        <w:gridCol w:w="2084"/>
        <w:gridCol w:w="7268"/>
      </w:tblGrid>
      <w:tr w:rsidR="00AC6D8F" w14:paraId="45B6AE02"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75EF6C58" w14:textId="77777777" w:rsidR="00AC6D8F" w:rsidRDefault="00AC6D8F" w:rsidP="00BD7076">
            <w:pPr>
              <w:rPr>
                <w:b/>
              </w:rPr>
            </w:pPr>
            <w:r>
              <w:rPr>
                <w:b/>
              </w:rPr>
              <w:t>Description</w:t>
            </w:r>
          </w:p>
        </w:tc>
        <w:tc>
          <w:tcPr>
            <w:tcW w:w="7268" w:type="dxa"/>
          </w:tcPr>
          <w:p w14:paraId="7D1C675F"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[Describe</w:t>
            </w:r>
            <w:r w:rsidR="00AA1745">
              <w:t xml:space="preserve"> the</w:t>
            </w:r>
            <w:r>
              <w:t xml:space="preserve"> general purpose of the component in the system]</w:t>
            </w:r>
          </w:p>
        </w:tc>
      </w:tr>
      <w:tr w:rsidR="00AC6D8F" w14:paraId="38EB3519"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C3E5E5E" w14:textId="77777777" w:rsidR="00AC6D8F" w:rsidRPr="0018721D" w:rsidRDefault="00AC6D8F" w:rsidP="00BD7076">
            <w:pPr>
              <w:rPr>
                <w:b/>
              </w:rPr>
            </w:pPr>
            <w:r w:rsidRPr="0018721D">
              <w:rPr>
                <w:b/>
              </w:rPr>
              <w:t>Technology Stack</w:t>
            </w:r>
          </w:p>
        </w:tc>
        <w:tc>
          <w:tcPr>
            <w:tcW w:w="7268" w:type="dxa"/>
          </w:tcPr>
          <w:p w14:paraId="4FB6F53E" w14:textId="77777777" w:rsidR="00AC6D8F" w:rsidRPr="00DA6CF4" w:rsidRDefault="00AC6D8F" w:rsidP="00BD7076">
            <w:pPr>
              <w:cnfStyle w:val="000000010000" w:firstRow="0" w:lastRow="0" w:firstColumn="0" w:lastColumn="0" w:oddVBand="0" w:evenVBand="0" w:oddHBand="0" w:evenHBand="1" w:firstRowFirstColumn="0" w:firstRowLastColumn="0" w:lastRowFirstColumn="0" w:lastRowLastColumn="0"/>
            </w:pPr>
            <w:r>
              <w:t>[Describe</w:t>
            </w:r>
            <w:r w:rsidR="00AA1745">
              <w:t xml:space="preserve"> the</w:t>
            </w:r>
            <w:r>
              <w:t xml:space="preserve"> technology stack of the component by listing</w:t>
            </w:r>
            <w:r w:rsidR="00AA1745">
              <w:t xml:space="preserve"> the</w:t>
            </w:r>
            <w:r>
              <w:t xml:space="preserve"> main frameworks, libraries, tools</w:t>
            </w:r>
            <w:r w:rsidR="00AA1745">
              <w:t>, etc.</w:t>
            </w:r>
            <w:r>
              <w:t>]</w:t>
            </w:r>
          </w:p>
        </w:tc>
      </w:tr>
      <w:tr w:rsidR="00AC6D8F" w14:paraId="04366900"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260D74D" w14:textId="77777777" w:rsidR="00AC6D8F" w:rsidRPr="0018721D" w:rsidRDefault="00AC6D8F" w:rsidP="00BD7076">
            <w:pPr>
              <w:rPr>
                <w:b/>
              </w:rPr>
            </w:pPr>
            <w:r w:rsidRPr="0018721D">
              <w:rPr>
                <w:b/>
              </w:rPr>
              <w:lastRenderedPageBreak/>
              <w:t>Related components</w:t>
            </w:r>
          </w:p>
        </w:tc>
        <w:tc>
          <w:tcPr>
            <w:tcW w:w="7268" w:type="dxa"/>
          </w:tcPr>
          <w:p w14:paraId="483068EF"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[List related components with short description</w:t>
            </w:r>
            <w:r w:rsidR="00AA1745">
              <w:t>s</w:t>
            </w:r>
            <w:r>
              <w:t xml:space="preserve"> of the relation</w:t>
            </w:r>
            <w:r w:rsidR="00AA1745">
              <w:t>’s</w:t>
            </w:r>
            <w:r>
              <w:t xml:space="preserve"> nature]</w:t>
            </w:r>
          </w:p>
        </w:tc>
      </w:tr>
      <w:tr w:rsidR="00AC6D8F" w14:paraId="457BDEC3"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666E61D" w14:textId="77777777" w:rsidR="00AC6D8F" w:rsidRPr="0018721D" w:rsidRDefault="00AC6D8F" w:rsidP="00BD7076">
            <w:pPr>
              <w:rPr>
                <w:b/>
              </w:rPr>
            </w:pPr>
            <w:r w:rsidRPr="0018721D">
              <w:rPr>
                <w:b/>
              </w:rPr>
              <w:t>Covered functional requirements</w:t>
            </w:r>
          </w:p>
        </w:tc>
        <w:tc>
          <w:tcPr>
            <w:tcW w:w="7268" w:type="dxa"/>
          </w:tcPr>
          <w:p w14:paraId="2496BA75" w14:textId="77777777" w:rsidR="00AC6D8F" w:rsidRDefault="00AC6D8F" w:rsidP="0027179A">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AC6D8F" w14:paraId="572B86EC"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C1DCAE3" w14:textId="77777777" w:rsidR="00AC6D8F" w:rsidRPr="0018721D" w:rsidRDefault="00AC6D8F" w:rsidP="00BD7076">
            <w:pPr>
              <w:rPr>
                <w:b/>
              </w:rPr>
            </w:pPr>
            <w:r w:rsidRPr="0018721D">
              <w:rPr>
                <w:b/>
              </w:rPr>
              <w:t>Notes</w:t>
            </w:r>
          </w:p>
        </w:tc>
        <w:tc>
          <w:tcPr>
            <w:tcW w:w="7268" w:type="dxa"/>
          </w:tcPr>
          <w:p w14:paraId="5DFD3D75" w14:textId="77777777" w:rsidR="00AC6D8F" w:rsidRDefault="00AC6D8F" w:rsidP="00BD7076">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3BE3E845" w14:textId="77777777" w:rsidR="00AC6D8F" w:rsidRDefault="00AC6D8F" w:rsidP="00AC6D8F">
      <w:pPr>
        <w:widowControl/>
        <w:spacing w:line="240" w:lineRule="auto"/>
      </w:pPr>
    </w:p>
    <w:p w14:paraId="3152856B" w14:textId="77777777" w:rsidR="00AC6D8F" w:rsidRPr="003254D3" w:rsidRDefault="00AC6D8F" w:rsidP="00AC6D8F">
      <w:pPr>
        <w:pStyle w:val="Heading3"/>
      </w:pPr>
      <w:bookmarkStart w:id="154" w:name="_Toc430870612"/>
      <w:r>
        <w:t>Solution Component 2</w:t>
      </w:r>
      <w:bookmarkEnd w:id="154"/>
    </w:p>
    <w:tbl>
      <w:tblPr>
        <w:tblStyle w:val="TableEPAM"/>
        <w:tblW w:w="9352" w:type="dxa"/>
        <w:tblInd w:w="-5" w:type="dxa"/>
        <w:tblLook w:val="0480" w:firstRow="0" w:lastRow="0" w:firstColumn="1" w:lastColumn="0" w:noHBand="0" w:noVBand="1"/>
      </w:tblPr>
      <w:tblGrid>
        <w:gridCol w:w="2084"/>
        <w:gridCol w:w="7268"/>
      </w:tblGrid>
      <w:tr w:rsidR="00AA1745" w14:paraId="693F29FE"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5D5385B" w14:textId="77777777" w:rsidR="00AA1745" w:rsidRDefault="00AA1745" w:rsidP="00AA1745">
            <w:pPr>
              <w:rPr>
                <w:b/>
              </w:rPr>
            </w:pPr>
            <w:r>
              <w:rPr>
                <w:b/>
              </w:rPr>
              <w:t>Description</w:t>
            </w:r>
          </w:p>
        </w:tc>
        <w:tc>
          <w:tcPr>
            <w:tcW w:w="7268" w:type="dxa"/>
          </w:tcPr>
          <w:p w14:paraId="1FDFD6C6"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[Describe the general purpose of the component in the system]</w:t>
            </w:r>
          </w:p>
        </w:tc>
      </w:tr>
      <w:tr w:rsidR="00AA1745" w14:paraId="7A2EB0B1"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373ADABA" w14:textId="77777777" w:rsidR="00AA1745" w:rsidRPr="0018721D" w:rsidRDefault="00AA1745" w:rsidP="00AA1745">
            <w:pPr>
              <w:rPr>
                <w:b/>
              </w:rPr>
            </w:pPr>
            <w:r w:rsidRPr="0018721D">
              <w:rPr>
                <w:b/>
              </w:rPr>
              <w:t>Technology Stack</w:t>
            </w:r>
          </w:p>
        </w:tc>
        <w:tc>
          <w:tcPr>
            <w:tcW w:w="7268" w:type="dxa"/>
          </w:tcPr>
          <w:p w14:paraId="67E5E929" w14:textId="77777777" w:rsidR="00AA1745" w:rsidRDefault="00AA1745" w:rsidP="00AA1745">
            <w:pPr>
              <w:cnfStyle w:val="000000010000" w:firstRow="0" w:lastRow="0" w:firstColumn="0" w:lastColumn="0" w:oddVBand="0" w:evenVBand="0" w:oddHBand="0" w:evenHBand="1" w:firstRowFirstColumn="0" w:firstRowLastColumn="0" w:lastRowFirstColumn="0" w:lastRowLastColumn="0"/>
            </w:pPr>
            <w:r>
              <w:t>[Describe the technology stack of the component by listing the main frameworks, libraries, tools, etc.]</w:t>
            </w:r>
          </w:p>
        </w:tc>
      </w:tr>
      <w:tr w:rsidR="00AA1745" w14:paraId="278A614C"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6C3D7E98" w14:textId="77777777" w:rsidR="00AA1745" w:rsidRPr="0018721D" w:rsidRDefault="00AA1745" w:rsidP="00AA1745">
            <w:pPr>
              <w:rPr>
                <w:b/>
              </w:rPr>
            </w:pPr>
            <w:r w:rsidRPr="0018721D">
              <w:rPr>
                <w:b/>
              </w:rPr>
              <w:t>Related components</w:t>
            </w:r>
          </w:p>
        </w:tc>
        <w:tc>
          <w:tcPr>
            <w:tcW w:w="7268" w:type="dxa"/>
          </w:tcPr>
          <w:p w14:paraId="0E2E76A5"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[List related components with short descriptions of the relation’s nature]</w:t>
            </w:r>
          </w:p>
        </w:tc>
      </w:tr>
      <w:tr w:rsidR="00AA1745" w14:paraId="1708C7E7" w14:textId="77777777" w:rsidTr="00637ED9">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02C373C9" w14:textId="77777777" w:rsidR="00AA1745" w:rsidRPr="0018721D" w:rsidRDefault="00AA1745" w:rsidP="00AA1745">
            <w:pPr>
              <w:rPr>
                <w:b/>
              </w:rPr>
            </w:pPr>
            <w:r w:rsidRPr="0018721D">
              <w:rPr>
                <w:b/>
              </w:rPr>
              <w:t>Covered functional requirements</w:t>
            </w:r>
          </w:p>
        </w:tc>
        <w:tc>
          <w:tcPr>
            <w:tcW w:w="7268" w:type="dxa"/>
          </w:tcPr>
          <w:p w14:paraId="1F3D8AF6" w14:textId="77777777" w:rsidR="00AA1745" w:rsidRDefault="00AA1745" w:rsidP="00AA1745">
            <w:pPr>
              <w:cnfStyle w:val="000000010000" w:firstRow="0" w:lastRow="0" w:firstColumn="0" w:lastColumn="0" w:oddVBand="0" w:evenVBand="0" w:oddHBand="0" w:evenHBand="1" w:firstRowFirstColumn="0" w:firstRowLastColumn="0" w:lastRowFirstColumn="0" w:lastRowLastColumn="0"/>
            </w:pPr>
            <w:r>
              <w:t>[List covered functional requirements]</w:t>
            </w:r>
          </w:p>
        </w:tc>
      </w:tr>
      <w:tr w:rsidR="00AA1745" w14:paraId="7A4E7F3A" w14:textId="77777777" w:rsidTr="00637E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2084" w:type="dxa"/>
            <w:shd w:val="clear" w:color="auto" w:fill="D0CECE" w:themeFill="background2" w:themeFillShade="E6"/>
          </w:tcPr>
          <w:p w14:paraId="46E9ACCE" w14:textId="77777777" w:rsidR="00AA1745" w:rsidRPr="0018721D" w:rsidRDefault="00AA1745" w:rsidP="00AA1745">
            <w:pPr>
              <w:rPr>
                <w:b/>
              </w:rPr>
            </w:pPr>
            <w:r w:rsidRPr="0018721D">
              <w:rPr>
                <w:b/>
              </w:rPr>
              <w:t>Notes</w:t>
            </w:r>
          </w:p>
        </w:tc>
        <w:tc>
          <w:tcPr>
            <w:tcW w:w="7268" w:type="dxa"/>
          </w:tcPr>
          <w:p w14:paraId="0D97240B" w14:textId="77777777" w:rsidR="00AA1745" w:rsidRDefault="00AA1745" w:rsidP="00AA1745">
            <w:pPr>
              <w:cnfStyle w:val="000000100000" w:firstRow="0" w:lastRow="0" w:firstColumn="0" w:lastColumn="0" w:oddVBand="0" w:evenVBand="0" w:oddHBand="1" w:evenHBand="0" w:firstRowFirstColumn="0" w:firstRowLastColumn="0" w:lastRowFirstColumn="0" w:lastRowLastColumn="0"/>
            </w:pPr>
            <w:r>
              <w:t>[Put any additional specific notes here]</w:t>
            </w:r>
          </w:p>
        </w:tc>
      </w:tr>
    </w:tbl>
    <w:p w14:paraId="3073CDFB" w14:textId="77777777" w:rsidR="00AC6D8F" w:rsidRDefault="00AC6D8F" w:rsidP="00AC6D8F">
      <w:pPr>
        <w:widowControl/>
        <w:spacing w:line="240" w:lineRule="auto"/>
      </w:pPr>
    </w:p>
    <w:p w14:paraId="65B1DE0A" w14:textId="77777777" w:rsidR="00AC6D8F" w:rsidRDefault="00AC6D8F" w:rsidP="00AC6D8F">
      <w:pPr>
        <w:pStyle w:val="Heading3"/>
      </w:pPr>
      <w:bookmarkStart w:id="155" w:name="_Toc430870613"/>
      <w:r>
        <w:t>…</w:t>
      </w:r>
      <w:bookmarkEnd w:id="155"/>
    </w:p>
    <w:p w14:paraId="73A006E3" w14:textId="77777777" w:rsidR="00AC6D8F" w:rsidRDefault="00AC6D8F" w:rsidP="000953FC">
      <w:pPr>
        <w:pStyle w:val="BodyText"/>
      </w:pPr>
    </w:p>
    <w:p w14:paraId="5D3529D3" w14:textId="77777777" w:rsidR="00AC6D8F" w:rsidRDefault="00AC6D8F" w:rsidP="001272FD">
      <w:pPr>
        <w:pStyle w:val="Heading2"/>
      </w:pPr>
      <w:bookmarkStart w:id="156" w:name="_Toc430870614"/>
      <w:r>
        <w:t>Solution components structure</w:t>
      </w:r>
      <w:bookmarkEnd w:id="156"/>
      <w:r>
        <w:t xml:space="preserve"> </w:t>
      </w:r>
    </w:p>
    <w:p w14:paraId="5B926B21" w14:textId="77777777" w:rsidR="00AC6D8F" w:rsidRPr="009B2E12" w:rsidRDefault="00AC6D8F" w:rsidP="000953FC">
      <w:pPr>
        <w:pStyle w:val="Comment"/>
      </w:pPr>
      <w:r w:rsidRPr="009B2E12">
        <w:t>[</w:t>
      </w:r>
      <w:r w:rsidR="00CE7063" w:rsidRPr="009B2E12">
        <w:rPr>
          <w:b/>
        </w:rPr>
        <w:t>Description:</w:t>
      </w:r>
      <w:r w:rsidR="00CE7063" w:rsidRPr="009B2E12">
        <w:t xml:space="preserve"> </w:t>
      </w:r>
      <w:r w:rsidRPr="009B2E12">
        <w:t>This section describe</w:t>
      </w:r>
      <w:r w:rsidR="00814B17" w:rsidRPr="009B2E12">
        <w:t>s</w:t>
      </w:r>
      <w:r w:rsidR="00AA1745" w:rsidRPr="009B2E12">
        <w:t xml:space="preserve"> the</w:t>
      </w:r>
      <w:r w:rsidRPr="009B2E12">
        <w:t xml:space="preserve"> internal structure of architecturally significant components.</w:t>
      </w:r>
    </w:p>
    <w:p w14:paraId="1B24A4E9" w14:textId="77777777" w:rsidR="00AC6D8F" w:rsidRPr="009B2E12" w:rsidRDefault="00AC6D8F" w:rsidP="000953FC">
      <w:pPr>
        <w:pStyle w:val="Comment"/>
      </w:pPr>
    </w:p>
    <w:p w14:paraId="67D742E7" w14:textId="77777777" w:rsidR="00AC6D8F" w:rsidRPr="009B2E12" w:rsidRDefault="00814B17" w:rsidP="000953FC">
      <w:pPr>
        <w:pStyle w:val="Comment"/>
      </w:pPr>
      <w:r w:rsidRPr="009B2E12">
        <w:t>F</w:t>
      </w:r>
      <w:r w:rsidR="00AC6D8F" w:rsidRPr="009B2E12">
        <w:t>or every solution component</w:t>
      </w:r>
      <w:r w:rsidR="00AA1745" w:rsidRPr="009B2E12">
        <w:t>,</w:t>
      </w:r>
      <w:r w:rsidR="00AC6D8F" w:rsidRPr="009B2E12">
        <w:t xml:space="preserve"> describe the following:</w:t>
      </w:r>
    </w:p>
    <w:p w14:paraId="482E83F7" w14:textId="77777777" w:rsidR="00AC6D8F" w:rsidRPr="009B2E12" w:rsidRDefault="00172D97" w:rsidP="000953FC">
      <w:pPr>
        <w:pStyle w:val="Comment"/>
        <w:numPr>
          <w:ilvl w:val="0"/>
          <w:numId w:val="16"/>
        </w:numPr>
      </w:pPr>
      <w:r w:rsidRPr="009B2E12">
        <w:t>D</w:t>
      </w:r>
      <w:r w:rsidR="00AC6D8F" w:rsidRPr="009B2E12">
        <w:t>iagram of sub-components</w:t>
      </w:r>
    </w:p>
    <w:p w14:paraId="3B8971B9" w14:textId="77777777" w:rsidR="00AC6D8F" w:rsidRPr="009B2E12" w:rsidRDefault="00172D97" w:rsidP="000953FC">
      <w:pPr>
        <w:pStyle w:val="Comment"/>
        <w:numPr>
          <w:ilvl w:val="0"/>
          <w:numId w:val="16"/>
        </w:numPr>
      </w:pPr>
      <w:r w:rsidRPr="009B2E12">
        <w:t>D</w:t>
      </w:r>
      <w:r w:rsidR="00AC6D8F" w:rsidRPr="009B2E12">
        <w:t>escription of</w:t>
      </w:r>
      <w:r w:rsidRPr="009B2E12">
        <w:t xml:space="preserve"> the</w:t>
      </w:r>
      <w:r w:rsidR="00AC6D8F" w:rsidRPr="009B2E12">
        <w:t xml:space="preserve"> sub-components</w:t>
      </w:r>
      <w:r w:rsidRPr="009B2E12">
        <w:t>’</w:t>
      </w:r>
      <w:r w:rsidR="00AC6D8F" w:rsidRPr="009B2E12">
        <w:t xml:space="preserve"> behavior (in terms of sequences, state-machine, data flow and execution diagrams)</w:t>
      </w:r>
    </w:p>
    <w:p w14:paraId="22DC9BA1" w14:textId="77777777" w:rsidR="00CE7063" w:rsidRPr="009B2E12" w:rsidRDefault="00172D97" w:rsidP="000953FC">
      <w:pPr>
        <w:pStyle w:val="Comment"/>
        <w:numPr>
          <w:ilvl w:val="0"/>
          <w:numId w:val="16"/>
        </w:numPr>
      </w:pPr>
      <w:r w:rsidRPr="009B2E12">
        <w:t>S</w:t>
      </w:r>
      <w:r w:rsidR="00AC6D8F" w:rsidRPr="009B2E12">
        <w:t>ub-component integration</w:t>
      </w:r>
    </w:p>
    <w:p w14:paraId="044B25AA" w14:textId="77777777" w:rsidR="00AC6D8F" w:rsidRPr="009B2E12" w:rsidRDefault="00CE7063" w:rsidP="000953FC">
      <w:pPr>
        <w:pStyle w:val="Comment"/>
      </w:pPr>
      <w:r w:rsidRPr="009B2E12">
        <w:rPr>
          <w:b/>
        </w:rPr>
        <w:t>Section Type:</w:t>
      </w:r>
      <w:r w:rsidRPr="009B2E12">
        <w:t xml:space="preserve"> Highly recommended (to describe solution components in details)</w:t>
      </w:r>
      <w:r w:rsidR="00AC6D8F" w:rsidRPr="009B2E12">
        <w:t>]</w:t>
      </w:r>
    </w:p>
    <w:p w14:paraId="51F0AABF" w14:textId="77777777" w:rsidR="00AC6D8F" w:rsidRDefault="00AC6D8F" w:rsidP="000953FC">
      <w:pPr>
        <w:pStyle w:val="BodyText"/>
      </w:pPr>
    </w:p>
    <w:p w14:paraId="18D33FE0" w14:textId="77777777" w:rsidR="00AC6D8F" w:rsidRDefault="00AC6D8F" w:rsidP="00AC6D8F">
      <w:pPr>
        <w:pStyle w:val="Heading3"/>
      </w:pPr>
      <w:bookmarkStart w:id="157" w:name="_Toc430870615"/>
      <w:r>
        <w:t>Solution Component 1</w:t>
      </w:r>
      <w:bookmarkEnd w:id="157"/>
    </w:p>
    <w:p w14:paraId="7B4629B8" w14:textId="77777777" w:rsidR="00AC6D8F" w:rsidRPr="009B2E12" w:rsidRDefault="00AC6D8F" w:rsidP="000953FC">
      <w:pPr>
        <w:pStyle w:val="Comment"/>
      </w:pPr>
      <w:r w:rsidRPr="009B2E12">
        <w:t>[</w:t>
      </w:r>
      <w:r w:rsidR="00CE7063" w:rsidRPr="009B2E12">
        <w:rPr>
          <w:b/>
        </w:rPr>
        <w:t xml:space="preserve">Description: </w:t>
      </w:r>
      <w:r w:rsidRPr="009B2E12">
        <w:t>Describe</w:t>
      </w:r>
      <w:r w:rsidR="00172D97" w:rsidRPr="009B2E12">
        <w:t xml:space="preserve"> the</w:t>
      </w:r>
      <w:r w:rsidRPr="009B2E12">
        <w:t xml:space="preserve"> main sub-components in this section: </w:t>
      </w:r>
    </w:p>
    <w:p w14:paraId="4DBB84A2" w14:textId="77777777" w:rsidR="00AC6D8F" w:rsidRPr="009B2E12" w:rsidRDefault="00AC6D8F" w:rsidP="000953FC">
      <w:pPr>
        <w:pStyle w:val="Comment"/>
        <w:numPr>
          <w:ilvl w:val="0"/>
          <w:numId w:val="16"/>
        </w:numPr>
      </w:pPr>
      <w:r w:rsidRPr="009B2E12">
        <w:t>Sub-component contract</w:t>
      </w:r>
    </w:p>
    <w:p w14:paraId="2DDC2061" w14:textId="77777777" w:rsidR="00AC6D8F" w:rsidRPr="009B2E12" w:rsidRDefault="00AC6D8F" w:rsidP="000953FC">
      <w:pPr>
        <w:pStyle w:val="Comment"/>
        <w:numPr>
          <w:ilvl w:val="0"/>
          <w:numId w:val="16"/>
        </w:numPr>
      </w:pPr>
      <w:r w:rsidRPr="009B2E12">
        <w:t>Sub-component diagram</w:t>
      </w:r>
    </w:p>
    <w:p w14:paraId="70D307CC" w14:textId="77777777" w:rsidR="00CE7063" w:rsidRPr="009B2E12" w:rsidRDefault="00AC6D8F" w:rsidP="000953FC">
      <w:pPr>
        <w:pStyle w:val="Comment"/>
        <w:numPr>
          <w:ilvl w:val="0"/>
          <w:numId w:val="16"/>
        </w:numPr>
      </w:pPr>
      <w:r w:rsidRPr="009B2E12">
        <w:t>Sub-component relations/dependencies</w:t>
      </w:r>
    </w:p>
    <w:p w14:paraId="6ADEFFCA" w14:textId="77777777" w:rsidR="00AC6D8F" w:rsidRPr="009B2E12" w:rsidRDefault="00CE7063" w:rsidP="000953FC">
      <w:pPr>
        <w:pStyle w:val="Comment"/>
      </w:pPr>
      <w:r w:rsidRPr="009B2E12">
        <w:rPr>
          <w:b/>
        </w:rPr>
        <w:t>Section Type:</w:t>
      </w:r>
      <w:r w:rsidRPr="009B2E12">
        <w:t xml:space="preserve"> Highly recommended (to describe solution component in technological details)</w:t>
      </w:r>
      <w:r w:rsidR="00AC6D8F" w:rsidRPr="009B2E12">
        <w:t>]</w:t>
      </w:r>
    </w:p>
    <w:p w14:paraId="0807CAC4" w14:textId="77777777" w:rsidR="00AC6D8F" w:rsidRDefault="00AC6D8F" w:rsidP="000953FC">
      <w:pPr>
        <w:pStyle w:val="BodyText"/>
      </w:pPr>
    </w:p>
    <w:p w14:paraId="2DFA87B6" w14:textId="77777777" w:rsidR="00AC6D8F" w:rsidRDefault="00AC6D8F" w:rsidP="00AC6D8F">
      <w:pPr>
        <w:pStyle w:val="Heading3"/>
      </w:pPr>
      <w:bookmarkStart w:id="158" w:name="_Toc430870616"/>
      <w:r>
        <w:t>Solution Component 2</w:t>
      </w:r>
      <w:bookmarkEnd w:id="158"/>
    </w:p>
    <w:p w14:paraId="7F352808" w14:textId="77777777" w:rsidR="00AC6D8F" w:rsidRPr="009B2E12" w:rsidRDefault="00AC6D8F" w:rsidP="000953FC">
      <w:pPr>
        <w:pStyle w:val="Comment"/>
      </w:pPr>
      <w:r w:rsidRPr="009B2E12">
        <w:t>[</w:t>
      </w:r>
      <w:r w:rsidR="00CE7063" w:rsidRPr="009B2E12">
        <w:rPr>
          <w:b/>
        </w:rPr>
        <w:t>Description:</w:t>
      </w:r>
      <w:r w:rsidR="00CE7063" w:rsidRPr="009B2E12">
        <w:t xml:space="preserve"> </w:t>
      </w:r>
      <w:r w:rsidRPr="009B2E12">
        <w:t xml:space="preserve">Describe </w:t>
      </w:r>
      <w:r w:rsidR="00172D97" w:rsidRPr="009B2E12">
        <w:t xml:space="preserve">the </w:t>
      </w:r>
      <w:r w:rsidRPr="009B2E12">
        <w:t xml:space="preserve">main sub-components in this section: </w:t>
      </w:r>
    </w:p>
    <w:p w14:paraId="354DAFB8" w14:textId="77777777" w:rsidR="00AC6D8F" w:rsidRPr="009B2E12" w:rsidRDefault="00AC6D8F" w:rsidP="000953FC">
      <w:pPr>
        <w:pStyle w:val="Comment"/>
        <w:numPr>
          <w:ilvl w:val="0"/>
          <w:numId w:val="16"/>
        </w:numPr>
      </w:pPr>
      <w:r w:rsidRPr="009B2E12">
        <w:t>Sub-component contract</w:t>
      </w:r>
    </w:p>
    <w:p w14:paraId="005B0695" w14:textId="77777777" w:rsidR="00AC6D8F" w:rsidRPr="009B2E12" w:rsidRDefault="00AC6D8F" w:rsidP="000953FC">
      <w:pPr>
        <w:pStyle w:val="Comment"/>
        <w:numPr>
          <w:ilvl w:val="0"/>
          <w:numId w:val="16"/>
        </w:numPr>
      </w:pPr>
      <w:r w:rsidRPr="009B2E12">
        <w:t>Sub-component diagram</w:t>
      </w:r>
    </w:p>
    <w:p w14:paraId="3F182259" w14:textId="77777777" w:rsidR="00CE7063" w:rsidRPr="009B2E12" w:rsidRDefault="00AC6D8F" w:rsidP="000953FC">
      <w:pPr>
        <w:pStyle w:val="Comment"/>
        <w:numPr>
          <w:ilvl w:val="0"/>
          <w:numId w:val="16"/>
        </w:numPr>
      </w:pPr>
      <w:r w:rsidRPr="009B2E12">
        <w:t>Sub-component relations/dependencies</w:t>
      </w:r>
    </w:p>
    <w:p w14:paraId="1BEA8E39" w14:textId="77777777" w:rsidR="00AC6D8F" w:rsidRPr="009B2E12" w:rsidRDefault="00CE7063" w:rsidP="000953FC">
      <w:pPr>
        <w:pStyle w:val="Comment"/>
      </w:pPr>
      <w:r w:rsidRPr="009B2E12">
        <w:rPr>
          <w:b/>
        </w:rPr>
        <w:t>Section Type:</w:t>
      </w:r>
      <w:r w:rsidRPr="009B2E12">
        <w:t xml:space="preserve"> Highly recommended (to describe solution component in technological details)</w:t>
      </w:r>
      <w:r w:rsidR="00AC6D8F" w:rsidRPr="009B2E12">
        <w:t>]</w:t>
      </w:r>
    </w:p>
    <w:p w14:paraId="105ED310" w14:textId="77777777" w:rsidR="00AC6D8F" w:rsidRDefault="00AC6D8F" w:rsidP="000953FC">
      <w:pPr>
        <w:pStyle w:val="BodyText"/>
      </w:pPr>
    </w:p>
    <w:p w14:paraId="20D3C2B0" w14:textId="77777777" w:rsidR="00AC6D8F" w:rsidRDefault="00AC6D8F" w:rsidP="00AC6D8F">
      <w:pPr>
        <w:pStyle w:val="Heading3"/>
      </w:pPr>
      <w:bookmarkStart w:id="159" w:name="_Toc430870617"/>
      <w:r>
        <w:lastRenderedPageBreak/>
        <w:t>…</w:t>
      </w:r>
      <w:bookmarkEnd w:id="159"/>
    </w:p>
    <w:p w14:paraId="76E0A46A" w14:textId="77777777" w:rsidR="00AC6D8F" w:rsidRDefault="00AC6D8F" w:rsidP="000953FC">
      <w:pPr>
        <w:pStyle w:val="BodyText"/>
      </w:pPr>
    </w:p>
    <w:p w14:paraId="2310657B" w14:textId="77777777" w:rsidR="00AC6D8F" w:rsidRDefault="00AC6D8F" w:rsidP="001272FD">
      <w:pPr>
        <w:pStyle w:val="Heading2"/>
      </w:pPr>
      <w:bookmarkStart w:id="160" w:name="_Toc430870618"/>
      <w:r>
        <w:t>Domain model</w:t>
      </w:r>
      <w:bookmarkEnd w:id="160"/>
      <w:r>
        <w:t xml:space="preserve"> </w:t>
      </w:r>
    </w:p>
    <w:p w14:paraId="4711D39C" w14:textId="77777777" w:rsidR="009B2E12" w:rsidRPr="009B2E12" w:rsidRDefault="00AC6D8F" w:rsidP="000953FC">
      <w:pPr>
        <w:pStyle w:val="Comment"/>
      </w:pPr>
      <w:r w:rsidRPr="009B2E12">
        <w:t>[</w:t>
      </w:r>
      <w:r w:rsidR="009B2E12" w:rsidRPr="009B2E12">
        <w:rPr>
          <w:b/>
        </w:rPr>
        <w:t>Description:</w:t>
      </w:r>
      <w:r w:rsidR="009B2E12" w:rsidRPr="009B2E12">
        <w:t xml:space="preserve"> </w:t>
      </w:r>
      <w:r w:rsidRPr="009B2E12">
        <w:t>This section describe</w:t>
      </w:r>
      <w:r w:rsidR="00172D97" w:rsidRPr="009B2E12">
        <w:t>s the</w:t>
      </w:r>
      <w:r w:rsidRPr="009B2E12">
        <w:t xml:space="preserve"> domain model if Domain-Driven Design was used during baseline solution design. D</w:t>
      </w:r>
      <w:r w:rsidR="00172D97" w:rsidRPr="009B2E12">
        <w:t>escribe the d</w:t>
      </w:r>
      <w:r w:rsidRPr="009B2E12">
        <w:t xml:space="preserve">omain model in terms of bounded contexts and </w:t>
      </w:r>
      <w:r w:rsidR="00172D97" w:rsidRPr="009B2E12">
        <w:t xml:space="preserve">the </w:t>
      </w:r>
      <w:r w:rsidRPr="009B2E12">
        <w:t>main entities in every context.</w:t>
      </w:r>
    </w:p>
    <w:p w14:paraId="11EFDCCB" w14:textId="77777777" w:rsidR="00AC6D8F" w:rsidRPr="009B2E12" w:rsidRDefault="009B2E12" w:rsidP="000953FC">
      <w:pPr>
        <w:pStyle w:val="Comment"/>
      </w:pPr>
      <w:r w:rsidRPr="009B2E12">
        <w:rPr>
          <w:b/>
        </w:rPr>
        <w:t>Section Type:</w:t>
      </w:r>
      <w:r w:rsidRPr="009B2E12">
        <w:t xml:space="preserve"> Highly recommended (If applicable, in order to direct the development to Domain-Driven Design practices)</w:t>
      </w:r>
      <w:r w:rsidR="00AC6D8F" w:rsidRPr="009B2E12">
        <w:t>]</w:t>
      </w:r>
    </w:p>
    <w:p w14:paraId="39F61869" w14:textId="77777777" w:rsidR="00AC6D8F" w:rsidRDefault="00AC6D8F" w:rsidP="000953FC">
      <w:pPr>
        <w:pStyle w:val="BodyText"/>
      </w:pPr>
    </w:p>
    <w:p w14:paraId="3113449E" w14:textId="77777777" w:rsidR="00AC6D8F" w:rsidRDefault="00AC6D8F" w:rsidP="001272FD">
      <w:pPr>
        <w:pStyle w:val="Heading2"/>
      </w:pPr>
      <w:bookmarkStart w:id="161" w:name="_Toc430870619"/>
      <w:r>
        <w:t>Data model</w:t>
      </w:r>
      <w:bookmarkEnd w:id="161"/>
      <w:r>
        <w:t xml:space="preserve"> </w:t>
      </w:r>
    </w:p>
    <w:p w14:paraId="4B3C3E62" w14:textId="77777777" w:rsidR="009B2E12" w:rsidRPr="009B2E12" w:rsidRDefault="00AC6D8F" w:rsidP="000953FC">
      <w:pPr>
        <w:pStyle w:val="Comment"/>
      </w:pPr>
      <w:r w:rsidRPr="009B2E12">
        <w:t>[</w:t>
      </w:r>
      <w:r w:rsidR="009B2E12" w:rsidRPr="009B2E12">
        <w:rPr>
          <w:b/>
        </w:rPr>
        <w:t>Description:</w:t>
      </w:r>
      <w:r w:rsidR="009B2E12" w:rsidRPr="009B2E12">
        <w:t xml:space="preserve"> </w:t>
      </w:r>
      <w:r w:rsidR="00172D97" w:rsidRPr="009B2E12">
        <w:t>This section describes the approach to data storage and data models. List data storage components of any nature, relational and non-relational, with data model diagrams for each storage.</w:t>
      </w:r>
    </w:p>
    <w:p w14:paraId="61321F66" w14:textId="77777777" w:rsidR="00AC6D8F" w:rsidRPr="009B2E12" w:rsidRDefault="009B2E12" w:rsidP="000953FC">
      <w:pPr>
        <w:pStyle w:val="Comment"/>
      </w:pPr>
      <w:r w:rsidRPr="009B2E12">
        <w:rPr>
          <w:b/>
        </w:rPr>
        <w:t>Section Type:</w:t>
      </w:r>
      <w:r w:rsidRPr="009B2E12">
        <w:t xml:space="preserve"> Highly recommended (If applicable, in order to form approach to data storing)</w:t>
      </w:r>
      <w:r w:rsidR="00172D97" w:rsidRPr="009B2E12">
        <w:t>]</w:t>
      </w:r>
    </w:p>
    <w:p w14:paraId="5AEB782D" w14:textId="77777777" w:rsidR="00AC6D8F" w:rsidRDefault="00AC6D8F" w:rsidP="000953FC">
      <w:pPr>
        <w:pStyle w:val="BodyText"/>
      </w:pPr>
    </w:p>
    <w:p w14:paraId="166E3450" w14:textId="77777777" w:rsidR="00AC6D8F" w:rsidRDefault="00AC6D8F" w:rsidP="00AC6D8F">
      <w:pPr>
        <w:pStyle w:val="Heading3"/>
      </w:pPr>
      <w:bookmarkStart w:id="162" w:name="_Toc430870620"/>
      <w:r>
        <w:t>Storage 1</w:t>
      </w:r>
      <w:bookmarkEnd w:id="162"/>
    </w:p>
    <w:p w14:paraId="1CD98C00" w14:textId="77777777" w:rsidR="00172D97" w:rsidRPr="009B2E12" w:rsidRDefault="00AC6D8F" w:rsidP="000953FC">
      <w:pPr>
        <w:pStyle w:val="Comment"/>
      </w:pPr>
      <w:r w:rsidRPr="009B2E12">
        <w:t>[</w:t>
      </w:r>
      <w:r w:rsidR="00172D97" w:rsidRPr="009B2E12">
        <w:t>This section describes the data storage technology stack and the used data model with data model diagrams.]</w:t>
      </w:r>
    </w:p>
    <w:p w14:paraId="60DC928C" w14:textId="77777777" w:rsidR="00AC6D8F" w:rsidRDefault="00AC6D8F" w:rsidP="000953FC">
      <w:pPr>
        <w:pStyle w:val="BodyText"/>
      </w:pPr>
    </w:p>
    <w:p w14:paraId="08EEE7B2" w14:textId="77777777" w:rsidR="00AC6D8F" w:rsidRDefault="00AC6D8F" w:rsidP="00AC6D8F">
      <w:pPr>
        <w:pStyle w:val="Heading3"/>
      </w:pPr>
      <w:bookmarkStart w:id="163" w:name="_Toc430870621"/>
      <w:r>
        <w:t>Storage 2</w:t>
      </w:r>
      <w:bookmarkEnd w:id="163"/>
    </w:p>
    <w:p w14:paraId="503B3B2E" w14:textId="77777777" w:rsidR="00172D97" w:rsidRPr="009B2E12" w:rsidRDefault="00AC6D8F" w:rsidP="000953FC">
      <w:pPr>
        <w:pStyle w:val="Comment"/>
      </w:pPr>
      <w:r w:rsidRPr="009B2E12">
        <w:t>[</w:t>
      </w:r>
      <w:r w:rsidR="00172D97" w:rsidRPr="009B2E12">
        <w:t>This section describes the data storage technology stack and the used data model with data model diagrams.]</w:t>
      </w:r>
    </w:p>
    <w:p w14:paraId="0B5A314D" w14:textId="77777777" w:rsidR="00AC6D8F" w:rsidRDefault="00AC6D8F" w:rsidP="000953FC">
      <w:pPr>
        <w:pStyle w:val="BodyText"/>
      </w:pPr>
    </w:p>
    <w:p w14:paraId="1E22056E" w14:textId="19754321" w:rsidR="00AC6D8F" w:rsidRDefault="00AC6D8F" w:rsidP="00AC6D8F">
      <w:pPr>
        <w:pStyle w:val="Heading3"/>
      </w:pPr>
      <w:bookmarkStart w:id="164" w:name="_Toc430870622"/>
      <w:r>
        <w:t>…</w:t>
      </w:r>
      <w:bookmarkEnd w:id="164"/>
    </w:p>
    <w:p w14:paraId="429D00E3" w14:textId="0F020304" w:rsidR="00CD28A5" w:rsidRPr="00CD28A5" w:rsidRDefault="00CD28A5" w:rsidP="00CD28A5">
      <w:pPr>
        <w:pStyle w:val="Heading1"/>
      </w:pPr>
      <w:r>
        <w:t>Technology stack</w:t>
      </w:r>
    </w:p>
    <w:tbl>
      <w:tblPr>
        <w:tblStyle w:val="GridTable4-Accent3"/>
        <w:tblW w:w="0" w:type="auto"/>
        <w:tblLook w:val="04A0" w:firstRow="1" w:lastRow="0" w:firstColumn="1" w:lastColumn="0" w:noHBand="0" w:noVBand="1"/>
      </w:tblPr>
      <w:tblGrid>
        <w:gridCol w:w="3236"/>
        <w:gridCol w:w="2816"/>
        <w:gridCol w:w="3295"/>
      </w:tblGrid>
      <w:tr w:rsidR="00CD28A5" w:rsidRPr="00D44532" w14:paraId="45952E48" w14:textId="77777777" w:rsidTr="0038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shd w:val="clear" w:color="auto" w:fill="2FC2D9"/>
          </w:tcPr>
          <w:p w14:paraId="5C59C6EA" w14:textId="77777777" w:rsidR="00CD28A5" w:rsidRPr="006F1FDE" w:rsidRDefault="00CD28A5" w:rsidP="00381F74">
            <w:pPr>
              <w:pStyle w:val="BodyText"/>
            </w:pPr>
            <w:r w:rsidRPr="006F1FDE">
              <w:t>Technology</w:t>
            </w:r>
          </w:p>
        </w:tc>
        <w:tc>
          <w:tcPr>
            <w:tcW w:w="2816" w:type="dxa"/>
            <w:shd w:val="clear" w:color="auto" w:fill="2FC2D9"/>
          </w:tcPr>
          <w:p w14:paraId="7B30DD0A" w14:textId="77777777" w:rsidR="00CD28A5" w:rsidRPr="006F1FDE" w:rsidRDefault="00CD28A5" w:rsidP="00381F74">
            <w:pPr>
              <w:pStyle w:val="BodyText"/>
              <w:cnfStyle w:val="100000000000" w:firstRow="1" w:lastRow="0" w:firstColumn="0" w:lastColumn="0" w:oddVBand="0" w:evenVBand="0" w:oddHBand="0" w:evenHBand="0" w:firstRowFirstColumn="0" w:firstRowLastColumn="0" w:lastRowFirstColumn="0" w:lastRowLastColumn="0"/>
            </w:pPr>
            <w:r w:rsidRPr="006F1FDE">
              <w:t>Usage</w:t>
            </w:r>
          </w:p>
        </w:tc>
        <w:tc>
          <w:tcPr>
            <w:tcW w:w="3295" w:type="dxa"/>
            <w:shd w:val="clear" w:color="auto" w:fill="2FC2D9"/>
          </w:tcPr>
          <w:p w14:paraId="1C9CC744" w14:textId="77777777" w:rsidR="00CD28A5" w:rsidRPr="006F1FDE" w:rsidRDefault="00CD28A5" w:rsidP="00381F74">
            <w:pPr>
              <w:pStyle w:val="BodyText"/>
              <w:cnfStyle w:val="100000000000" w:firstRow="1" w:lastRow="0" w:firstColumn="0" w:lastColumn="0" w:oddVBand="0" w:evenVBand="0" w:oddHBand="0" w:evenHBand="0" w:firstRowFirstColumn="0" w:firstRowLastColumn="0" w:lastRowFirstColumn="0" w:lastRowLastColumn="0"/>
            </w:pPr>
            <w:r w:rsidRPr="006F1FDE">
              <w:t>Description</w:t>
            </w:r>
          </w:p>
        </w:tc>
      </w:tr>
      <w:tr w:rsidR="00CD28A5" w14:paraId="72513CD2"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071D4AF0" w14:textId="77777777" w:rsidR="00CD28A5" w:rsidRPr="00D44532" w:rsidRDefault="00CD28A5" w:rsidP="00381F74">
            <w:pPr>
              <w:pStyle w:val="BodyText"/>
            </w:pPr>
            <w:commentRangeStart w:id="165"/>
            <w:r>
              <w:t>Ubuntu 16.04 x64 LTS</w:t>
            </w:r>
            <w:commentRangeEnd w:id="165"/>
            <w:r>
              <w:rPr>
                <w:rStyle w:val="CommentReference"/>
                <w:rFonts w:ascii="Times New Roman" w:hAnsi="Times New Roman"/>
                <w:bCs w:val="0"/>
              </w:rPr>
              <w:commentReference w:id="165"/>
            </w:r>
          </w:p>
        </w:tc>
        <w:tc>
          <w:tcPr>
            <w:tcW w:w="2816" w:type="dxa"/>
          </w:tcPr>
          <w:p w14:paraId="09D0974F"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OS image and version used as base image / OS for Edge, Self-Service, Exploratory Environment Nodes, Docker base image</w:t>
            </w:r>
          </w:p>
        </w:tc>
        <w:tc>
          <w:tcPr>
            <w:tcW w:w="3295" w:type="dxa"/>
          </w:tcPr>
          <w:p w14:paraId="22495511"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One of the leading open-source OS platforms.</w:t>
            </w:r>
          </w:p>
        </w:tc>
      </w:tr>
      <w:tr w:rsidR="00CD28A5" w14:paraId="41DC4E90"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319747B7" w14:textId="77777777" w:rsidR="00CD28A5" w:rsidRPr="00D44532" w:rsidRDefault="00CD28A5" w:rsidP="00381F74">
            <w:pPr>
              <w:pStyle w:val="BodyText"/>
            </w:pPr>
            <w:r>
              <w:t>Docker</w:t>
            </w:r>
          </w:p>
        </w:tc>
        <w:tc>
          <w:tcPr>
            <w:tcW w:w="2816" w:type="dxa"/>
          </w:tcPr>
          <w:p w14:paraId="13A7020A"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Containerization and isolation platform used as container for Initial Setup Package, Self Service Container</w:t>
            </w:r>
          </w:p>
        </w:tc>
        <w:tc>
          <w:tcPr>
            <w:tcW w:w="3295" w:type="dxa"/>
          </w:tcPr>
          <w:p w14:paraId="0905E2D9"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rPr>
                <w:lang w:val="uk-UA"/>
              </w:rPr>
            </w:pPr>
            <w:r>
              <w:t>Open-source web-based platform for data-analytics.</w:t>
            </w:r>
          </w:p>
        </w:tc>
      </w:tr>
      <w:tr w:rsidR="00CD28A5" w14:paraId="184739BF"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3BBEB8D7" w14:textId="77777777" w:rsidR="00CD28A5" w:rsidRDefault="00CD28A5" w:rsidP="00381F74">
            <w:pPr>
              <w:pStyle w:val="BodyText"/>
            </w:pPr>
            <w:r>
              <w:t>MongoDB</w:t>
            </w:r>
          </w:p>
        </w:tc>
        <w:tc>
          <w:tcPr>
            <w:tcW w:w="2816" w:type="dxa"/>
          </w:tcPr>
          <w:p w14:paraId="1EC5D15F"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Database for Self-Service node.</w:t>
            </w:r>
          </w:p>
        </w:tc>
        <w:tc>
          <w:tcPr>
            <w:tcW w:w="3295" w:type="dxa"/>
          </w:tcPr>
          <w:p w14:paraId="25FDE502"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r w:rsidR="00CD28A5" w14:paraId="2B622E17"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7F7F1AD1" w14:textId="77777777" w:rsidR="00CD28A5" w:rsidRDefault="00CD28A5" w:rsidP="00381F74">
            <w:pPr>
              <w:pStyle w:val="BodyText"/>
            </w:pPr>
            <w:proofErr w:type="spellStart"/>
            <w:r>
              <w:t>Jupyter</w:t>
            </w:r>
            <w:proofErr w:type="spellEnd"/>
            <w:r>
              <w:t xml:space="preserve"> 4.1</w:t>
            </w:r>
          </w:p>
        </w:tc>
        <w:tc>
          <w:tcPr>
            <w:tcW w:w="2816" w:type="dxa"/>
          </w:tcPr>
          <w:p w14:paraId="4A34BA3D"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Used in exploratory environment as workplace for data scientist.</w:t>
            </w:r>
          </w:p>
        </w:tc>
        <w:tc>
          <w:tcPr>
            <w:tcW w:w="3295" w:type="dxa"/>
          </w:tcPr>
          <w:p w14:paraId="63D988C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Open-source web-based platform for data-analytics.</w:t>
            </w:r>
          </w:p>
        </w:tc>
      </w:tr>
      <w:tr w:rsidR="00CD28A5" w14:paraId="4D2D2DFC"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708EE75E" w14:textId="77777777" w:rsidR="00CD28A5" w:rsidRPr="00F4301A" w:rsidRDefault="00CD28A5" w:rsidP="00381F74">
            <w:pPr>
              <w:pStyle w:val="BodyText"/>
            </w:pPr>
            <w:r>
              <w:lastRenderedPageBreak/>
              <w:t>Apache Spark 1.6.0 (</w:t>
            </w:r>
            <w:proofErr w:type="spellStart"/>
            <w:r>
              <w:t>hdInsight</w:t>
            </w:r>
            <w:proofErr w:type="spellEnd"/>
            <w:r>
              <w:t>, Notebook Server)</w:t>
            </w:r>
          </w:p>
        </w:tc>
        <w:tc>
          <w:tcPr>
            <w:tcW w:w="2816" w:type="dxa"/>
          </w:tcPr>
          <w:p w14:paraId="354EF823"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 processing engine used in Exploratory environment.</w:t>
            </w:r>
          </w:p>
        </w:tc>
        <w:tc>
          <w:tcPr>
            <w:tcW w:w="3295" w:type="dxa"/>
          </w:tcPr>
          <w:p w14:paraId="31921B47"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Open-source Big Data batch in-memory data processing platform.</w:t>
            </w:r>
          </w:p>
        </w:tc>
      </w:tr>
      <w:tr w:rsidR="00CD28A5" w14:paraId="5A6CF709"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594A096B" w14:textId="77777777" w:rsidR="00CD28A5" w:rsidRPr="00D44532" w:rsidRDefault="00CD28A5" w:rsidP="00381F74">
            <w:pPr>
              <w:pStyle w:val="BodyText"/>
            </w:pPr>
            <w:r>
              <w:t>Anaconda (Python 2.7)</w:t>
            </w:r>
          </w:p>
        </w:tc>
        <w:tc>
          <w:tcPr>
            <w:tcW w:w="2816" w:type="dxa"/>
          </w:tcPr>
          <w:p w14:paraId="085824CB"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Used in exploratory environment in </w:t>
            </w:r>
            <w:proofErr w:type="spellStart"/>
            <w:r>
              <w:t>Jupyter</w:t>
            </w:r>
            <w:proofErr w:type="spellEnd"/>
            <w:r>
              <w:t>.</w:t>
            </w:r>
          </w:p>
        </w:tc>
        <w:tc>
          <w:tcPr>
            <w:tcW w:w="3295" w:type="dxa"/>
          </w:tcPr>
          <w:p w14:paraId="388827D5"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r>
              <w:t>Open-source Data Science Platform</w:t>
            </w:r>
          </w:p>
        </w:tc>
      </w:tr>
      <w:tr w:rsidR="00CD28A5" w14:paraId="06178300"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214DFA40" w14:textId="77777777" w:rsidR="00CD28A5" w:rsidRPr="00D44532" w:rsidRDefault="00CD28A5" w:rsidP="00381F74">
            <w:pPr>
              <w:pStyle w:val="BodyText"/>
            </w:pPr>
            <w:proofErr w:type="spellStart"/>
            <w:r w:rsidRPr="00A5596D">
              <w:rPr>
                <w:strike/>
              </w:rPr>
              <w:t>nGinx</w:t>
            </w:r>
            <w:proofErr w:type="spellEnd"/>
            <w:r>
              <w:t xml:space="preserve"> 1.11.1 Community Edition</w:t>
            </w:r>
          </w:p>
        </w:tc>
        <w:tc>
          <w:tcPr>
            <w:tcW w:w="2816" w:type="dxa"/>
          </w:tcPr>
          <w:p w14:paraId="478624E5" w14:textId="77777777" w:rsidR="00CD28A5" w:rsidRPr="00AE694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Reverse Proxy for Data Science Toolbox.</w:t>
            </w:r>
          </w:p>
        </w:tc>
        <w:tc>
          <w:tcPr>
            <w:tcW w:w="3295" w:type="dxa"/>
          </w:tcPr>
          <w:p w14:paraId="00422F26" w14:textId="77777777" w:rsidR="00CD28A5" w:rsidRPr="00D44532"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Open-source reverse proxy.</w:t>
            </w:r>
          </w:p>
        </w:tc>
      </w:tr>
      <w:tr w:rsidR="00CD28A5" w14:paraId="4BDE4057"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4F094156" w14:textId="77777777" w:rsidR="00CD28A5" w:rsidRPr="00D44532" w:rsidRDefault="00CD28A5" w:rsidP="00381F74">
            <w:pPr>
              <w:pStyle w:val="BodyText"/>
            </w:pPr>
            <w:proofErr w:type="spellStart"/>
            <w:r>
              <w:t>MLLib</w:t>
            </w:r>
            <w:proofErr w:type="spellEnd"/>
            <w:r>
              <w:t xml:space="preserve"> 1.5.1</w:t>
            </w:r>
          </w:p>
        </w:tc>
        <w:tc>
          <w:tcPr>
            <w:tcW w:w="2816" w:type="dxa"/>
          </w:tcPr>
          <w:p w14:paraId="311C5A25"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Visualization library for </w:t>
            </w:r>
            <w:proofErr w:type="spellStart"/>
            <w:r>
              <w:t>Jupyter</w:t>
            </w:r>
            <w:proofErr w:type="spellEnd"/>
            <w:r>
              <w:t>.</w:t>
            </w:r>
          </w:p>
        </w:tc>
        <w:tc>
          <w:tcPr>
            <w:tcW w:w="3295" w:type="dxa"/>
          </w:tcPr>
          <w:p w14:paraId="27BAFF3B" w14:textId="77777777" w:rsidR="00CD28A5" w:rsidRPr="00D44532" w:rsidRDefault="00CD28A5" w:rsidP="00381F74">
            <w:pPr>
              <w:pStyle w:val="BodyText"/>
              <w:cnfStyle w:val="000000000000" w:firstRow="0" w:lastRow="0" w:firstColumn="0" w:lastColumn="0" w:oddVBand="0" w:evenVBand="0" w:oddHBand="0" w:evenHBand="0" w:firstRowFirstColumn="0" w:firstRowLastColumn="0" w:lastRowFirstColumn="0" w:lastRowLastColumn="0"/>
            </w:pPr>
            <w:proofErr w:type="spellStart"/>
            <w:r>
              <w:t>OpenSource</w:t>
            </w:r>
            <w:proofErr w:type="spellEnd"/>
            <w:r>
              <w:t xml:space="preserve"> python-based visualization library.</w:t>
            </w:r>
          </w:p>
        </w:tc>
      </w:tr>
      <w:tr w:rsidR="00CD28A5" w14:paraId="5D5F7DB1"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28573581" w14:textId="77777777" w:rsidR="00CD28A5" w:rsidRDefault="00CD28A5" w:rsidP="00381F74">
            <w:pPr>
              <w:pStyle w:val="BodyText"/>
            </w:pPr>
            <w:r>
              <w:t>PANDAS 0.18.1.</w:t>
            </w:r>
          </w:p>
        </w:tc>
        <w:tc>
          <w:tcPr>
            <w:tcW w:w="2816" w:type="dxa"/>
          </w:tcPr>
          <w:p w14:paraId="34AC5EEB"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Data analysis toolkit.</w:t>
            </w:r>
          </w:p>
        </w:tc>
        <w:tc>
          <w:tcPr>
            <w:tcW w:w="3295" w:type="dxa"/>
          </w:tcPr>
          <w:p w14:paraId="53C23B08" w14:textId="77777777" w:rsidR="00CD28A5" w:rsidRPr="003840FD" w:rsidRDefault="00CD28A5" w:rsidP="00381F74">
            <w:pPr>
              <w:pStyle w:val="BodyText"/>
              <w:cnfStyle w:val="000000100000" w:firstRow="0" w:lastRow="0" w:firstColumn="0" w:lastColumn="0" w:oddVBand="0" w:evenVBand="0" w:oddHBand="1" w:evenHBand="0" w:firstRowFirstColumn="0" w:firstRowLastColumn="0" w:lastRowFirstColumn="0" w:lastRowLastColumn="0"/>
            </w:pPr>
            <w:proofErr w:type="spellStart"/>
            <w:r>
              <w:t>OpenSource</w:t>
            </w:r>
            <w:proofErr w:type="spellEnd"/>
            <w:r>
              <w:t xml:space="preserve"> python-based analysis toolkit for working with relational and labeled data.</w:t>
            </w:r>
          </w:p>
        </w:tc>
      </w:tr>
      <w:tr w:rsidR="00CD28A5" w14:paraId="31C80E3A"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3365DCB2" w14:textId="77777777" w:rsidR="00CD28A5" w:rsidRDefault="00CD28A5" w:rsidP="00381F74">
            <w:pPr>
              <w:pStyle w:val="BodyText"/>
            </w:pPr>
            <w:r>
              <w:t xml:space="preserve">Scala Kernel for </w:t>
            </w:r>
            <w:proofErr w:type="spellStart"/>
            <w:r>
              <w:t>Jupyter</w:t>
            </w:r>
            <w:proofErr w:type="spellEnd"/>
          </w:p>
        </w:tc>
        <w:tc>
          <w:tcPr>
            <w:tcW w:w="2816" w:type="dxa"/>
          </w:tcPr>
          <w:p w14:paraId="65D079F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Used in exploratory environment for implementation of data science scripts in Scala.</w:t>
            </w:r>
          </w:p>
        </w:tc>
        <w:tc>
          <w:tcPr>
            <w:tcW w:w="3295" w:type="dxa"/>
          </w:tcPr>
          <w:p w14:paraId="09E5039B"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Functional language based on JVM.</w:t>
            </w:r>
          </w:p>
        </w:tc>
      </w:tr>
      <w:tr w:rsidR="00CD28A5" w14:paraId="5757164A"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62D69465" w14:textId="77777777" w:rsidR="00CD28A5" w:rsidRPr="009B71BA" w:rsidRDefault="00CD28A5" w:rsidP="00381F74">
            <w:pPr>
              <w:pStyle w:val="BodyText"/>
            </w:pPr>
            <w:r>
              <w:t>Breeze, Wisp</w:t>
            </w:r>
          </w:p>
        </w:tc>
        <w:tc>
          <w:tcPr>
            <w:tcW w:w="2816" w:type="dxa"/>
          </w:tcPr>
          <w:p w14:paraId="5D07D1EA"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 xml:space="preserve">Scala-based visualization frameworks for </w:t>
            </w:r>
            <w:proofErr w:type="spellStart"/>
            <w:r>
              <w:t>Jupyter</w:t>
            </w:r>
            <w:proofErr w:type="spellEnd"/>
            <w:r>
              <w:t>.</w:t>
            </w:r>
          </w:p>
        </w:tc>
        <w:tc>
          <w:tcPr>
            <w:tcW w:w="3295" w:type="dxa"/>
          </w:tcPr>
          <w:p w14:paraId="100CD51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r w:rsidR="00CD28A5" w14:paraId="7F79795B"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42FEED4C" w14:textId="77777777" w:rsidR="00CD28A5" w:rsidRDefault="00CD28A5" w:rsidP="00381F74">
            <w:pPr>
              <w:pStyle w:val="BodyText"/>
            </w:pPr>
            <w:r>
              <w:t xml:space="preserve">Python, </w:t>
            </w:r>
            <w:proofErr w:type="spellStart"/>
            <w:r>
              <w:t>Boto</w:t>
            </w:r>
            <w:proofErr w:type="spellEnd"/>
          </w:p>
        </w:tc>
        <w:tc>
          <w:tcPr>
            <w:tcW w:w="2816" w:type="dxa"/>
          </w:tcPr>
          <w:p w14:paraId="48E26356"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Environment preparation scripts.</w:t>
            </w:r>
          </w:p>
        </w:tc>
        <w:tc>
          <w:tcPr>
            <w:tcW w:w="3295" w:type="dxa"/>
          </w:tcPr>
          <w:p w14:paraId="3009B535"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6FDDE3FC"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7231A6B8" w14:textId="77777777" w:rsidR="00CD28A5" w:rsidRDefault="00CD28A5" w:rsidP="00381F74">
            <w:pPr>
              <w:pStyle w:val="BodyText"/>
            </w:pPr>
            <w:proofErr w:type="spellStart"/>
            <w:r>
              <w:t>ReactJS</w:t>
            </w:r>
            <w:proofErr w:type="spellEnd"/>
            <w:r>
              <w:t xml:space="preserve">, </w:t>
            </w:r>
            <w:proofErr w:type="spellStart"/>
            <w:r>
              <w:t>ImmutableObjectJS</w:t>
            </w:r>
            <w:proofErr w:type="spellEnd"/>
            <w:r>
              <w:t>, Dispatcher</w:t>
            </w:r>
          </w:p>
        </w:tc>
        <w:tc>
          <w:tcPr>
            <w:tcW w:w="2816" w:type="dxa"/>
          </w:tcPr>
          <w:p w14:paraId="75D5DB0D"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Front-end libraries for SPA development.</w:t>
            </w:r>
          </w:p>
        </w:tc>
        <w:tc>
          <w:tcPr>
            <w:tcW w:w="3295" w:type="dxa"/>
          </w:tcPr>
          <w:p w14:paraId="2841657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 xml:space="preserve">One of the leading </w:t>
            </w:r>
            <w:proofErr w:type="spellStart"/>
            <w:r>
              <w:t>Javascript</w:t>
            </w:r>
            <w:proofErr w:type="spellEnd"/>
            <w:r>
              <w:t xml:space="preserve"> frameworks for client-side UI implementation based on Flux architecture</w:t>
            </w:r>
          </w:p>
        </w:tc>
      </w:tr>
      <w:tr w:rsidR="00CD28A5" w14:paraId="24E3A41F"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2E803A60" w14:textId="77777777" w:rsidR="00CD28A5" w:rsidRDefault="00CD28A5" w:rsidP="00381F74">
            <w:pPr>
              <w:pStyle w:val="BodyText"/>
            </w:pPr>
            <w:r>
              <w:t xml:space="preserve">jQuery, </w:t>
            </w:r>
            <w:proofErr w:type="spellStart"/>
            <w:r>
              <w:t>requirejs</w:t>
            </w:r>
            <w:proofErr w:type="spellEnd"/>
          </w:p>
        </w:tc>
        <w:tc>
          <w:tcPr>
            <w:tcW w:w="2816" w:type="dxa"/>
          </w:tcPr>
          <w:p w14:paraId="084C4A3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 xml:space="preserve">Helper frameworks for </w:t>
            </w:r>
            <w:proofErr w:type="spellStart"/>
            <w:r>
              <w:t>Javascript</w:t>
            </w:r>
            <w:proofErr w:type="spellEnd"/>
            <w:r>
              <w:t>.</w:t>
            </w:r>
          </w:p>
        </w:tc>
        <w:tc>
          <w:tcPr>
            <w:tcW w:w="3295" w:type="dxa"/>
          </w:tcPr>
          <w:p w14:paraId="71C81BE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5EBDAF0D"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4C1BF115" w14:textId="77777777" w:rsidR="00CD28A5" w:rsidRDefault="00CD28A5" w:rsidP="00381F74">
            <w:pPr>
              <w:pStyle w:val="BodyText"/>
            </w:pPr>
            <w:r>
              <w:t>Bootstrap</w:t>
            </w:r>
          </w:p>
        </w:tc>
        <w:tc>
          <w:tcPr>
            <w:tcW w:w="2816" w:type="dxa"/>
          </w:tcPr>
          <w:p w14:paraId="66FC98D4"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Helper framework for front-end development and styling.</w:t>
            </w:r>
          </w:p>
        </w:tc>
        <w:tc>
          <w:tcPr>
            <w:tcW w:w="3295" w:type="dxa"/>
          </w:tcPr>
          <w:p w14:paraId="037FF3EE"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One of the most popular frameworks for UI development.</w:t>
            </w:r>
          </w:p>
        </w:tc>
      </w:tr>
      <w:tr w:rsidR="00CD28A5" w14:paraId="5B561973" w14:textId="77777777" w:rsidTr="00381F74">
        <w:tc>
          <w:tcPr>
            <w:cnfStyle w:val="001000000000" w:firstRow="0" w:lastRow="0" w:firstColumn="1" w:lastColumn="0" w:oddVBand="0" w:evenVBand="0" w:oddHBand="0" w:evenHBand="0" w:firstRowFirstColumn="0" w:firstRowLastColumn="0" w:lastRowFirstColumn="0" w:lastRowLastColumn="0"/>
            <w:tcW w:w="3236" w:type="dxa"/>
          </w:tcPr>
          <w:p w14:paraId="2DF16B67" w14:textId="77777777" w:rsidR="00CD28A5" w:rsidRDefault="00CD28A5" w:rsidP="00381F74">
            <w:pPr>
              <w:pStyle w:val="BodyText"/>
            </w:pPr>
            <w:r>
              <w:t xml:space="preserve">Java 8, dropwizard.io, </w:t>
            </w:r>
            <w:proofErr w:type="spellStart"/>
            <w:r>
              <w:t>NodeJS</w:t>
            </w:r>
            <w:proofErr w:type="spellEnd"/>
            <w:r>
              <w:t>, Sails.js, Waterline</w:t>
            </w:r>
          </w:p>
        </w:tc>
        <w:tc>
          <w:tcPr>
            <w:tcW w:w="2816" w:type="dxa"/>
          </w:tcPr>
          <w:p w14:paraId="21B2148E"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r>
              <w:t>Backend frameworks for Self-Service UI</w:t>
            </w:r>
          </w:p>
        </w:tc>
        <w:tc>
          <w:tcPr>
            <w:tcW w:w="3295" w:type="dxa"/>
          </w:tcPr>
          <w:p w14:paraId="47CB3FA9" w14:textId="77777777" w:rsidR="00CD28A5" w:rsidRDefault="00CD28A5" w:rsidP="00381F74">
            <w:pPr>
              <w:pStyle w:val="BodyText"/>
              <w:cnfStyle w:val="000000000000" w:firstRow="0" w:lastRow="0" w:firstColumn="0" w:lastColumn="0" w:oddVBand="0" w:evenVBand="0" w:oddHBand="0" w:evenHBand="0" w:firstRowFirstColumn="0" w:firstRowLastColumn="0" w:lastRowFirstColumn="0" w:lastRowLastColumn="0"/>
            </w:pPr>
          </w:p>
        </w:tc>
      </w:tr>
      <w:tr w:rsidR="00CD28A5" w14:paraId="46E72E12" w14:textId="77777777" w:rsidTr="0038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6" w:type="dxa"/>
          </w:tcPr>
          <w:p w14:paraId="111B2F91" w14:textId="77777777" w:rsidR="00CD28A5" w:rsidRDefault="00CD28A5" w:rsidP="00381F74">
            <w:pPr>
              <w:pStyle w:val="BodyText"/>
            </w:pPr>
            <w:r>
              <w:t>Jetty</w:t>
            </w:r>
          </w:p>
        </w:tc>
        <w:tc>
          <w:tcPr>
            <w:tcW w:w="2816" w:type="dxa"/>
          </w:tcPr>
          <w:p w14:paraId="5AFC7889"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r>
              <w:t>HTTP server based on JVM</w:t>
            </w:r>
          </w:p>
        </w:tc>
        <w:tc>
          <w:tcPr>
            <w:tcW w:w="3295" w:type="dxa"/>
          </w:tcPr>
          <w:p w14:paraId="22A8F5B7" w14:textId="77777777" w:rsidR="00CD28A5" w:rsidRDefault="00CD28A5" w:rsidP="00381F74">
            <w:pPr>
              <w:pStyle w:val="BodyText"/>
              <w:cnfStyle w:val="000000100000" w:firstRow="0" w:lastRow="0" w:firstColumn="0" w:lastColumn="0" w:oddVBand="0" w:evenVBand="0" w:oddHBand="1" w:evenHBand="0" w:firstRowFirstColumn="0" w:firstRowLastColumn="0" w:lastRowFirstColumn="0" w:lastRowLastColumn="0"/>
            </w:pPr>
          </w:p>
        </w:tc>
      </w:tr>
    </w:tbl>
    <w:p w14:paraId="1A37181E" w14:textId="3FE9AF11" w:rsidR="00AC6D8F" w:rsidRDefault="00AC6D8F" w:rsidP="000953FC">
      <w:pPr>
        <w:pStyle w:val="BodyText"/>
      </w:pPr>
    </w:p>
    <w:p w14:paraId="02EDF3A0" w14:textId="77777777" w:rsidR="00CD28A5" w:rsidRDefault="00CD28A5" w:rsidP="000953FC">
      <w:pPr>
        <w:pStyle w:val="BodyText"/>
      </w:pPr>
    </w:p>
    <w:p w14:paraId="4EA4F17E" w14:textId="77777777" w:rsidR="00AC6D8F" w:rsidRDefault="00AC6D8F" w:rsidP="001272FD">
      <w:pPr>
        <w:pStyle w:val="Heading2"/>
      </w:pPr>
      <w:bookmarkStart w:id="166" w:name="_Toc430870623"/>
      <w:r>
        <w:t>High-level deployment approach</w:t>
      </w:r>
      <w:bookmarkEnd w:id="166"/>
      <w:r>
        <w:t xml:space="preserve"> </w:t>
      </w:r>
    </w:p>
    <w:p w14:paraId="28D14A43" w14:textId="77777777" w:rsidR="009B2E12" w:rsidRPr="00333952" w:rsidRDefault="00AC6D8F" w:rsidP="000953FC">
      <w:pPr>
        <w:pStyle w:val="BodyText"/>
      </w:pPr>
      <w:r w:rsidRPr="00333952">
        <w:t>[</w:t>
      </w:r>
      <w:r w:rsidR="009B2E12" w:rsidRPr="00333952">
        <w:rPr>
          <w:b/>
        </w:rPr>
        <w:t>Description:</w:t>
      </w:r>
      <w:r w:rsidR="009B2E12" w:rsidRPr="00333952">
        <w:t xml:space="preserve"> </w:t>
      </w:r>
      <w:r w:rsidRPr="00333952">
        <w:t>This section</w:t>
      </w:r>
      <w:r w:rsidR="00172D97" w:rsidRPr="00333952">
        <w:t xml:space="preserve"> </w:t>
      </w:r>
      <w:r w:rsidRPr="00333952">
        <w:t>describe</w:t>
      </w:r>
      <w:r w:rsidR="00172D97" w:rsidRPr="00333952">
        <w:t>s the</w:t>
      </w:r>
      <w:r w:rsidRPr="00333952">
        <w:t xml:space="preserve"> high-level deployment approach </w:t>
      </w:r>
      <w:r w:rsidR="00172D97" w:rsidRPr="00333952">
        <w:t>to</w:t>
      </w:r>
      <w:r w:rsidRPr="00333952">
        <w:t xml:space="preserve"> all required environments (development, staging, production, etc.). This is a blueprint in high-level detail without specific physical parameters of hardware and so on.</w:t>
      </w:r>
    </w:p>
    <w:p w14:paraId="001ABDDE" w14:textId="77777777" w:rsidR="00AC6D8F" w:rsidRPr="00333952" w:rsidRDefault="009B2E12" w:rsidP="000953FC">
      <w:pPr>
        <w:pStyle w:val="BodyText"/>
      </w:pPr>
      <w:r w:rsidRPr="00333952">
        <w:t>Section Type: Mandatory</w:t>
      </w:r>
      <w:r w:rsidR="00AC6D8F" w:rsidRPr="00333952">
        <w:t xml:space="preserve">] </w:t>
      </w:r>
    </w:p>
    <w:p w14:paraId="1CF292BE" w14:textId="77777777" w:rsidR="00AC6D8F" w:rsidRDefault="00AC6D8F" w:rsidP="000953FC">
      <w:pPr>
        <w:pStyle w:val="BodyText"/>
      </w:pPr>
    </w:p>
    <w:p w14:paraId="20F43322" w14:textId="77777777" w:rsidR="00AC6D8F" w:rsidRDefault="00AC6D8F" w:rsidP="001272FD">
      <w:pPr>
        <w:pStyle w:val="Heading2"/>
      </w:pPr>
      <w:bookmarkStart w:id="167" w:name="_Toc430870624"/>
      <w:r>
        <w:t>Architecturally Significant Quality Attributes</w:t>
      </w:r>
      <w:bookmarkEnd w:id="167"/>
    </w:p>
    <w:p w14:paraId="535A5260" w14:textId="77777777" w:rsidR="00AC6D8F" w:rsidRDefault="00AC6D8F" w:rsidP="00AC6D8F">
      <w:pPr>
        <w:pStyle w:val="Heading3"/>
      </w:pPr>
      <w:bookmarkStart w:id="168" w:name="_Toc430870625"/>
      <w:r>
        <w:t>Security</w:t>
      </w:r>
      <w:bookmarkEnd w:id="168"/>
    </w:p>
    <w:p w14:paraId="4B172177" w14:textId="77777777" w:rsidR="00AC6D8F" w:rsidRPr="009B2E12" w:rsidRDefault="00AC6D8F" w:rsidP="000953FC">
      <w:pPr>
        <w:pStyle w:val="Comment"/>
      </w:pPr>
      <w:r w:rsidRPr="009B2E12">
        <w:t>[</w:t>
      </w:r>
      <w:r w:rsidR="009B2E12" w:rsidRPr="009B2E12">
        <w:rPr>
          <w:b/>
        </w:rPr>
        <w:t>Description:</w:t>
      </w:r>
      <w:r w:rsidR="009B2E12" w:rsidRPr="009B2E12">
        <w:t xml:space="preserve"> </w:t>
      </w:r>
      <w:r w:rsidRPr="009B2E12">
        <w:t xml:space="preserve">Possible focus areas to </w:t>
      </w:r>
      <w:r w:rsidR="00172D97" w:rsidRPr="009B2E12">
        <w:t>consider</w:t>
      </w:r>
      <w:r w:rsidRPr="009B2E12">
        <w:t xml:space="preserve"> in this section:</w:t>
      </w:r>
    </w:p>
    <w:p w14:paraId="516B9DFB" w14:textId="77777777" w:rsidR="00AC6D8F" w:rsidRPr="009B2E12" w:rsidRDefault="00AC6D8F" w:rsidP="000953FC">
      <w:pPr>
        <w:pStyle w:val="Comment"/>
        <w:numPr>
          <w:ilvl w:val="0"/>
          <w:numId w:val="16"/>
        </w:numPr>
      </w:pPr>
      <w:r w:rsidRPr="009B2E12">
        <w:t>Customer security policies</w:t>
      </w:r>
    </w:p>
    <w:p w14:paraId="28989887" w14:textId="77777777" w:rsidR="00AC6D8F" w:rsidRPr="009B2E12" w:rsidRDefault="00AC6D8F" w:rsidP="000953FC">
      <w:pPr>
        <w:pStyle w:val="Comment"/>
        <w:numPr>
          <w:ilvl w:val="0"/>
          <w:numId w:val="16"/>
        </w:numPr>
      </w:pPr>
      <w:r w:rsidRPr="009B2E12">
        <w:t>Authorization/</w:t>
      </w:r>
      <w:r w:rsidR="00172D97" w:rsidRPr="009B2E12">
        <w:t>a</w:t>
      </w:r>
      <w:r w:rsidRPr="009B2E12">
        <w:t>uthentications</w:t>
      </w:r>
    </w:p>
    <w:p w14:paraId="01202D91" w14:textId="77777777" w:rsidR="00AC6D8F" w:rsidRPr="009B2E12" w:rsidRDefault="00AC6D8F" w:rsidP="000953FC">
      <w:pPr>
        <w:pStyle w:val="Comment"/>
        <w:numPr>
          <w:ilvl w:val="0"/>
          <w:numId w:val="16"/>
        </w:numPr>
      </w:pPr>
      <w:r w:rsidRPr="009B2E12">
        <w:t xml:space="preserve">Communication </w:t>
      </w:r>
      <w:r w:rsidR="00172D97" w:rsidRPr="009B2E12">
        <w:t>e</w:t>
      </w:r>
      <w:r w:rsidRPr="009B2E12">
        <w:t>ncryption</w:t>
      </w:r>
    </w:p>
    <w:p w14:paraId="4A80C1D5" w14:textId="77777777" w:rsidR="00AC6D8F" w:rsidRPr="009B2E12" w:rsidRDefault="00AC6D8F" w:rsidP="000953FC">
      <w:pPr>
        <w:pStyle w:val="Comment"/>
        <w:numPr>
          <w:ilvl w:val="0"/>
          <w:numId w:val="16"/>
        </w:numPr>
      </w:pPr>
      <w:r w:rsidRPr="009B2E12">
        <w:lastRenderedPageBreak/>
        <w:t>Encryption of stored data</w:t>
      </w:r>
    </w:p>
    <w:p w14:paraId="4898DE06" w14:textId="77777777" w:rsidR="00AC6D8F" w:rsidRPr="009B2E12" w:rsidRDefault="00AC6D8F" w:rsidP="000953FC">
      <w:pPr>
        <w:pStyle w:val="Comment"/>
        <w:numPr>
          <w:ilvl w:val="0"/>
          <w:numId w:val="16"/>
        </w:numPr>
      </w:pPr>
      <w:r w:rsidRPr="009B2E12">
        <w:t>Personal data management</w:t>
      </w:r>
    </w:p>
    <w:p w14:paraId="2B8A62B9" w14:textId="77777777" w:rsidR="00AC6D8F" w:rsidRPr="009B2E12" w:rsidRDefault="00AC6D8F" w:rsidP="000953FC">
      <w:pPr>
        <w:pStyle w:val="Comment"/>
        <w:numPr>
          <w:ilvl w:val="0"/>
          <w:numId w:val="16"/>
        </w:numPr>
      </w:pPr>
      <w:r w:rsidRPr="009B2E12">
        <w:t>Deployment security</w:t>
      </w:r>
    </w:p>
    <w:p w14:paraId="76FA252D" w14:textId="77777777" w:rsidR="009B2E12" w:rsidRDefault="00AC6D8F" w:rsidP="000953FC">
      <w:pPr>
        <w:pStyle w:val="Comment"/>
        <w:numPr>
          <w:ilvl w:val="0"/>
          <w:numId w:val="16"/>
        </w:numPr>
      </w:pPr>
      <w:r w:rsidRPr="009B2E12">
        <w:t>Etc.</w:t>
      </w:r>
    </w:p>
    <w:p w14:paraId="7571249C" w14:textId="77777777" w:rsidR="00AC6D8F" w:rsidRPr="009B2E12" w:rsidRDefault="009B2E12" w:rsidP="000953FC">
      <w:pPr>
        <w:pStyle w:val="Comment"/>
      </w:pPr>
      <w:r w:rsidRPr="009B2E12">
        <w:rPr>
          <w:b/>
        </w:rPr>
        <w:t>Section Type:</w:t>
      </w:r>
      <w:r w:rsidRPr="009B2E12">
        <w:t xml:space="preserve"> Mandatory (If this quality attribute is architecturally significant one)</w:t>
      </w:r>
      <w:r w:rsidR="00AC6D8F" w:rsidRPr="009B2E12">
        <w:t>]</w:t>
      </w:r>
    </w:p>
    <w:p w14:paraId="109658DB" w14:textId="77777777" w:rsidR="006E608E" w:rsidRDefault="006E608E" w:rsidP="000953FC">
      <w:pPr>
        <w:pStyle w:val="BodyText"/>
      </w:pPr>
    </w:p>
    <w:p w14:paraId="72DB777D" w14:textId="77777777" w:rsidR="00AC6D8F" w:rsidRDefault="00AC6D8F" w:rsidP="00AC6D8F">
      <w:pPr>
        <w:pStyle w:val="Heading3"/>
      </w:pPr>
      <w:bookmarkStart w:id="169" w:name="_Toc430870626"/>
      <w:r>
        <w:t>Supportability</w:t>
      </w:r>
      <w:bookmarkEnd w:id="169"/>
    </w:p>
    <w:p w14:paraId="6883DD82" w14:textId="77777777" w:rsidR="00333952" w:rsidRDefault="00333952" w:rsidP="000953FC">
      <w:pPr>
        <w:pStyle w:val="Comment"/>
      </w:pPr>
      <w:r w:rsidRPr="009B2E12">
        <w:t>[</w:t>
      </w:r>
      <w:r w:rsidRPr="009B2E12">
        <w:rPr>
          <w:b/>
        </w:rPr>
        <w:t>Description:</w:t>
      </w:r>
      <w:r w:rsidRPr="009B2E12">
        <w:t xml:space="preserve"> </w:t>
      </w:r>
      <w:r>
        <w:t>Address supportability.</w:t>
      </w:r>
    </w:p>
    <w:p w14:paraId="25D5C208" w14:textId="77777777" w:rsidR="00333952" w:rsidRPr="009B2E12" w:rsidRDefault="00333952" w:rsidP="000953FC">
      <w:pPr>
        <w:pStyle w:val="Comment"/>
      </w:pPr>
      <w:r w:rsidRPr="009B2E12">
        <w:rPr>
          <w:b/>
        </w:rPr>
        <w:t>Section Type:</w:t>
      </w:r>
      <w:r w:rsidRPr="009B2E12">
        <w:t xml:space="preserve"> Mandatory (If this quality attribute is architecturally significant one)]</w:t>
      </w:r>
    </w:p>
    <w:p w14:paraId="148185C6" w14:textId="77777777" w:rsidR="00333952" w:rsidRPr="00333952" w:rsidRDefault="00333952" w:rsidP="000953FC">
      <w:pPr>
        <w:pStyle w:val="BodyText"/>
      </w:pPr>
    </w:p>
    <w:p w14:paraId="47F5C0BD" w14:textId="77777777" w:rsidR="00AC6D8F" w:rsidRDefault="00AC6D8F" w:rsidP="00AC6D8F">
      <w:pPr>
        <w:pStyle w:val="Heading4"/>
      </w:pPr>
      <w:bookmarkStart w:id="170" w:name="_Toc430870627"/>
      <w:r>
        <w:t>Monitoring</w:t>
      </w:r>
      <w:bookmarkEnd w:id="170"/>
      <w:r>
        <w:t xml:space="preserve"> </w:t>
      </w:r>
    </w:p>
    <w:p w14:paraId="39EFFB43" w14:textId="77777777" w:rsidR="00AC6D8F" w:rsidRDefault="00AC6D8F" w:rsidP="000953FC">
      <w:pPr>
        <w:pStyle w:val="Comment"/>
      </w:pPr>
      <w:r>
        <w:t>[</w:t>
      </w:r>
      <w:r w:rsidR="00333952" w:rsidRPr="00333952">
        <w:rPr>
          <w:b/>
        </w:rPr>
        <w:t>Description:</w:t>
      </w:r>
      <w:r w:rsidR="00333952">
        <w:t xml:space="preserve"> </w:t>
      </w:r>
      <w:r w:rsidR="00172D97">
        <w:t>Describe the a</w:t>
      </w:r>
      <w:r>
        <w:t xml:space="preserve">pproach to solution support. </w:t>
      </w:r>
      <w:r w:rsidR="00172D97">
        <w:t>Consider</w:t>
      </w:r>
      <w:r>
        <w:t xml:space="preserve"> the following aspects:</w:t>
      </w:r>
    </w:p>
    <w:p w14:paraId="468702B2" w14:textId="77777777" w:rsidR="00AC6D8F" w:rsidRDefault="00AC6D8F" w:rsidP="000953FC">
      <w:pPr>
        <w:pStyle w:val="Comment"/>
        <w:numPr>
          <w:ilvl w:val="0"/>
          <w:numId w:val="16"/>
        </w:numPr>
      </w:pPr>
      <w:r>
        <w:t>Logging</w:t>
      </w:r>
    </w:p>
    <w:p w14:paraId="447F39D6" w14:textId="77777777" w:rsidR="00AC6D8F" w:rsidRDefault="00AC6D8F" w:rsidP="000953FC">
      <w:pPr>
        <w:pStyle w:val="Comment"/>
        <w:numPr>
          <w:ilvl w:val="0"/>
          <w:numId w:val="16"/>
        </w:numPr>
      </w:pPr>
      <w:r>
        <w:t>Performance counters/metrics</w:t>
      </w:r>
    </w:p>
    <w:p w14:paraId="5FDA920B" w14:textId="77777777" w:rsidR="00AC6D8F" w:rsidRDefault="00AC6D8F" w:rsidP="000953FC">
      <w:pPr>
        <w:pStyle w:val="Comment"/>
        <w:numPr>
          <w:ilvl w:val="0"/>
          <w:numId w:val="16"/>
        </w:numPr>
      </w:pPr>
      <w:r>
        <w:t>Monitoring tools</w:t>
      </w:r>
    </w:p>
    <w:p w14:paraId="5F219EE3" w14:textId="77777777" w:rsidR="00AC6D8F" w:rsidRDefault="00AC6D8F" w:rsidP="000953FC">
      <w:pPr>
        <w:pStyle w:val="Comment"/>
        <w:numPr>
          <w:ilvl w:val="0"/>
          <w:numId w:val="16"/>
        </w:numPr>
      </w:pPr>
      <w:r>
        <w:t>Solution component availability</w:t>
      </w:r>
    </w:p>
    <w:p w14:paraId="27D96413" w14:textId="77777777" w:rsidR="00AC6D8F" w:rsidRDefault="006E608E" w:rsidP="000953FC">
      <w:pPr>
        <w:pStyle w:val="Comment"/>
        <w:numPr>
          <w:ilvl w:val="0"/>
          <w:numId w:val="16"/>
        </w:numPr>
      </w:pPr>
      <w:r>
        <w:t>Etc.</w:t>
      </w:r>
    </w:p>
    <w:p w14:paraId="59E0FF2C" w14:textId="77777777" w:rsidR="00333952" w:rsidRPr="009B2E12" w:rsidRDefault="00333952" w:rsidP="000953FC">
      <w:pPr>
        <w:pStyle w:val="Comment"/>
      </w:pPr>
      <w:r w:rsidRPr="009B2E12">
        <w:rPr>
          <w:b/>
        </w:rPr>
        <w:t>Section Type:</w:t>
      </w:r>
      <w:r w:rsidRPr="009B2E12">
        <w:t xml:space="preserve"> Mandatory (If this quality attribute is architecturally significant one)]</w:t>
      </w:r>
    </w:p>
    <w:p w14:paraId="27AA25C2" w14:textId="77777777" w:rsidR="00333952" w:rsidRDefault="00333952" w:rsidP="000953FC">
      <w:pPr>
        <w:pStyle w:val="Comment"/>
      </w:pPr>
    </w:p>
    <w:p w14:paraId="45775719" w14:textId="77777777" w:rsidR="006E608E" w:rsidRDefault="006E608E" w:rsidP="000953FC">
      <w:pPr>
        <w:pStyle w:val="BodyText"/>
      </w:pPr>
    </w:p>
    <w:p w14:paraId="0E5528D6" w14:textId="77777777" w:rsidR="00AC6D8F" w:rsidRDefault="00AC6D8F" w:rsidP="00AC6D8F">
      <w:pPr>
        <w:pStyle w:val="Heading4"/>
      </w:pPr>
      <w:bookmarkStart w:id="171" w:name="_Toc430870628"/>
      <w:r>
        <w:t>Administration Tools</w:t>
      </w:r>
      <w:bookmarkEnd w:id="171"/>
    </w:p>
    <w:p w14:paraId="740C498B" w14:textId="77777777" w:rsidR="006E608E" w:rsidRPr="006E608E" w:rsidRDefault="006E608E" w:rsidP="000953FC">
      <w:pPr>
        <w:pStyle w:val="BodyText"/>
      </w:pPr>
    </w:p>
    <w:p w14:paraId="166E555B" w14:textId="77777777" w:rsidR="00AC6D8F" w:rsidRDefault="00AC6D8F" w:rsidP="00AC6D8F">
      <w:pPr>
        <w:pStyle w:val="Heading4"/>
      </w:pPr>
      <w:bookmarkStart w:id="172" w:name="_Toc430870629"/>
      <w:r>
        <w:t>Specific deployment aspects</w:t>
      </w:r>
      <w:bookmarkEnd w:id="172"/>
      <w:r>
        <w:t xml:space="preserve"> </w:t>
      </w:r>
    </w:p>
    <w:p w14:paraId="21CD4147" w14:textId="77777777" w:rsidR="00AC6D8F" w:rsidRDefault="00AC6D8F" w:rsidP="000953FC">
      <w:pPr>
        <w:pStyle w:val="Comment"/>
      </w:pPr>
      <w:r>
        <w:t>[</w:t>
      </w:r>
      <w:r w:rsidR="00333952" w:rsidRPr="00333952">
        <w:rPr>
          <w:b/>
        </w:rPr>
        <w:t>Description:</w:t>
      </w:r>
      <w:r w:rsidR="00333952">
        <w:t xml:space="preserve"> </w:t>
      </w:r>
      <w:r w:rsidR="00172D97">
        <w:t xml:space="preserve">For example, </w:t>
      </w:r>
      <w:r>
        <w:t xml:space="preserve">complex database deployment] </w:t>
      </w:r>
    </w:p>
    <w:p w14:paraId="5A4E03A1" w14:textId="77777777" w:rsidR="00333952" w:rsidRDefault="00AC6D8F" w:rsidP="000953FC">
      <w:pPr>
        <w:pStyle w:val="Comment"/>
      </w:pPr>
      <w:r>
        <w:t xml:space="preserve">[Notice: </w:t>
      </w:r>
      <w:r w:rsidR="00172D97">
        <w:t>Note that you must consider the migration process, risks, issues, and so on if you have a legacy solution to migrate to the new architecture. In this case, you need to design the new solution having this legacy architecture in mind.</w:t>
      </w:r>
    </w:p>
    <w:p w14:paraId="7DEE1239" w14:textId="77777777" w:rsidR="00AC6D8F" w:rsidRDefault="00333952" w:rsidP="000953FC">
      <w:pPr>
        <w:pStyle w:val="Comment"/>
      </w:pPr>
      <w:r w:rsidRPr="009B2E12">
        <w:t xml:space="preserve">Section Type: </w:t>
      </w:r>
      <w:r>
        <w:t>Optional</w:t>
      </w:r>
      <w:r w:rsidR="00AC6D8F">
        <w:t>]</w:t>
      </w:r>
    </w:p>
    <w:p w14:paraId="313E13A3" w14:textId="77777777" w:rsidR="006E608E" w:rsidRDefault="006E608E" w:rsidP="000953FC">
      <w:pPr>
        <w:pStyle w:val="BodyText"/>
      </w:pPr>
    </w:p>
    <w:p w14:paraId="358422AA" w14:textId="77777777" w:rsidR="00AC6D8F" w:rsidRPr="00AC6D8F" w:rsidRDefault="00AC6D8F" w:rsidP="001272FD">
      <w:pPr>
        <w:pStyle w:val="Heading2"/>
      </w:pPr>
      <w:bookmarkStart w:id="173" w:name="_Toc430870630"/>
      <w:r w:rsidRPr="00AC6D8F">
        <w:t>Architecture Constraints and Limitations</w:t>
      </w:r>
      <w:bookmarkEnd w:id="173"/>
    </w:p>
    <w:p w14:paraId="2932B46B" w14:textId="77777777" w:rsidR="00AC6D8F" w:rsidRPr="00AC6D8F" w:rsidRDefault="00AC6D8F" w:rsidP="000953FC">
      <w:pPr>
        <w:pStyle w:val="Comment"/>
      </w:pPr>
      <w:r w:rsidRPr="00AC6D8F">
        <w:t>[</w:t>
      </w:r>
      <w:r w:rsidR="00C8030F" w:rsidRPr="00C8030F">
        <w:rPr>
          <w:b/>
        </w:rPr>
        <w:t>Description:</w:t>
      </w:r>
      <w:r w:rsidR="00C8030F">
        <w:t xml:space="preserve"> </w:t>
      </w:r>
      <w:r w:rsidRPr="00AC6D8F">
        <w:t>This section describe</w:t>
      </w:r>
      <w:r w:rsidR="00172D97">
        <w:t>s</w:t>
      </w:r>
      <w:r w:rsidRPr="00AC6D8F">
        <w:t xml:space="preserve"> all the constraints and limitations that the proposed solution architecture has.</w:t>
      </w:r>
    </w:p>
    <w:p w14:paraId="19402C7D" w14:textId="77777777" w:rsidR="00C8030F" w:rsidRDefault="00172D97" w:rsidP="000953FC">
      <w:pPr>
        <w:pStyle w:val="Comment"/>
      </w:pPr>
      <w:r>
        <w:t xml:space="preserve">The </w:t>
      </w:r>
      <w:r w:rsidR="00AC6D8F" w:rsidRPr="00AC6D8F">
        <w:t xml:space="preserve">Customer </w:t>
      </w:r>
      <w:r>
        <w:t>must</w:t>
      </w:r>
      <w:r w:rsidRPr="00AC6D8F">
        <w:t xml:space="preserve"> </w:t>
      </w:r>
      <w:r w:rsidR="00AC6D8F" w:rsidRPr="00AC6D8F">
        <w:t>be</w:t>
      </w:r>
      <w:r>
        <w:t xml:space="preserve"> made</w:t>
      </w:r>
      <w:r w:rsidR="00AC6D8F" w:rsidRPr="00AC6D8F">
        <w:t xml:space="preserve"> aware </w:t>
      </w:r>
      <w:r>
        <w:t>of</w:t>
      </w:r>
      <w:r w:rsidRPr="00AC6D8F">
        <w:t xml:space="preserve"> </w:t>
      </w:r>
      <w:r w:rsidR="00AC6D8F" w:rsidRPr="00AC6D8F">
        <w:t xml:space="preserve">them, </w:t>
      </w:r>
      <w:r>
        <w:t>so</w:t>
      </w:r>
      <w:r w:rsidR="00AC6D8F" w:rsidRPr="00AC6D8F">
        <w:t xml:space="preserve"> you must</w:t>
      </w:r>
      <w:r w:rsidRPr="00AC6D8F">
        <w:t xml:space="preserve"> communicate</w:t>
      </w:r>
      <w:r>
        <w:t xml:space="preserve"> them</w:t>
      </w:r>
      <w:r w:rsidR="00AC6D8F" w:rsidRPr="00AC6D8F">
        <w:t xml:space="preserve"> explicitly and clearly.</w:t>
      </w:r>
    </w:p>
    <w:p w14:paraId="4DF7730D" w14:textId="77777777" w:rsidR="00C611E9" w:rsidRDefault="00C8030F" w:rsidP="000953FC">
      <w:pPr>
        <w:pStyle w:val="Comment"/>
      </w:pPr>
      <w:r w:rsidRPr="009B2E12">
        <w:t xml:space="preserve">Section Type: </w:t>
      </w:r>
      <w:r>
        <w:t>Optional</w:t>
      </w:r>
      <w:r w:rsidR="00AC6D8F" w:rsidRPr="00AC6D8F">
        <w:t>]</w:t>
      </w:r>
    </w:p>
    <w:p w14:paraId="2905AA0B" w14:textId="77777777" w:rsidR="00C611E9" w:rsidRDefault="00C611E9" w:rsidP="000953FC">
      <w:pPr>
        <w:pStyle w:val="BodyText"/>
      </w:pPr>
    </w:p>
    <w:p w14:paraId="5959262F" w14:textId="77777777" w:rsidR="009F6A7E" w:rsidRDefault="009F6A7E" w:rsidP="009F6A7E">
      <w:pPr>
        <w:pStyle w:val="Heading1"/>
      </w:pPr>
      <w:bookmarkStart w:id="174" w:name="_Toc430870631"/>
      <w:r>
        <w:t>Transition</w:t>
      </w:r>
      <w:bookmarkEnd w:id="174"/>
    </w:p>
    <w:p w14:paraId="4C1AD023" w14:textId="77777777" w:rsidR="009F6A7E" w:rsidRDefault="009F6A7E" w:rsidP="000953FC">
      <w:pPr>
        <w:pStyle w:val="Comment"/>
      </w:pPr>
      <w:r>
        <w:t>[</w:t>
      </w:r>
      <w:r w:rsidR="00C8030F" w:rsidRPr="00C8030F">
        <w:rPr>
          <w:b/>
        </w:rPr>
        <w:t>Description:</w:t>
      </w:r>
      <w:r w:rsidR="00C8030F">
        <w:t xml:space="preserve"> </w:t>
      </w:r>
      <w:r>
        <w:t>This section describe</w:t>
      </w:r>
      <w:r w:rsidR="004000B0">
        <w:t>s</w:t>
      </w:r>
      <w:r>
        <w:t xml:space="preserve"> the approach to migration and compatibility (applicable in the case of “brown</w:t>
      </w:r>
      <w:r w:rsidR="00C5445B">
        <w:t xml:space="preserve"> </w:t>
      </w:r>
      <w:r>
        <w:t>field”, when you need to migrate</w:t>
      </w:r>
      <w:r w:rsidR="004000B0">
        <w:t xml:space="preserve"> the</w:t>
      </w:r>
      <w:r>
        <w:t xml:space="preserve"> customer smoothly from</w:t>
      </w:r>
      <w:r w:rsidR="004000B0">
        <w:t xml:space="preserve"> a</w:t>
      </w:r>
      <w:r>
        <w:t xml:space="preserve"> legacy solution to </w:t>
      </w:r>
      <w:r w:rsidR="004000B0">
        <w:t>a</w:t>
      </w:r>
      <w:r>
        <w:t xml:space="preserve"> new one, including customer data.</w:t>
      </w:r>
    </w:p>
    <w:p w14:paraId="3BAF9A3E" w14:textId="77777777" w:rsidR="009F6A7E" w:rsidRDefault="009F6A7E" w:rsidP="000953FC">
      <w:pPr>
        <w:pStyle w:val="Comment"/>
      </w:pPr>
      <w:r>
        <w:lastRenderedPageBreak/>
        <w:t>It is recommended to provide</w:t>
      </w:r>
      <w:r w:rsidR="004000B0">
        <w:t xml:space="preserve"> the</w:t>
      </w:r>
      <w:r>
        <w:t xml:space="preserve"> customer with a set of high-level transition architectures (if applicable).</w:t>
      </w:r>
    </w:p>
    <w:p w14:paraId="5ABD19F5" w14:textId="77777777" w:rsidR="009F6A7E" w:rsidRDefault="009F6A7E" w:rsidP="000953FC">
      <w:pPr>
        <w:pStyle w:val="Comment"/>
      </w:pPr>
      <w:r>
        <w:t>Also, it is recommended to describe:</w:t>
      </w:r>
    </w:p>
    <w:p w14:paraId="2399B940" w14:textId="77777777" w:rsidR="009F6A7E" w:rsidRDefault="009F6A7E" w:rsidP="000953FC">
      <w:pPr>
        <w:pStyle w:val="Comment"/>
        <w:numPr>
          <w:ilvl w:val="0"/>
          <w:numId w:val="16"/>
        </w:numPr>
      </w:pPr>
      <w:r>
        <w:t>General approach to backward/forward compatibility (if applicable)</w:t>
      </w:r>
    </w:p>
    <w:p w14:paraId="5B649FA5" w14:textId="77777777" w:rsidR="009F6A7E" w:rsidRDefault="009F6A7E" w:rsidP="000953FC">
      <w:pPr>
        <w:pStyle w:val="Comment"/>
        <w:numPr>
          <w:ilvl w:val="0"/>
          <w:numId w:val="16"/>
        </w:numPr>
      </w:pPr>
      <w:r>
        <w:t>General approach</w:t>
      </w:r>
      <w:r w:rsidR="004000B0">
        <w:t xml:space="preserve"> to</w:t>
      </w:r>
      <w:r>
        <w:t xml:space="preserve"> data compatibility</w:t>
      </w:r>
    </w:p>
    <w:p w14:paraId="3E4D5D26" w14:textId="77777777" w:rsidR="009F6A7E" w:rsidRDefault="009F6A7E" w:rsidP="000953FC">
      <w:pPr>
        <w:pStyle w:val="Comment"/>
        <w:numPr>
          <w:ilvl w:val="0"/>
          <w:numId w:val="16"/>
        </w:numPr>
      </w:pPr>
      <w:r>
        <w:t>General approach</w:t>
      </w:r>
      <w:r w:rsidR="004000B0">
        <w:t xml:space="preserve"> to</w:t>
      </w:r>
      <w:r>
        <w:t xml:space="preserve"> interface compatibility</w:t>
      </w:r>
    </w:p>
    <w:p w14:paraId="38FB5D56" w14:textId="77777777" w:rsidR="009F6A7E" w:rsidRDefault="009F6A7E" w:rsidP="000953FC">
      <w:pPr>
        <w:pStyle w:val="Comment"/>
        <w:numPr>
          <w:ilvl w:val="0"/>
          <w:numId w:val="16"/>
        </w:numPr>
      </w:pPr>
      <w:r>
        <w:t>Component-by-component migration description</w:t>
      </w:r>
    </w:p>
    <w:p w14:paraId="1E38809D" w14:textId="77777777" w:rsidR="009F6A7E" w:rsidRDefault="009F6A7E" w:rsidP="000953FC">
      <w:pPr>
        <w:pStyle w:val="Comment"/>
        <w:numPr>
          <w:ilvl w:val="0"/>
          <w:numId w:val="16"/>
        </w:numPr>
      </w:pPr>
      <w:r>
        <w:t>Migration scenario and data migration should be described (physical view</w:t>
      </w:r>
      <w:r w:rsidR="004000B0">
        <w:t>)</w:t>
      </w:r>
    </w:p>
    <w:p w14:paraId="78AACEBD" w14:textId="77777777" w:rsidR="009F6A7E" w:rsidRDefault="009F6A7E" w:rsidP="000953FC">
      <w:pPr>
        <w:pStyle w:val="Comment"/>
        <w:numPr>
          <w:ilvl w:val="0"/>
          <w:numId w:val="16"/>
        </w:numPr>
      </w:pPr>
      <w:r>
        <w:t>Deployment windows and how deployment affects availability</w:t>
      </w:r>
    </w:p>
    <w:p w14:paraId="4BCA2258" w14:textId="77777777" w:rsidR="009F6A7E" w:rsidRDefault="009F6A7E" w:rsidP="000953FC">
      <w:pPr>
        <w:pStyle w:val="Comment"/>
        <w:numPr>
          <w:ilvl w:val="0"/>
          <w:numId w:val="16"/>
        </w:numPr>
      </w:pPr>
      <w:r>
        <w:t>Level of support needed from others (operations, 3rd-party vendors, etc.)</w:t>
      </w:r>
    </w:p>
    <w:p w14:paraId="24946336" w14:textId="77777777" w:rsidR="00C8030F" w:rsidRDefault="009F6A7E" w:rsidP="000953FC">
      <w:pPr>
        <w:pStyle w:val="Comment"/>
        <w:numPr>
          <w:ilvl w:val="0"/>
          <w:numId w:val="16"/>
        </w:numPr>
      </w:pPr>
      <w:r>
        <w:t>Etc.</w:t>
      </w:r>
    </w:p>
    <w:p w14:paraId="6BAECEE7" w14:textId="77777777" w:rsidR="009F6A7E" w:rsidRDefault="00C8030F" w:rsidP="000953FC">
      <w:pPr>
        <w:pStyle w:val="Comment"/>
      </w:pPr>
      <w:r w:rsidRPr="009B2E12">
        <w:rPr>
          <w:b/>
        </w:rPr>
        <w:t>Section Type:</w:t>
      </w:r>
      <w:r w:rsidRPr="009B2E12">
        <w:t xml:space="preserve"> </w:t>
      </w:r>
      <w:r>
        <w:t>Mandatory (if migration from legacy solution must be done)</w:t>
      </w:r>
      <w:r w:rsidR="009F6A7E">
        <w:t>]</w:t>
      </w:r>
    </w:p>
    <w:p w14:paraId="2C446E47" w14:textId="77777777" w:rsidR="00167612" w:rsidRDefault="00167612">
      <w:pPr>
        <w:widowControl/>
        <w:spacing w:line="240" w:lineRule="auto"/>
      </w:pPr>
      <w:r>
        <w:br w:type="page"/>
      </w:r>
    </w:p>
    <w:p w14:paraId="58476518" w14:textId="77777777" w:rsidR="00167612" w:rsidRDefault="00167612" w:rsidP="00167612">
      <w:pPr>
        <w:pStyle w:val="AppendixLevel1"/>
      </w:pPr>
      <w:bookmarkStart w:id="175" w:name="_Ref427243657"/>
      <w:bookmarkStart w:id="176" w:name="_Ref427243680"/>
      <w:bookmarkStart w:id="177" w:name="_Toc430870632"/>
      <w:r>
        <w:lastRenderedPageBreak/>
        <w:t>Solution Architecture Quality Attributes</w:t>
      </w:r>
      <w:bookmarkEnd w:id="175"/>
      <w:bookmarkEnd w:id="176"/>
      <w:bookmarkEnd w:id="177"/>
    </w:p>
    <w:p w14:paraId="45FE389D" w14:textId="77777777" w:rsidR="00167612" w:rsidRDefault="00167612" w:rsidP="000953FC">
      <w:pPr>
        <w:pStyle w:val="BodyText"/>
      </w:pPr>
      <w:r>
        <w:t>See considered solution architecture quality attributes in the table below:</w:t>
      </w:r>
    </w:p>
    <w:tbl>
      <w:tblPr>
        <w:tblStyle w:val="TableEPAM"/>
        <w:tblW w:w="0" w:type="auto"/>
        <w:tblInd w:w="-5" w:type="dxa"/>
        <w:tblLook w:val="04A0" w:firstRow="1" w:lastRow="0" w:firstColumn="1" w:lastColumn="0" w:noHBand="0" w:noVBand="1"/>
      </w:tblPr>
      <w:tblGrid>
        <w:gridCol w:w="1648"/>
        <w:gridCol w:w="1692"/>
        <w:gridCol w:w="6012"/>
      </w:tblGrid>
      <w:tr w:rsidR="00E67C90" w14:paraId="6D0A4621" w14:textId="77777777" w:rsidTr="00580325">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tcPr>
          <w:p w14:paraId="44CEB248" w14:textId="77777777" w:rsidR="00E67C90" w:rsidRPr="00E67C90" w:rsidRDefault="00E67C90" w:rsidP="00E67C90">
            <w:pPr>
              <w:jc w:val="left"/>
            </w:pPr>
            <w:r w:rsidRPr="00E67C90">
              <w:t>Category</w:t>
            </w:r>
          </w:p>
        </w:tc>
        <w:tc>
          <w:tcPr>
            <w:tcW w:w="1692" w:type="dxa"/>
          </w:tcPr>
          <w:p w14:paraId="489A466D" w14:textId="77777777" w:rsidR="00E67C90" w:rsidRDefault="00E67C90" w:rsidP="00BD7076">
            <w:pPr>
              <w:jc w:val="left"/>
              <w:cnfStyle w:val="100000000000" w:firstRow="1" w:lastRow="0" w:firstColumn="0" w:lastColumn="0" w:oddVBand="0" w:evenVBand="0" w:oddHBand="0" w:evenHBand="0" w:firstRowFirstColumn="0" w:firstRowLastColumn="0" w:lastRowFirstColumn="0" w:lastRowLastColumn="0"/>
            </w:pPr>
            <w:r>
              <w:t>Quality attribute</w:t>
            </w:r>
            <w:r>
              <w:tab/>
            </w:r>
          </w:p>
        </w:tc>
        <w:tc>
          <w:tcPr>
            <w:tcW w:w="6012" w:type="dxa"/>
          </w:tcPr>
          <w:p w14:paraId="618CAE5E" w14:textId="77777777" w:rsidR="00E67C90" w:rsidRDefault="00E67C90" w:rsidP="00BD7076">
            <w:pPr>
              <w:cnfStyle w:val="100000000000" w:firstRow="1" w:lastRow="0" w:firstColumn="0" w:lastColumn="0" w:oddVBand="0" w:evenVBand="0" w:oddHBand="0" w:evenHBand="0" w:firstRowFirstColumn="0" w:firstRowLastColumn="0" w:lastRowFirstColumn="0" w:lastRowLastColumn="0"/>
            </w:pPr>
            <w:r>
              <w:t>Description</w:t>
            </w:r>
          </w:p>
        </w:tc>
      </w:tr>
      <w:tr w:rsidR="00E67C90" w14:paraId="3AD57070"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E31551A" w14:textId="77777777" w:rsidR="00E67C90" w:rsidRPr="0018721D" w:rsidRDefault="00E67C90" w:rsidP="00BD7076">
            <w:pPr>
              <w:rPr>
                <w:b/>
              </w:rPr>
            </w:pPr>
            <w:r>
              <w:t>Design Qualities</w:t>
            </w:r>
          </w:p>
        </w:tc>
        <w:tc>
          <w:tcPr>
            <w:tcW w:w="1692" w:type="dxa"/>
          </w:tcPr>
          <w:p w14:paraId="059A9CB1" w14:textId="77777777" w:rsidR="00E67C90" w:rsidRPr="00DA6CF4" w:rsidRDefault="00E67C90" w:rsidP="00BD7076">
            <w:pPr>
              <w:cnfStyle w:val="000000100000" w:firstRow="0" w:lastRow="0" w:firstColumn="0" w:lastColumn="0" w:oddVBand="0" w:evenVBand="0" w:oddHBand="1" w:evenHBand="0" w:firstRowFirstColumn="0" w:firstRowLastColumn="0" w:lastRowFirstColumn="0" w:lastRowLastColumn="0"/>
            </w:pPr>
            <w:r>
              <w:t>Conceptual Integrity</w:t>
            </w:r>
          </w:p>
        </w:tc>
        <w:tc>
          <w:tcPr>
            <w:tcW w:w="6012" w:type="dxa"/>
          </w:tcPr>
          <w:p w14:paraId="1779E867" w14:textId="77777777" w:rsidR="00E67C90" w:rsidRDefault="00E67C90" w:rsidP="005E1972">
            <w:pPr>
              <w:widowControl/>
              <w:spacing w:line="240" w:lineRule="auto"/>
              <w:cnfStyle w:val="000000100000" w:firstRow="0" w:lastRow="0" w:firstColumn="0" w:lastColumn="0" w:oddVBand="0" w:evenVBand="0" w:oddHBand="1" w:evenHBand="0" w:firstRowFirstColumn="0" w:firstRowLastColumn="0" w:lastRowFirstColumn="0" w:lastRowLastColumn="0"/>
            </w:pPr>
            <w:r>
              <w:t>Conceptual integrity defines the consistency and coherence of the overall design. This includes the way that components or modules are designed, as well as</w:t>
            </w:r>
            <w:r w:rsidR="005E1972" w:rsidRPr="004F796E">
              <w:t xml:space="preserve"> </w:t>
            </w:r>
            <w:r w:rsidR="005E1972">
              <w:t>such</w:t>
            </w:r>
            <w:r>
              <w:t xml:space="preserve"> factors as</w:t>
            </w:r>
            <w:r w:rsidR="005E1972">
              <w:t xml:space="preserve"> the</w:t>
            </w:r>
            <w:r>
              <w:t xml:space="preserve"> coding style and variable naming.</w:t>
            </w:r>
          </w:p>
        </w:tc>
      </w:tr>
      <w:tr w:rsidR="00E67C90" w14:paraId="3830F7F6"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29475B4B" w14:textId="77777777" w:rsidR="00E67C90" w:rsidRPr="0018721D" w:rsidRDefault="00E67C90" w:rsidP="00BD7076">
            <w:pPr>
              <w:rPr>
                <w:b/>
              </w:rPr>
            </w:pPr>
          </w:p>
        </w:tc>
        <w:tc>
          <w:tcPr>
            <w:tcW w:w="1692" w:type="dxa"/>
          </w:tcPr>
          <w:p w14:paraId="31862796"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Maintainability</w:t>
            </w:r>
          </w:p>
        </w:tc>
        <w:tc>
          <w:tcPr>
            <w:tcW w:w="6012" w:type="dxa"/>
          </w:tcPr>
          <w:p w14:paraId="02A96915" w14:textId="77777777" w:rsidR="00E67C90" w:rsidRDefault="00E67C90" w:rsidP="005E1972">
            <w:pPr>
              <w:cnfStyle w:val="000000010000" w:firstRow="0" w:lastRow="0" w:firstColumn="0" w:lastColumn="0" w:oddVBand="0" w:evenVBand="0" w:oddHBand="0" w:evenHBand="1" w:firstRowFirstColumn="0" w:firstRowLastColumn="0" w:lastRowFirstColumn="0" w:lastRowLastColumn="0"/>
            </w:pPr>
            <w:r>
              <w:t>Maintainability is the ability of the system to undergo changes with a degree of ease. These changes c</w:t>
            </w:r>
            <w:r w:rsidR="005E1972">
              <w:t>an</w:t>
            </w:r>
            <w:r>
              <w:t xml:space="preserve"> impact components, services, features, and interfaces when adding or changing the functionality, fixing errors, and meeting new business requirements.</w:t>
            </w:r>
          </w:p>
        </w:tc>
      </w:tr>
      <w:tr w:rsidR="00E67C90" w14:paraId="2E5C9FEB"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49A56E16" w14:textId="77777777" w:rsidR="00E67C90" w:rsidRPr="0018721D" w:rsidRDefault="00E67C90" w:rsidP="00BD7076">
            <w:pPr>
              <w:rPr>
                <w:b/>
              </w:rPr>
            </w:pPr>
          </w:p>
        </w:tc>
        <w:tc>
          <w:tcPr>
            <w:tcW w:w="1692" w:type="dxa"/>
          </w:tcPr>
          <w:p w14:paraId="6A7D2B0A"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Reusability</w:t>
            </w:r>
          </w:p>
        </w:tc>
        <w:tc>
          <w:tcPr>
            <w:tcW w:w="6012" w:type="dxa"/>
          </w:tcPr>
          <w:p w14:paraId="5EE911CC" w14:textId="77777777" w:rsidR="00E67C90" w:rsidRDefault="00E67C90" w:rsidP="00E67C90">
            <w:pPr>
              <w:widowControl/>
              <w:spacing w:line="240" w:lineRule="auto"/>
              <w:cnfStyle w:val="000000100000" w:firstRow="0" w:lastRow="0" w:firstColumn="0" w:lastColumn="0" w:oddVBand="0" w:evenVBand="0" w:oddHBand="1" w:evenHBand="0" w:firstRowFirstColumn="0" w:firstRowLastColumn="0" w:lastRowFirstColumn="0" w:lastRowLastColumn="0"/>
            </w:pPr>
            <w:r>
              <w:t>Reusability defines the capability for components and subsystems to be suitable for use in other applications and in other scenarios. Reusability minimizes the duplication of components</w:t>
            </w:r>
            <w:r w:rsidR="005E1972">
              <w:t>,</w:t>
            </w:r>
            <w:r>
              <w:t xml:space="preserve"> </w:t>
            </w:r>
            <w:r w:rsidR="005E1972">
              <w:t>and</w:t>
            </w:r>
            <w:r>
              <w:t xml:space="preserve"> the implementation time.</w:t>
            </w:r>
          </w:p>
        </w:tc>
      </w:tr>
      <w:tr w:rsidR="00E67C90" w14:paraId="03C52F68"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26FC7EC" w14:textId="77777777" w:rsidR="00E67C90" w:rsidRPr="0018721D" w:rsidRDefault="00E67C90" w:rsidP="00E67C90">
            <w:pPr>
              <w:rPr>
                <w:b/>
              </w:rPr>
            </w:pPr>
            <w:r>
              <w:t>Run-time Qualities</w:t>
            </w:r>
          </w:p>
        </w:tc>
        <w:tc>
          <w:tcPr>
            <w:tcW w:w="1692" w:type="dxa"/>
          </w:tcPr>
          <w:p w14:paraId="0555828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Availability</w:t>
            </w:r>
          </w:p>
        </w:tc>
        <w:tc>
          <w:tcPr>
            <w:tcW w:w="6012" w:type="dxa"/>
          </w:tcPr>
          <w:p w14:paraId="3C7C3334" w14:textId="77777777" w:rsidR="00E67C90" w:rsidRDefault="00E67C90" w:rsidP="005E1972">
            <w:pPr>
              <w:cnfStyle w:val="000000010000" w:firstRow="0" w:lastRow="0" w:firstColumn="0" w:lastColumn="0" w:oddVBand="0" w:evenVBand="0" w:oddHBand="0" w:evenHBand="1" w:firstRowFirstColumn="0" w:firstRowLastColumn="0" w:lastRowFirstColumn="0" w:lastRowLastColumn="0"/>
            </w:pPr>
            <w:r>
              <w:t xml:space="preserve">Availability defines the proportion of time that the system is functional and working. It can be measured as a percentage of the total system downtime over a predefined period. Availability </w:t>
            </w:r>
            <w:r w:rsidR="005E1972">
              <w:t>is</w:t>
            </w:r>
            <w:r>
              <w:t xml:space="preserve"> affected by system errors, infrastructure problems, malicious attacks, and system load.</w:t>
            </w:r>
          </w:p>
        </w:tc>
      </w:tr>
      <w:tr w:rsidR="00E67C90" w14:paraId="2A8E7873"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EB85045" w14:textId="77777777" w:rsidR="00E67C90" w:rsidRPr="0018721D" w:rsidRDefault="00E67C90" w:rsidP="00BD7076">
            <w:pPr>
              <w:rPr>
                <w:b/>
              </w:rPr>
            </w:pPr>
          </w:p>
        </w:tc>
        <w:tc>
          <w:tcPr>
            <w:tcW w:w="1692" w:type="dxa"/>
          </w:tcPr>
          <w:p w14:paraId="3FEC3657"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Interoperability</w:t>
            </w:r>
          </w:p>
        </w:tc>
        <w:tc>
          <w:tcPr>
            <w:tcW w:w="6012" w:type="dxa"/>
          </w:tcPr>
          <w:p w14:paraId="63ED8830" w14:textId="77777777" w:rsidR="00E67C90" w:rsidRDefault="00E67C90" w:rsidP="00E67C90">
            <w:pPr>
              <w:widowControl/>
              <w:spacing w:line="240" w:lineRule="auto"/>
              <w:cnfStyle w:val="000000100000" w:firstRow="0" w:lastRow="0" w:firstColumn="0" w:lastColumn="0" w:oddVBand="0" w:evenVBand="0" w:oddHBand="1" w:evenHBand="0" w:firstRowFirstColumn="0" w:firstRowLastColumn="0" w:lastRowFirstColumn="0" w:lastRowLastColumn="0"/>
            </w:pPr>
            <w:r>
              <w:t>Interoperability is the ability of a system or different systems to operate successfully by communicating and exchanging information with other external systems written and run by external parties. An interoperable system makes it easier to exchange and reuse information internally as well as externally.</w:t>
            </w:r>
          </w:p>
        </w:tc>
      </w:tr>
      <w:tr w:rsidR="00E67C90" w14:paraId="2CBC0920"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6AF938B" w14:textId="77777777" w:rsidR="00E67C90" w:rsidRDefault="00E67C90" w:rsidP="00BD7076">
            <w:pPr>
              <w:rPr>
                <w:b/>
              </w:rPr>
            </w:pPr>
          </w:p>
        </w:tc>
        <w:tc>
          <w:tcPr>
            <w:tcW w:w="1692" w:type="dxa"/>
          </w:tcPr>
          <w:p w14:paraId="08BC0514"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Manageability</w:t>
            </w:r>
          </w:p>
        </w:tc>
        <w:tc>
          <w:tcPr>
            <w:tcW w:w="6012" w:type="dxa"/>
          </w:tcPr>
          <w:p w14:paraId="301B91FB"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Manageability defines how easy it is for system administrators to manage the application, usually through sufficient and useful instrumentation exposed for use in monitoring systems and for debugging and performance tuning.</w:t>
            </w:r>
          </w:p>
        </w:tc>
      </w:tr>
      <w:tr w:rsidR="00E67C90" w14:paraId="209E1C21"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44B6DA48" w14:textId="77777777" w:rsidR="00E67C90" w:rsidRDefault="00E67C90" w:rsidP="00BD7076">
            <w:pPr>
              <w:rPr>
                <w:b/>
              </w:rPr>
            </w:pPr>
          </w:p>
        </w:tc>
        <w:tc>
          <w:tcPr>
            <w:tcW w:w="1692" w:type="dxa"/>
          </w:tcPr>
          <w:p w14:paraId="35E0C4D6"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Performance</w:t>
            </w:r>
          </w:p>
        </w:tc>
        <w:tc>
          <w:tcPr>
            <w:tcW w:w="6012" w:type="dxa"/>
          </w:tcPr>
          <w:p w14:paraId="0AEC26EE" w14:textId="77777777" w:rsidR="00E67C90" w:rsidRDefault="00E67C90" w:rsidP="008F6A33">
            <w:pPr>
              <w:cnfStyle w:val="000000100000" w:firstRow="0" w:lastRow="0" w:firstColumn="0" w:lastColumn="0" w:oddVBand="0" w:evenVBand="0" w:oddHBand="1" w:evenHBand="0" w:firstRowFirstColumn="0" w:firstRowLastColumn="0" w:lastRowFirstColumn="0" w:lastRowLastColumn="0"/>
            </w:pPr>
            <w:r>
              <w:t xml:space="preserve">Performance is an indication of the responsiveness of a system to execute any action within a given time interval. It can be measured in terms of latency or throughput. Latency is the time </w:t>
            </w:r>
            <w:r w:rsidR="008F6A33">
              <w:t xml:space="preserve">required </w:t>
            </w:r>
            <w:r>
              <w:t>to respond to any event. Throughput is the number of events that take place within a given amount of time.</w:t>
            </w:r>
          </w:p>
        </w:tc>
      </w:tr>
      <w:tr w:rsidR="00E67C90" w14:paraId="6497FA84"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6CA9E325" w14:textId="77777777" w:rsidR="00E67C90" w:rsidRDefault="00E67C90" w:rsidP="00BD7076">
            <w:pPr>
              <w:rPr>
                <w:b/>
              </w:rPr>
            </w:pPr>
          </w:p>
        </w:tc>
        <w:tc>
          <w:tcPr>
            <w:tcW w:w="1692" w:type="dxa"/>
          </w:tcPr>
          <w:p w14:paraId="4C7BF562"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Reliability</w:t>
            </w:r>
          </w:p>
        </w:tc>
        <w:tc>
          <w:tcPr>
            <w:tcW w:w="6012" w:type="dxa"/>
          </w:tcPr>
          <w:p w14:paraId="4A817CA7"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Reliability is the ability of a system to remain operational over time. Reliability is measured as the probability that a system will not fail to perform its intended functions over a specified time interval.</w:t>
            </w:r>
          </w:p>
        </w:tc>
      </w:tr>
      <w:tr w:rsidR="00E67C90" w14:paraId="394204D5"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57290B7" w14:textId="77777777" w:rsidR="00E67C90" w:rsidRDefault="00E67C90" w:rsidP="00BD7076">
            <w:pPr>
              <w:rPr>
                <w:b/>
              </w:rPr>
            </w:pPr>
          </w:p>
        </w:tc>
        <w:tc>
          <w:tcPr>
            <w:tcW w:w="1692" w:type="dxa"/>
          </w:tcPr>
          <w:p w14:paraId="07269280"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Scalability</w:t>
            </w:r>
          </w:p>
        </w:tc>
        <w:tc>
          <w:tcPr>
            <w:tcW w:w="6012" w:type="dxa"/>
          </w:tcPr>
          <w:p w14:paraId="6DCF000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Scalability is ability of a system to either handle increases in load without impact on the performance of the system, or the ability to be readily enlarged.</w:t>
            </w:r>
          </w:p>
        </w:tc>
      </w:tr>
      <w:tr w:rsidR="00E67C90" w14:paraId="2ACAAEC9"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34C04103" w14:textId="77777777" w:rsidR="00E67C90" w:rsidRDefault="00E67C90" w:rsidP="00BD7076">
            <w:pPr>
              <w:rPr>
                <w:b/>
              </w:rPr>
            </w:pPr>
          </w:p>
        </w:tc>
        <w:tc>
          <w:tcPr>
            <w:tcW w:w="1692" w:type="dxa"/>
          </w:tcPr>
          <w:p w14:paraId="4E8ADD9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Security</w:t>
            </w:r>
          </w:p>
        </w:tc>
        <w:tc>
          <w:tcPr>
            <w:tcW w:w="6012" w:type="dxa"/>
          </w:tcPr>
          <w:p w14:paraId="4062D679"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Security is the capability of a system to prevent malicious or accidental actions outside of the designed usage, and to prevent disclosure or loss of information. A secure system aims to protect assets and prevent unauthorized modification of information.</w:t>
            </w:r>
          </w:p>
        </w:tc>
      </w:tr>
      <w:tr w:rsidR="00E67C90" w14:paraId="11BB6701"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D0CECE" w:themeFill="background2" w:themeFillShade="E6"/>
          </w:tcPr>
          <w:p w14:paraId="3CA00BCB" w14:textId="77777777" w:rsidR="00E67C90" w:rsidRDefault="00E67C90" w:rsidP="00E67C90">
            <w:pPr>
              <w:rPr>
                <w:b/>
              </w:rPr>
            </w:pPr>
            <w:r>
              <w:t>System Qualities</w:t>
            </w:r>
          </w:p>
        </w:tc>
        <w:tc>
          <w:tcPr>
            <w:tcW w:w="1692" w:type="dxa"/>
          </w:tcPr>
          <w:p w14:paraId="62F13C1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Supportability</w:t>
            </w:r>
          </w:p>
        </w:tc>
        <w:tc>
          <w:tcPr>
            <w:tcW w:w="6012" w:type="dxa"/>
          </w:tcPr>
          <w:p w14:paraId="5B9C2EC7"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Supportability is the ability of the system to provide information helpful for identifying and resolving issues when it fails to work correctly.</w:t>
            </w:r>
          </w:p>
        </w:tc>
      </w:tr>
      <w:tr w:rsidR="00E67C90" w14:paraId="32E1C984" w14:textId="77777777" w:rsidTr="00580325">
        <w:trPr>
          <w:cnfStyle w:val="000000010000" w:firstRow="0" w:lastRow="0" w:firstColumn="0" w:lastColumn="0" w:oddVBand="0" w:evenVBand="0" w:oddHBand="0" w:evenHBand="1"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D0CECE" w:themeFill="background2" w:themeFillShade="E6"/>
          </w:tcPr>
          <w:p w14:paraId="5D6B5B9E" w14:textId="77777777" w:rsidR="00E67C90" w:rsidRDefault="00E67C90" w:rsidP="00BD7076">
            <w:pPr>
              <w:rPr>
                <w:b/>
              </w:rPr>
            </w:pPr>
          </w:p>
        </w:tc>
        <w:tc>
          <w:tcPr>
            <w:tcW w:w="1692" w:type="dxa"/>
          </w:tcPr>
          <w:p w14:paraId="7AA69676"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Testability</w:t>
            </w:r>
          </w:p>
        </w:tc>
        <w:tc>
          <w:tcPr>
            <w:tcW w:w="6012" w:type="dxa"/>
          </w:tcPr>
          <w:p w14:paraId="63E71371" w14:textId="77777777" w:rsidR="00E67C90" w:rsidRDefault="00E67C90" w:rsidP="00BD7076">
            <w:pPr>
              <w:cnfStyle w:val="000000010000" w:firstRow="0" w:lastRow="0" w:firstColumn="0" w:lastColumn="0" w:oddVBand="0" w:evenVBand="0" w:oddHBand="0" w:evenHBand="1" w:firstRowFirstColumn="0" w:firstRowLastColumn="0" w:lastRowFirstColumn="0" w:lastRowLastColumn="0"/>
            </w:pPr>
            <w:r>
              <w:t>Testability is a measure of how easy it is to create test criteria for the system and its components, and to execute these tests in order to determine if the criteria are met. Good testability makes it more likely that faults in a system can be isolated in a timely and effective manner.</w:t>
            </w:r>
          </w:p>
        </w:tc>
      </w:tr>
      <w:tr w:rsidR="00E67C90" w14:paraId="21B95C0A" w14:textId="77777777" w:rsidTr="00580325">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648" w:type="dxa"/>
            <w:shd w:val="clear" w:color="auto" w:fill="D0CECE" w:themeFill="background2" w:themeFillShade="E6"/>
          </w:tcPr>
          <w:p w14:paraId="1AFCA346" w14:textId="77777777" w:rsidR="00E67C90" w:rsidRDefault="00E67C90" w:rsidP="00BD7076">
            <w:pPr>
              <w:rPr>
                <w:b/>
              </w:rPr>
            </w:pPr>
            <w:r>
              <w:t>User Qualities</w:t>
            </w:r>
          </w:p>
        </w:tc>
        <w:tc>
          <w:tcPr>
            <w:tcW w:w="1692" w:type="dxa"/>
          </w:tcPr>
          <w:p w14:paraId="6910717E"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Usability</w:t>
            </w:r>
          </w:p>
        </w:tc>
        <w:tc>
          <w:tcPr>
            <w:tcW w:w="6012" w:type="dxa"/>
          </w:tcPr>
          <w:p w14:paraId="36DEF066" w14:textId="77777777" w:rsidR="00E67C90" w:rsidRDefault="00E67C90" w:rsidP="00BD7076">
            <w:pPr>
              <w:cnfStyle w:val="000000100000" w:firstRow="0" w:lastRow="0" w:firstColumn="0" w:lastColumn="0" w:oddVBand="0" w:evenVBand="0" w:oddHBand="1" w:evenHBand="0" w:firstRowFirstColumn="0" w:firstRowLastColumn="0" w:lastRowFirstColumn="0" w:lastRowLastColumn="0"/>
            </w:pPr>
            <w:r>
              <w:t>Usability defines how well the application meets the requirements of the user and consumer by being intuitive, easy to localize and globalize, providing good access for disabled users, and resulting in a good overall user experience.</w:t>
            </w:r>
          </w:p>
        </w:tc>
      </w:tr>
    </w:tbl>
    <w:p w14:paraId="5F0C9D15" w14:textId="77777777" w:rsidR="00AA2B88" w:rsidRDefault="00AA2B88">
      <w:pPr>
        <w:widowControl/>
        <w:spacing w:line="240" w:lineRule="auto"/>
      </w:pPr>
    </w:p>
    <w:sectPr w:rsidR="00AA2B88" w:rsidSect="005B4AE6">
      <w:footerReference w:type="default" r:id="rId35"/>
      <w:pgSz w:w="11909" w:h="16834" w:code="9"/>
      <w:pgMar w:top="1134" w:right="851" w:bottom="1134" w:left="1134" w:header="720" w:footer="720" w:gutter="567"/>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4" w:author="Kostiantyn Kudriavtsev" w:date="2016-09-08T16:30:00Z" w:initials="KK">
    <w:p w14:paraId="3495A38C" w14:textId="77777777" w:rsidR="00381F74" w:rsidRDefault="00381F74" w:rsidP="005D01A0">
      <w:pPr>
        <w:pStyle w:val="CommentText"/>
      </w:pPr>
      <w:r>
        <w:rPr>
          <w:rStyle w:val="CommentReference"/>
        </w:rPr>
        <w:annotationRef/>
      </w:r>
      <w:r>
        <w:t>What machine?</w:t>
      </w:r>
    </w:p>
  </w:comment>
  <w:comment w:id="115" w:author="Oleh Hrynyk" w:date="2016-09-09T11:30:00Z" w:initials="OH">
    <w:p w14:paraId="6BB006D3" w14:textId="77777777" w:rsidR="00381F74" w:rsidRDefault="00381F74" w:rsidP="005D01A0">
      <w:pPr>
        <w:pStyle w:val="CommentText"/>
      </w:pPr>
      <w:r>
        <w:rPr>
          <w:rStyle w:val="CommentReference"/>
        </w:rPr>
        <w:annotationRef/>
      </w:r>
      <w:r>
        <w:t xml:space="preserve">I guess there is misunderstanding between us. Deployment server is NOT part of infrastructure, NOR is mandatory component. </w:t>
      </w:r>
    </w:p>
    <w:p w14:paraId="5B02CC1B" w14:textId="77777777" w:rsidR="00381F74" w:rsidRDefault="00381F74" w:rsidP="005D01A0">
      <w:pPr>
        <w:pStyle w:val="CommentText"/>
      </w:pPr>
    </w:p>
    <w:p w14:paraId="155D009A" w14:textId="77777777" w:rsidR="00381F74" w:rsidRDefault="00381F74" w:rsidP="005D01A0">
      <w:pPr>
        <w:pStyle w:val="CommentText"/>
      </w:pPr>
      <w:r>
        <w:t>This component is for US (</w:t>
      </w:r>
      <w:proofErr w:type="spellStart"/>
      <w:r>
        <w:t>epam</w:t>
      </w:r>
      <w:proofErr w:type="spellEnd"/>
      <w:r>
        <w:t xml:space="preserve"> employees and developer) and meant to MINIMIZE efforts for infrastructure setup from scratch. For example, I am working on windows…and for deployment purposes is good to have </w:t>
      </w:r>
      <w:proofErr w:type="spellStart"/>
      <w:r>
        <w:t>linux</w:t>
      </w:r>
      <w:proofErr w:type="spellEnd"/>
      <w:r>
        <w:t xml:space="preserve">, especially when troubleshooting/development…right now due to many steps required for various configuration changes this component greatly save us time…later we can </w:t>
      </w:r>
      <w:proofErr w:type="spellStart"/>
      <w:r>
        <w:t>opensource</w:t>
      </w:r>
      <w:proofErr w:type="spellEnd"/>
      <w:r>
        <w:t xml:space="preserve"> its setup script when necessary</w:t>
      </w:r>
    </w:p>
  </w:comment>
  <w:comment w:id="116" w:author="Kostiantyn Kudriavtsev" w:date="2016-09-08T16:32:00Z" w:initials="KK">
    <w:p w14:paraId="2BECD0CA" w14:textId="77777777" w:rsidR="00381F74" w:rsidRDefault="00381F74" w:rsidP="005D01A0">
      <w:pPr>
        <w:pStyle w:val="CommentText"/>
      </w:pPr>
      <w:r>
        <w:rPr>
          <w:rStyle w:val="CommentReference"/>
        </w:rPr>
        <w:annotationRef/>
      </w:r>
      <w:r>
        <w:t xml:space="preserve">We want to make it </w:t>
      </w:r>
      <w:proofErr w:type="spellStart"/>
      <w:r>
        <w:t>opensource</w:t>
      </w:r>
      <w:proofErr w:type="spellEnd"/>
      <w:r>
        <w:t>…</w:t>
      </w:r>
    </w:p>
  </w:comment>
  <w:comment w:id="117" w:author="Oleh Hrynyk" w:date="2016-09-09T11:33:00Z" w:initials="OH">
    <w:p w14:paraId="37129BBE" w14:textId="77777777" w:rsidR="00381F74" w:rsidRDefault="00381F74" w:rsidP="005D01A0">
      <w:pPr>
        <w:pStyle w:val="CommentText"/>
      </w:pPr>
      <w:r>
        <w:rPr>
          <w:rStyle w:val="CommentReference"/>
        </w:rPr>
        <w:annotationRef/>
      </w:r>
      <w:r>
        <w:t xml:space="preserve">Please see my prev. comment…right now this component shall save us time for development. Later we might remove </w:t>
      </w:r>
      <w:proofErr w:type="spellStart"/>
      <w:r>
        <w:t>git</w:t>
      </w:r>
      <w:proofErr w:type="spellEnd"/>
      <w:r>
        <w:t xml:space="preserve"> configuration part.</w:t>
      </w:r>
    </w:p>
  </w:comment>
  <w:comment w:id="118" w:author="Kostiantyn Kudriavtsev" w:date="2016-09-08T16:33:00Z" w:initials="KK">
    <w:p w14:paraId="5FED9101" w14:textId="77777777" w:rsidR="00381F74" w:rsidRDefault="00381F74" w:rsidP="00720506">
      <w:pPr>
        <w:pStyle w:val="CommentText"/>
      </w:pPr>
      <w:r>
        <w:rPr>
          <w:rStyle w:val="CommentReference"/>
        </w:rPr>
        <w:annotationRef/>
      </w:r>
      <w:r w:rsidRPr="000A44DB">
        <w:rPr>
          <w:b/>
        </w:rPr>
        <w:t>@</w:t>
      </w:r>
      <w:proofErr w:type="spellStart"/>
      <w:r w:rsidRPr="000A44DB">
        <w:rPr>
          <w:b/>
        </w:rPr>
        <w:t>V.Veres</w:t>
      </w:r>
      <w:proofErr w:type="spellEnd"/>
      <w:r w:rsidRPr="000A44DB">
        <w:rPr>
          <w:b/>
        </w:rPr>
        <w:t>:</w:t>
      </w:r>
      <w:r>
        <w:t xml:space="preserve"> could you wrote exact components for AWS here?</w:t>
      </w:r>
    </w:p>
  </w:comment>
  <w:comment w:id="119" w:author="Oleh Hrynyk" w:date="2016-09-09T11:51:00Z" w:initials="OH">
    <w:p w14:paraId="37E0AA0E" w14:textId="77777777" w:rsidR="00381F74" w:rsidRDefault="00381F74">
      <w:pPr>
        <w:pStyle w:val="CommentText"/>
      </w:pPr>
      <w:r>
        <w:rPr>
          <w:rStyle w:val="CommentReference"/>
        </w:rPr>
        <w:annotationRef/>
      </w:r>
      <w:proofErr w:type="spellStart"/>
      <w:r>
        <w:t>Kostia</w:t>
      </w:r>
      <w:proofErr w:type="spellEnd"/>
      <w:r>
        <w:t>, on slide 3 or 4 S3 bucket is added as collaborative space so is it completely out of scope?</w:t>
      </w:r>
    </w:p>
  </w:comment>
  <w:comment w:id="120" w:author="Kostiantyn Kudriavtsev" w:date="2016-09-09T16:46:00Z" w:initials="KK">
    <w:p w14:paraId="67662F03" w14:textId="21D52F34" w:rsidR="00C47D69" w:rsidRDefault="00C47D69">
      <w:pPr>
        <w:pStyle w:val="CommentText"/>
      </w:pPr>
      <w:r>
        <w:rPr>
          <w:rStyle w:val="CommentReference"/>
        </w:rPr>
        <w:annotationRef/>
      </w:r>
      <w:r>
        <w:t xml:space="preserve">Yeah, we not doing nothing about </w:t>
      </w:r>
      <w:proofErr w:type="spellStart"/>
      <w:r>
        <w:t>coll</w:t>
      </w:r>
      <w:proofErr w:type="spellEnd"/>
      <w:r>
        <w:t xml:space="preserve"> space in MVP, only reusing existing S3 buckets if they exist and provided by customer</w:t>
      </w:r>
    </w:p>
  </w:comment>
  <w:comment w:id="122" w:author="Kostiantyn Kudriavtsev" w:date="2016-09-08T17:34:00Z" w:initials="KK">
    <w:p w14:paraId="51086222" w14:textId="77777777" w:rsidR="00381F74" w:rsidRDefault="00381F74" w:rsidP="00332710">
      <w:pPr>
        <w:pStyle w:val="CommentText"/>
      </w:pPr>
      <w:r>
        <w:rPr>
          <w:rStyle w:val="CommentReference"/>
        </w:rPr>
        <w:annotationRef/>
      </w:r>
      <w:r>
        <w:t xml:space="preserve">Question: Do we really wont to pack it in </w:t>
      </w:r>
      <w:proofErr w:type="spellStart"/>
      <w:r>
        <w:t>docker</w:t>
      </w:r>
      <w:proofErr w:type="spellEnd"/>
      <w:r>
        <w:t xml:space="preserve">? Perhaps lets deploy it on bare OS? It can be pain in the ass to support and update, </w:t>
      </w:r>
      <w:proofErr w:type="spellStart"/>
      <w:r>
        <w:t>imho</w:t>
      </w:r>
      <w:proofErr w:type="spellEnd"/>
    </w:p>
    <w:p w14:paraId="49A98705" w14:textId="77777777" w:rsidR="00381F74" w:rsidRDefault="00381F74" w:rsidP="00332710">
      <w:pPr>
        <w:pStyle w:val="CommentText"/>
      </w:pPr>
      <w:r>
        <w:t xml:space="preserve">Also, if we make several </w:t>
      </w:r>
      <w:proofErr w:type="spellStart"/>
      <w:r>
        <w:t>docker</w:t>
      </w:r>
      <w:proofErr w:type="spellEnd"/>
      <w:r>
        <w:t xml:space="preserve"> – it’d be pain in the ass to connect them; in one </w:t>
      </w:r>
      <w:proofErr w:type="spellStart"/>
      <w:r>
        <w:t>docker</w:t>
      </w:r>
      <w:proofErr w:type="spellEnd"/>
      <w:r>
        <w:t xml:space="preserve"> – </w:t>
      </w:r>
      <w:proofErr w:type="gramStart"/>
      <w:r>
        <w:t>pain  to</w:t>
      </w:r>
      <w:proofErr w:type="gramEnd"/>
      <w:r>
        <w:t xml:space="preserve"> update and against </w:t>
      </w:r>
      <w:proofErr w:type="spellStart"/>
      <w:r>
        <w:t>docker</w:t>
      </w:r>
      <w:proofErr w:type="spellEnd"/>
      <w:r>
        <w:t xml:space="preserve"> philosophy </w:t>
      </w:r>
    </w:p>
  </w:comment>
  <w:comment w:id="123" w:author="Kostiantyn Kudriavtsev" w:date="2016-09-08T17:35:00Z" w:initials="KK">
    <w:p w14:paraId="07ADAE66" w14:textId="77777777" w:rsidR="00381F74" w:rsidRDefault="00381F74" w:rsidP="00332710">
      <w:pPr>
        <w:pStyle w:val="CommentText"/>
      </w:pPr>
      <w:r>
        <w:rPr>
          <w:rStyle w:val="CommentReference"/>
        </w:rPr>
        <w:annotationRef/>
      </w:r>
    </w:p>
  </w:comment>
  <w:comment w:id="124" w:author="Kostiantyn Kudriavtsev" w:date="2016-09-08T16:40:00Z" w:initials="KK">
    <w:p w14:paraId="40E8BAFF" w14:textId="77777777" w:rsidR="00381F74" w:rsidRDefault="00381F74" w:rsidP="003E75E8">
      <w:pPr>
        <w:pStyle w:val="CommentText"/>
      </w:pPr>
      <w:r>
        <w:rPr>
          <w:rStyle w:val="CommentReference"/>
        </w:rPr>
        <w:annotationRef/>
      </w:r>
      <w:r>
        <w:t xml:space="preserve">To be validate with </w:t>
      </w:r>
      <w:proofErr w:type="spellStart"/>
      <w:r>
        <w:t>Ui</w:t>
      </w:r>
      <w:proofErr w:type="spellEnd"/>
      <w:r>
        <w:t xml:space="preserve"> guy till Sept 08</w:t>
      </w:r>
    </w:p>
  </w:comment>
  <w:comment w:id="125" w:author="Kostiantyn Kudriavtsev" w:date="2016-09-08T16:41:00Z" w:initials="KK">
    <w:p w14:paraId="3B5A8F4B" w14:textId="77777777" w:rsidR="00381F74" w:rsidRDefault="00381F74" w:rsidP="003E75E8">
      <w:pPr>
        <w:pStyle w:val="CommentText"/>
      </w:pPr>
      <w:r>
        <w:rPr>
          <w:rStyle w:val="CommentReference"/>
        </w:rPr>
        <w:annotationRef/>
      </w:r>
      <w:r>
        <w:t>We agreed on Java</w:t>
      </w:r>
    </w:p>
  </w:comment>
  <w:comment w:id="126" w:author="Kostiantyn Kudriavtsev" w:date="2016-09-08T16:41:00Z" w:initials="KK">
    <w:p w14:paraId="1C38151A" w14:textId="77777777" w:rsidR="00381F74" w:rsidRDefault="00381F74" w:rsidP="003E75E8">
      <w:pPr>
        <w:pStyle w:val="CommentText"/>
      </w:pPr>
      <w:r>
        <w:rPr>
          <w:rStyle w:val="CommentReference"/>
        </w:rPr>
        <w:annotationRef/>
      </w:r>
      <w:r>
        <w:t>To be validate with UI guy till Sept 08</w:t>
      </w:r>
    </w:p>
  </w:comment>
  <w:comment w:id="127" w:author="Kostiantyn Kudriavtsev" w:date="2016-09-08T16:42:00Z" w:initials="KK">
    <w:p w14:paraId="6575419E" w14:textId="77777777" w:rsidR="00381F74" w:rsidRDefault="00381F74" w:rsidP="00332710">
      <w:pPr>
        <w:pStyle w:val="CommentText"/>
      </w:pPr>
      <w:r>
        <w:rPr>
          <w:rStyle w:val="CommentReference"/>
        </w:rPr>
        <w:annotationRef/>
      </w:r>
      <w:r>
        <w:t>What does it mean?</w:t>
      </w:r>
    </w:p>
  </w:comment>
  <w:comment w:id="128" w:author="Oleh Hrynyk" w:date="2016-09-09T12:11:00Z" w:initials="OH">
    <w:p w14:paraId="4E8F4F26" w14:textId="2DC420EE" w:rsidR="00381F74" w:rsidRDefault="00381F74">
      <w:pPr>
        <w:pStyle w:val="CommentText"/>
      </w:pPr>
      <w:r>
        <w:rPr>
          <w:rStyle w:val="CommentReference"/>
        </w:rPr>
        <w:annotationRef/>
      </w:r>
      <w:r>
        <w:t>Change replace template/script via CLI</w:t>
      </w:r>
    </w:p>
  </w:comment>
  <w:comment w:id="129" w:author="Kostiantyn Kudriavtsev" w:date="2016-09-09T16:48:00Z" w:initials="KK">
    <w:p w14:paraId="0A80902C" w14:textId="09BF0333" w:rsidR="00C47D69" w:rsidRDefault="00C47D69">
      <w:pPr>
        <w:pStyle w:val="CommentText"/>
      </w:pPr>
      <w:r>
        <w:rPr>
          <w:rStyle w:val="CommentReference"/>
        </w:rPr>
        <w:annotationRef/>
      </w:r>
      <w:r>
        <w:t xml:space="preserve">@Oleh, so it doesn’t sound like “service responsibility” if it’s “via CLI”. </w:t>
      </w:r>
      <w:r>
        <w:t>Agree?</w:t>
      </w:r>
      <w:bookmarkStart w:id="130" w:name="_GoBack"/>
      <w:bookmarkEnd w:id="130"/>
    </w:p>
  </w:comment>
  <w:comment w:id="131" w:author="Kostiantyn Kudriavtsev" w:date="2016-09-08T16:42:00Z" w:initials="KK">
    <w:p w14:paraId="5E6347D4" w14:textId="77777777" w:rsidR="00381F74" w:rsidRDefault="00381F74" w:rsidP="00332710">
      <w:pPr>
        <w:pStyle w:val="CommentText"/>
      </w:pPr>
      <w:r>
        <w:rPr>
          <w:rStyle w:val="CommentReference"/>
        </w:rPr>
        <w:annotationRef/>
      </w:r>
      <w:r>
        <w:t xml:space="preserve">I believe we agreed there is no API, we run </w:t>
      </w:r>
      <w:proofErr w:type="spellStart"/>
      <w:r>
        <w:t>docker</w:t>
      </w:r>
      <w:proofErr w:type="spellEnd"/>
      <w:r>
        <w:t xml:space="preserve"> from command line to execute provisioning of </w:t>
      </w:r>
      <w:proofErr w:type="spellStart"/>
      <w:r>
        <w:t>env</w:t>
      </w:r>
      <w:proofErr w:type="spellEnd"/>
      <w:r>
        <w:t xml:space="preserve">. I see it like there is a folder on disk with contains a list of subfolders, each with </w:t>
      </w:r>
      <w:proofErr w:type="spellStart"/>
      <w:r>
        <w:t>Dockerfile</w:t>
      </w:r>
      <w:proofErr w:type="spellEnd"/>
      <w:r>
        <w:t xml:space="preserve"> and README.md (about this template). When user clicks button “Create template” we execute appropriate command with arguments: inside </w:t>
      </w:r>
      <w:proofErr w:type="spellStart"/>
      <w:r>
        <w:t>docker</w:t>
      </w:r>
      <w:proofErr w:type="spellEnd"/>
      <w:r>
        <w:t xml:space="preserve"> </w:t>
      </w:r>
      <w:proofErr w:type="spellStart"/>
      <w:r>
        <w:t>boto</w:t>
      </w:r>
      <w:proofErr w:type="spellEnd"/>
      <w:r>
        <w:t xml:space="preserve">/python scripts are doing all work, after that </w:t>
      </w:r>
      <w:proofErr w:type="spellStart"/>
      <w:r>
        <w:t>docker</w:t>
      </w:r>
      <w:proofErr w:type="spellEnd"/>
      <w:r>
        <w:t xml:space="preserve"> is finished.  </w:t>
      </w:r>
    </w:p>
    <w:p w14:paraId="21C76C68" w14:textId="77777777" w:rsidR="00381F74" w:rsidRDefault="00381F74" w:rsidP="00332710">
      <w:pPr>
        <w:pStyle w:val="CommentText"/>
      </w:pPr>
      <w:r w:rsidRPr="008A3FFA">
        <w:rPr>
          <w:b/>
        </w:rPr>
        <w:t>@V. Veres:</w:t>
      </w:r>
      <w:r>
        <w:t xml:space="preserve"> could you prepare what information we need to pass into </w:t>
      </w:r>
      <w:proofErr w:type="spellStart"/>
      <w:r>
        <w:t>docker</w:t>
      </w:r>
      <w:proofErr w:type="spellEnd"/>
      <w:r>
        <w:t>/</w:t>
      </w:r>
      <w:proofErr w:type="spellStart"/>
      <w:r>
        <w:t>scropts</w:t>
      </w:r>
      <w:proofErr w:type="spellEnd"/>
      <w:r>
        <w:t xml:space="preserve"> to create </w:t>
      </w:r>
      <w:proofErr w:type="spellStart"/>
      <w:r>
        <w:t>expl</w:t>
      </w:r>
      <w:proofErr w:type="spellEnd"/>
      <w:r>
        <w:t xml:space="preserve"> </w:t>
      </w:r>
      <w:proofErr w:type="spellStart"/>
      <w:r>
        <w:t>env</w:t>
      </w:r>
      <w:proofErr w:type="spellEnd"/>
      <w:r>
        <w:t xml:space="preserve">? For instance, VPC id, all network groups, </w:t>
      </w:r>
      <w:proofErr w:type="spellStart"/>
      <w:r>
        <w:t>etc</w:t>
      </w:r>
      <w:proofErr w:type="spellEnd"/>
    </w:p>
  </w:comment>
  <w:comment w:id="132" w:author="Kostiantyn Kudriavtsev" w:date="2016-09-08T17:23:00Z" w:initials="KK">
    <w:p w14:paraId="4995E1ED" w14:textId="77777777" w:rsidR="00381F74" w:rsidRDefault="00381F74" w:rsidP="00332710">
      <w:pPr>
        <w:pStyle w:val="CommentText"/>
      </w:pPr>
      <w:r>
        <w:rPr>
          <w:rStyle w:val="CommentReference"/>
        </w:rPr>
        <w:annotationRef/>
      </w:r>
      <w:r>
        <w:t xml:space="preserve">Do we really need separate API here? I’d start with monolithic application and wouldn’t introduce </w:t>
      </w:r>
      <w:proofErr w:type="spellStart"/>
      <w:r>
        <w:t>microservices</w:t>
      </w:r>
      <w:proofErr w:type="spellEnd"/>
      <w:r>
        <w:t xml:space="preserve"> now, check it out </w:t>
      </w:r>
      <w:hyperlink r:id="rId1" w:history="1">
        <w:r w:rsidRPr="00FC7A7B">
          <w:rPr>
            <w:rStyle w:val="Hyperlink"/>
            <w:rFonts w:ascii="Times New Roman" w:hAnsi="Times New Roman"/>
          </w:rPr>
          <w:t>http://martinfowler.com/bliki/MonolithFirst.html</w:t>
        </w:r>
      </w:hyperlink>
      <w:r>
        <w:t xml:space="preserve"> </w:t>
      </w:r>
    </w:p>
  </w:comment>
  <w:comment w:id="133" w:author="Oleh Hrynyk" w:date="2016-09-09T12:14:00Z" w:initials="OH">
    <w:p w14:paraId="369D9373" w14:textId="7A7553E3" w:rsidR="00381F74" w:rsidRDefault="00381F74">
      <w:pPr>
        <w:pStyle w:val="CommentText"/>
      </w:pPr>
      <w:r>
        <w:rPr>
          <w:rStyle w:val="CommentReference"/>
        </w:rPr>
        <w:annotationRef/>
      </w:r>
      <w:r>
        <w:t xml:space="preserve">It is not that high efforts however it is much easier to manage…not to mention later </w:t>
      </w:r>
      <w:proofErr w:type="spellStart"/>
      <w:r>
        <w:t>refactorings</w:t>
      </w:r>
      <w:proofErr w:type="spellEnd"/>
      <w:r>
        <w:t>.</w:t>
      </w:r>
    </w:p>
  </w:comment>
  <w:comment w:id="135" w:author="Kostiantyn Kudriavtsev" w:date="2016-09-08T17:25:00Z" w:initials="KK">
    <w:p w14:paraId="176B3B90" w14:textId="77777777" w:rsidR="00381F74" w:rsidRDefault="00381F74" w:rsidP="00332710">
      <w:pPr>
        <w:pStyle w:val="CommentText"/>
      </w:pPr>
      <w:r>
        <w:rPr>
          <w:rStyle w:val="CommentReference"/>
        </w:rPr>
        <w:annotationRef/>
      </w:r>
      <w:r>
        <w:t xml:space="preserve">As I wrote before, I have a vision of template as a folders hierarchy with content inside – it’s also simpler for admin to update them compared to </w:t>
      </w:r>
      <w:proofErr w:type="spellStart"/>
      <w:r>
        <w:t>mongodb</w:t>
      </w:r>
      <w:proofErr w:type="spellEnd"/>
    </w:p>
  </w:comment>
  <w:comment w:id="136" w:author="Oleh Hrynyk" w:date="2016-09-09T12:15:00Z" w:initials="OH">
    <w:p w14:paraId="1FF1C465" w14:textId="51D9990D" w:rsidR="00381F74" w:rsidRDefault="00381F74">
      <w:pPr>
        <w:pStyle w:val="CommentText"/>
      </w:pPr>
      <w:r>
        <w:rPr>
          <w:rStyle w:val="CommentReference"/>
        </w:rPr>
        <w:annotationRef/>
      </w:r>
      <w:r>
        <w:t xml:space="preserve">DB has more benefits, as version management, </w:t>
      </w:r>
      <w:proofErr w:type="spellStart"/>
      <w:r>
        <w:t>ui</w:t>
      </w:r>
      <w:proofErr w:type="spellEnd"/>
      <w:r>
        <w:t>, isolation, worth considering.</w:t>
      </w:r>
    </w:p>
  </w:comment>
  <w:comment w:id="165" w:author="Kostiantyn Kudriavtsev" w:date="2016-09-08T17:37:00Z" w:initials="KK">
    <w:p w14:paraId="2DDF320C" w14:textId="77777777" w:rsidR="00381F74" w:rsidRDefault="00381F74" w:rsidP="00CD28A5">
      <w:pPr>
        <w:pStyle w:val="CommentText"/>
      </w:pPr>
      <w:r>
        <w:rPr>
          <w:rStyle w:val="CommentReference"/>
        </w:rPr>
        <w:annotationRef/>
      </w:r>
      <w:r>
        <w:t>On all instances?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495A38C" w15:done="0"/>
  <w15:commentEx w15:paraId="155D009A" w15:paraIdParent="3495A38C" w15:done="0"/>
  <w15:commentEx w15:paraId="2BECD0CA" w15:done="0"/>
  <w15:commentEx w15:paraId="37129BBE" w15:paraIdParent="2BECD0CA" w15:done="0"/>
  <w15:commentEx w15:paraId="5FED9101" w15:done="0"/>
  <w15:commentEx w15:paraId="37E0AA0E" w15:done="0"/>
  <w15:commentEx w15:paraId="67662F03" w15:paraIdParent="37E0AA0E" w15:done="0"/>
  <w15:commentEx w15:paraId="49A98705" w15:done="0"/>
  <w15:commentEx w15:paraId="07ADAE66" w15:done="0"/>
  <w15:commentEx w15:paraId="40E8BAFF" w15:done="0"/>
  <w15:commentEx w15:paraId="3B5A8F4B" w15:done="0"/>
  <w15:commentEx w15:paraId="1C38151A" w15:done="0"/>
  <w15:commentEx w15:paraId="6575419E" w15:done="0"/>
  <w15:commentEx w15:paraId="4E8F4F26" w15:paraIdParent="6575419E" w15:done="0"/>
  <w15:commentEx w15:paraId="0A80902C" w15:paraIdParent="6575419E" w15:done="0"/>
  <w15:commentEx w15:paraId="21C76C68" w15:done="0"/>
  <w15:commentEx w15:paraId="4995E1ED" w15:done="0"/>
  <w15:commentEx w15:paraId="369D9373" w15:paraIdParent="4995E1ED" w15:done="0"/>
  <w15:commentEx w15:paraId="176B3B90" w15:done="0"/>
  <w15:commentEx w15:paraId="1FF1C465" w15:paraIdParent="176B3B90" w15:done="0"/>
  <w15:commentEx w15:paraId="2DDF32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EAEB4D" w14:textId="77777777" w:rsidR="005B6F2D" w:rsidRDefault="005B6F2D">
      <w:r>
        <w:separator/>
      </w:r>
    </w:p>
  </w:endnote>
  <w:endnote w:type="continuationSeparator" w:id="0">
    <w:p w14:paraId="63701F02" w14:textId="77777777" w:rsidR="005B6F2D" w:rsidRDefault="005B6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343EA" w14:textId="77777777" w:rsidR="00381F74" w:rsidRPr="002C5F65" w:rsidRDefault="00381F74" w:rsidP="00AF3313">
    <w:pPr>
      <w:framePr w:wrap="around" w:vAnchor="page" w:hAnchor="page" w:x="10910" w:y="15764"/>
      <w:widowControl/>
      <w:tabs>
        <w:tab w:val="center" w:pos="4320"/>
        <w:tab w:val="right" w:pos="8640"/>
      </w:tabs>
      <w:spacing w:line="240" w:lineRule="auto"/>
      <w:rPr>
        <w:rStyle w:val="PageNumber"/>
        <w:rFonts w:eastAsia="MS Gothic"/>
        <w:sz w:val="18"/>
        <w:szCs w:val="18"/>
      </w:rPr>
    </w:pPr>
    <w:r w:rsidRPr="002C5F65">
      <w:rPr>
        <w:rStyle w:val="PageNumber"/>
        <w:rFonts w:eastAsia="MS Gothic"/>
        <w:sz w:val="18"/>
        <w:szCs w:val="18"/>
      </w:rPr>
      <w:fldChar w:fldCharType="begin"/>
    </w:r>
    <w:r w:rsidRPr="002C5F65">
      <w:rPr>
        <w:rStyle w:val="PageNumber"/>
        <w:rFonts w:eastAsia="MS Gothic"/>
        <w:sz w:val="18"/>
        <w:szCs w:val="18"/>
      </w:rPr>
      <w:instrText xml:space="preserve">PAGE  </w:instrText>
    </w:r>
    <w:r w:rsidRPr="002C5F65">
      <w:rPr>
        <w:rStyle w:val="PageNumber"/>
        <w:rFonts w:eastAsia="MS Gothic"/>
        <w:sz w:val="18"/>
        <w:szCs w:val="18"/>
      </w:rPr>
      <w:fldChar w:fldCharType="separate"/>
    </w:r>
    <w:r>
      <w:rPr>
        <w:rStyle w:val="PageNumber"/>
        <w:rFonts w:eastAsia="MS Gothic"/>
        <w:noProof/>
        <w:sz w:val="18"/>
        <w:szCs w:val="18"/>
      </w:rPr>
      <w:t>2</w:t>
    </w:r>
    <w:r w:rsidRPr="002C5F65">
      <w:rPr>
        <w:rStyle w:val="PageNumber"/>
        <w:rFonts w:eastAsia="MS Gothic"/>
        <w:sz w:val="18"/>
        <w:szCs w:val="18"/>
      </w:rPr>
      <w:fldChar w:fldCharType="end"/>
    </w:r>
  </w:p>
  <w:tbl>
    <w:tblPr>
      <w:tblpPr w:leftFromText="181" w:rightFromText="181" w:vertAnchor="text" w:horzAnchor="margin" w:tblpX="109" w:tblpY="1"/>
      <w:tblOverlap w:val="never"/>
      <w:tblW w:w="0" w:type="auto"/>
      <w:tblLook w:val="04A0" w:firstRow="1" w:lastRow="0" w:firstColumn="1" w:lastColumn="0" w:noHBand="0" w:noVBand="1"/>
    </w:tblPr>
    <w:tblGrid>
      <w:gridCol w:w="8472"/>
    </w:tblGrid>
    <w:tr w:rsidR="00381F74" w14:paraId="16997932" w14:textId="77777777" w:rsidTr="00BD7076">
      <w:tc>
        <w:tcPr>
          <w:tcW w:w="8472" w:type="dxa"/>
        </w:tcPr>
        <w:p w14:paraId="1E113E8D" w14:textId="77777777" w:rsidR="00381F74" w:rsidRDefault="00381F74" w:rsidP="00673DBC">
          <w:fldSimple w:instr=" DOCPROPERTY  Classification  \* MERGEFORMAT ">
            <w:r>
              <w:t>CONFIDENTIAL</w:t>
            </w:r>
          </w:fldSimple>
          <w:r>
            <w:t xml:space="preserve"> | </w:t>
          </w:r>
          <w:r>
            <w:fldChar w:fldCharType="begin"/>
          </w:r>
          <w:r>
            <w:instrText xml:space="preserve"> SAVEDATE  \@ "MMMM d, yyyy"  \* MERGEFORMAT </w:instrText>
          </w:r>
          <w:r>
            <w:fldChar w:fldCharType="separate"/>
          </w:r>
          <w:r>
            <w:rPr>
              <w:noProof/>
            </w:rPr>
            <w:t>September 9, 2016</w:t>
          </w:r>
          <w:r>
            <w:fldChar w:fldCharType="end"/>
          </w:r>
          <w:r>
            <w:tab/>
          </w:r>
        </w:p>
      </w:tc>
    </w:tr>
  </w:tbl>
  <w:p w14:paraId="18CB4211" w14:textId="77777777" w:rsidR="00381F74" w:rsidRDefault="00381F74" w:rsidP="00673DBC">
    <w:r w:rsidRPr="00205D53">
      <w:rPr>
        <w:noProof/>
      </w:rPr>
      <mc:AlternateContent>
        <mc:Choice Requires="wps">
          <w:drawing>
            <wp:anchor distT="0" distB="0" distL="114300" distR="114300" simplePos="0" relativeHeight="251658240" behindDoc="0" locked="0" layoutInCell="1" allowOverlap="1" wp14:anchorId="108D7126" wp14:editId="1D3A755B">
              <wp:simplePos x="0" y="0"/>
              <wp:positionH relativeFrom="column">
                <wp:posOffset>-51171</wp:posOffset>
              </wp:positionH>
              <wp:positionV relativeFrom="paragraph">
                <wp:posOffset>-17780</wp:posOffset>
              </wp:positionV>
              <wp:extent cx="59436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line w14:anchorId="5681B19E" id="Straight Connector 1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5pt,-1.4pt" to="463.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" strokecolor="#464547"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526"/>
      <w:gridCol w:w="7613"/>
    </w:tblGrid>
    <w:tr w:rsidR="00381F74" w14:paraId="1B2EBFCB" w14:textId="77777777" w:rsidTr="00611EEB">
      <w:tc>
        <w:tcPr>
          <w:tcW w:w="1526" w:type="dxa"/>
          <w:vAlign w:val="center"/>
        </w:tcPr>
        <w:p w14:paraId="79E45B9E" w14:textId="77777777" w:rsidR="00381F74" w:rsidRPr="007F4104" w:rsidRDefault="00381F74" w:rsidP="007F4104">
          <w:pPr>
            <w:pStyle w:val="Footer"/>
            <w:rPr>
              <w:b/>
            </w:rPr>
          </w:pPr>
          <w:r w:rsidRPr="007F4104">
            <w:rPr>
              <w:b/>
            </w:rPr>
            <w:t>Legal Notice:</w:t>
          </w:r>
        </w:p>
      </w:tc>
      <w:tc>
        <w:tcPr>
          <w:tcW w:w="7613" w:type="dxa"/>
          <w:vAlign w:val="center"/>
        </w:tcPr>
        <w:p w14:paraId="489BC704" w14:textId="77777777" w:rsidR="00381F74" w:rsidRPr="001F1D2E" w:rsidRDefault="00381F74" w:rsidP="007F4104">
          <w:pPr>
            <w:pStyle w:val="Footer"/>
          </w:pPr>
          <w:r w:rsidRPr="001F1D2E">
            <w:t xml:space="preserve">This document contains privileged and/or confidential information and may not be </w:t>
          </w:r>
          <w:r w:rsidRPr="007F4104">
            <w:t>disclosed</w:t>
          </w:r>
          <w:r w:rsidRPr="001F1D2E">
            <w:t>, distributed or reproduced without the prior written permission of EPAM</w:t>
          </w:r>
          <w:r w:rsidRPr="008B7308">
            <w:t>®</w:t>
          </w:r>
          <w:r w:rsidRPr="001F1D2E">
            <w:t>.</w:t>
          </w:r>
        </w:p>
      </w:tc>
    </w:tr>
    <w:tr w:rsidR="00381F74" w14:paraId="3E7A9A93" w14:textId="77777777" w:rsidTr="00611EEB">
      <w:tc>
        <w:tcPr>
          <w:tcW w:w="9139" w:type="dxa"/>
          <w:gridSpan w:val="2"/>
        </w:tcPr>
        <w:p w14:paraId="6B809254" w14:textId="77777777" w:rsidR="00381F74" w:rsidRDefault="00381F74" w:rsidP="007F4104">
          <w:pPr>
            <w:pStyle w:val="Footer"/>
          </w:pPr>
          <w:fldSimple w:instr=" DOCPROPERTY  Classification  \* MERGEFORMAT ">
            <w:r>
              <w:t>CONFIDENTIAL</w:t>
            </w:r>
          </w:fldSimple>
          <w:r w:rsidRPr="001F1D2E">
            <w:t xml:space="preserve"> | </w:t>
          </w:r>
          <w:r>
            <w:t xml:space="preserve">Effective Date: </w:t>
          </w:r>
          <w:r>
            <w:fldChar w:fldCharType="begin"/>
          </w:r>
          <w:r>
            <w:instrText xml:space="preserve"> DOCPROPERTY  "Approval Date"  \* MERGEFORMAT </w:instrText>
          </w:r>
          <w:r>
            <w:fldChar w:fldCharType="separate"/>
          </w:r>
          <w:proofErr w:type="spellStart"/>
          <w:r>
            <w:t>dd-Mmm-yyyy</w:t>
          </w:r>
          <w:proofErr w:type="spellEnd"/>
          <w:r>
            <w:fldChar w:fldCharType="end"/>
          </w:r>
        </w:p>
      </w:tc>
    </w:tr>
  </w:tbl>
  <w:p w14:paraId="0088CF33" w14:textId="77777777" w:rsidR="00381F74" w:rsidRPr="005B4AE6" w:rsidRDefault="00381F74" w:rsidP="007F4104">
    <w:pPr>
      <w:pStyle w:val="Footer"/>
    </w:pPr>
    <w:r w:rsidRPr="00DF38F2">
      <w:rPr>
        <w:noProof/>
      </w:rPr>
      <mc:AlternateContent>
        <mc:Choice Requires="wps">
          <w:drawing>
            <wp:anchor distT="0" distB="0" distL="114300" distR="114300" simplePos="0" relativeHeight="251654656" behindDoc="0" locked="0" layoutInCell="1" allowOverlap="1" wp14:anchorId="66B4E086" wp14:editId="441664EC">
              <wp:simplePos x="0" y="0"/>
              <wp:positionH relativeFrom="column">
                <wp:posOffset>-21219</wp:posOffset>
              </wp:positionH>
              <wp:positionV relativeFrom="paragraph">
                <wp:posOffset>-315595</wp:posOffset>
              </wp:positionV>
              <wp:extent cx="5943600" cy="0"/>
              <wp:effectExtent l="0" t="0" r="19050" b="19050"/>
              <wp:wrapSquare wrapText="bothSides"/>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39926C82" id="Straight Connector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24.85pt" to="466.3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" strokecolor="#464547" strokeweight="2pt">
              <w10:wrap type="square"/>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ED875" w14:textId="3D361728" w:rsidR="00381F74" w:rsidRPr="00851FAD" w:rsidRDefault="00381F74" w:rsidP="007D05FE">
    <w:pPr>
      <w:framePr w:w="197" w:wrap="around" w:vAnchor="page" w:hAnchor="page" w:x="10861" w:y="15764"/>
      <w:widowControl/>
      <w:tabs>
        <w:tab w:val="center" w:pos="4320"/>
        <w:tab w:val="right" w:pos="8640"/>
      </w:tabs>
      <w:spacing w:line="240" w:lineRule="auto"/>
      <w:jc w:val="right"/>
      <w:rPr>
        <w:rStyle w:val="PageNumber"/>
        <w:rFonts w:eastAsia="MS Gothic"/>
        <w:sz w:val="18"/>
        <w:szCs w:val="18"/>
      </w:rPr>
    </w:pPr>
    <w:r w:rsidRPr="00851FAD">
      <w:rPr>
        <w:rStyle w:val="PageNumber"/>
        <w:rFonts w:eastAsia="MS Gothic"/>
        <w:sz w:val="18"/>
        <w:szCs w:val="18"/>
      </w:rPr>
      <w:fldChar w:fldCharType="begin"/>
    </w:r>
    <w:r w:rsidRPr="00851FAD">
      <w:rPr>
        <w:rStyle w:val="PageNumber"/>
        <w:rFonts w:eastAsia="MS Gothic"/>
        <w:sz w:val="18"/>
        <w:szCs w:val="18"/>
      </w:rPr>
      <w:instrText xml:space="preserve">PAGE  </w:instrText>
    </w:r>
    <w:r w:rsidRPr="00851FAD">
      <w:rPr>
        <w:rStyle w:val="PageNumber"/>
        <w:rFonts w:eastAsia="MS Gothic"/>
        <w:sz w:val="18"/>
        <w:szCs w:val="18"/>
      </w:rPr>
      <w:fldChar w:fldCharType="separate"/>
    </w:r>
    <w:r w:rsidR="00C47D69">
      <w:rPr>
        <w:rStyle w:val="PageNumber"/>
        <w:rFonts w:eastAsia="MS Gothic"/>
        <w:noProof/>
        <w:sz w:val="18"/>
        <w:szCs w:val="18"/>
      </w:rPr>
      <w:t>21</w:t>
    </w:r>
    <w:r w:rsidRPr="00851FAD">
      <w:rPr>
        <w:rStyle w:val="PageNumber"/>
        <w:rFonts w:eastAsia="MS Gothic"/>
        <w:sz w:val="18"/>
        <w:szCs w:val="18"/>
      </w:rPr>
      <w:fldChar w:fldCharType="end"/>
    </w:r>
  </w:p>
  <w:tbl>
    <w:tblPr>
      <w:tblpPr w:leftFromText="181" w:rightFromText="181" w:vertAnchor="text" w:horzAnchor="margin" w:tblpX="-33" w:tblpY="1"/>
      <w:tblOverlap w:val="never"/>
      <w:tblW w:w="0" w:type="auto"/>
      <w:tblLook w:val="04A0" w:firstRow="1" w:lastRow="0" w:firstColumn="1" w:lastColumn="0" w:noHBand="0" w:noVBand="1"/>
    </w:tblPr>
    <w:tblGrid>
      <w:gridCol w:w="8472"/>
    </w:tblGrid>
    <w:tr w:rsidR="00381F74" w14:paraId="0F928481" w14:textId="77777777" w:rsidTr="00611EEB">
      <w:tc>
        <w:tcPr>
          <w:tcW w:w="8472" w:type="dxa"/>
        </w:tcPr>
        <w:p w14:paraId="0FE2EC5E" w14:textId="77777777" w:rsidR="00381F74" w:rsidRDefault="00381F74" w:rsidP="00611EEB">
          <w:pPr>
            <w:pStyle w:val="Footer"/>
            <w:ind w:left="-80"/>
          </w:pPr>
          <w:fldSimple w:instr=" DOCPROPERTY  Classification  \* MERGEFORMAT ">
            <w:r>
              <w:t>CONFIDENTIAL</w:t>
            </w:r>
          </w:fldSimple>
          <w:r>
            <w:t xml:space="preserve"> | Effective Date: </w:t>
          </w:r>
          <w:r>
            <w:fldChar w:fldCharType="begin"/>
          </w:r>
          <w:r>
            <w:instrText xml:space="preserve"> DOCPROPERTY  "Approval Date"  \* MERGEFORMAT </w:instrText>
          </w:r>
          <w:r>
            <w:fldChar w:fldCharType="separate"/>
          </w:r>
          <w:proofErr w:type="spellStart"/>
          <w:r>
            <w:t>dd-Mmm-yyyy</w:t>
          </w:r>
          <w:proofErr w:type="spellEnd"/>
          <w:r>
            <w:fldChar w:fldCharType="end"/>
          </w:r>
          <w:r>
            <w:tab/>
          </w:r>
        </w:p>
      </w:tc>
    </w:tr>
  </w:tbl>
  <w:p w14:paraId="02F1FEBE" w14:textId="77777777" w:rsidR="00381F74" w:rsidRPr="00205D53" w:rsidRDefault="00381F74" w:rsidP="007F4104">
    <w:pPr>
      <w:pStyle w:val="Footer"/>
    </w:pPr>
    <w:r w:rsidRPr="00205D53">
      <w:rPr>
        <w:noProof/>
      </w:rPr>
      <mc:AlternateContent>
        <mc:Choice Requires="wps">
          <w:drawing>
            <wp:anchor distT="0" distB="0" distL="114300" distR="114300" simplePos="0" relativeHeight="251674112" behindDoc="0" locked="0" layoutInCell="1" allowOverlap="1" wp14:anchorId="2A2A8F52" wp14:editId="3DC9119C">
              <wp:simplePos x="0" y="0"/>
              <wp:positionH relativeFrom="column">
                <wp:posOffset>-15504</wp:posOffset>
              </wp:positionH>
              <wp:positionV relativeFrom="paragraph">
                <wp:posOffset>-8890</wp:posOffset>
              </wp:positionV>
              <wp:extent cx="594360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943600" cy="0"/>
                      </a:xfrm>
                      <a:prstGeom prst="line">
                        <a:avLst/>
                      </a:prstGeom>
                      <a:noFill/>
                      <a:ln w="25400" cap="flat" cmpd="sng" algn="ctr">
                        <a:solidFill>
                          <a:srgbClr val="464547"/>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4ACC657A" id="Straight Connector 21"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pt,-.7pt" to="466.8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" strokecolor="#464547"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852CEB" w14:textId="77777777" w:rsidR="005B6F2D" w:rsidRDefault="005B6F2D">
      <w:r>
        <w:separator/>
      </w:r>
    </w:p>
  </w:footnote>
  <w:footnote w:type="continuationSeparator" w:id="0">
    <w:p w14:paraId="7AFA23D6" w14:textId="77777777" w:rsidR="005B6F2D" w:rsidRDefault="005B6F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85" w:type="dxa"/>
      <w:tblLook w:val="04A0" w:firstRow="1" w:lastRow="0" w:firstColumn="1" w:lastColumn="0" w:noHBand="0" w:noVBand="1"/>
    </w:tblPr>
    <w:tblGrid>
      <w:gridCol w:w="8647"/>
      <w:gridCol w:w="1438"/>
    </w:tblGrid>
    <w:tr w:rsidR="00381F74" w:rsidRPr="00347AA1" w14:paraId="632EDFC6" w14:textId="77777777" w:rsidTr="00611EEB">
      <w:tc>
        <w:tcPr>
          <w:tcW w:w="8647" w:type="dxa"/>
        </w:tcPr>
        <w:p w14:paraId="5ABE6BC3" w14:textId="77777777" w:rsidR="00381F74" w:rsidRDefault="00381F74" w:rsidP="00611EEB">
          <w:pPr>
            <w:pStyle w:val="Header"/>
          </w:pPr>
          <w:r>
            <w:fldChar w:fldCharType="begin"/>
          </w:r>
          <w:r>
            <w:instrText xml:space="preserve"> DOCPROPERTY  Title  \* MERGEFORMAT </w:instrText>
          </w:r>
          <w:r>
            <w:fldChar w:fldCharType="separate"/>
          </w:r>
          <w:r>
            <w:t>Title</w:t>
          </w:r>
          <w:r>
            <w:fldChar w:fldCharType="end"/>
          </w:r>
          <w:r w:rsidRPr="00205D53">
            <w:rPr>
              <w:color w:val="999999"/>
            </w:rPr>
            <w:tab/>
          </w:r>
        </w:p>
      </w:tc>
      <w:tc>
        <w:tcPr>
          <w:tcW w:w="1438" w:type="dxa"/>
        </w:tcPr>
        <w:p w14:paraId="5638FC2B" w14:textId="77777777" w:rsidR="00381F74" w:rsidRPr="006B596A" w:rsidRDefault="00381F74" w:rsidP="00611EEB">
          <w:pPr>
            <w:pStyle w:val="Header"/>
          </w:pPr>
        </w:p>
      </w:tc>
    </w:tr>
    <w:tr w:rsidR="00381F74" w:rsidRPr="00347AA1" w14:paraId="6AC46769" w14:textId="77777777" w:rsidTr="00611EEB">
      <w:trPr>
        <w:trHeight w:val="340"/>
      </w:trPr>
      <w:tc>
        <w:tcPr>
          <w:tcW w:w="8647" w:type="dxa"/>
        </w:tcPr>
        <w:p w14:paraId="184BAD30" w14:textId="77777777" w:rsidR="00381F74" w:rsidRDefault="00381F74" w:rsidP="00611EEB">
          <w:pPr>
            <w:pStyle w:val="Header"/>
          </w:pPr>
          <w:r w:rsidRPr="009618CB">
            <w:t xml:space="preserve">PID: </w:t>
          </w:r>
          <w:r>
            <w:fldChar w:fldCharType="begin"/>
          </w:r>
          <w:r>
            <w:instrText xml:space="preserve"> DOCPROPERTY  PID  \* MERGEFORMAT </w:instrText>
          </w:r>
          <w:r>
            <w:fldChar w:fldCharType="separate"/>
          </w:r>
          <w:r>
            <w:t>&lt;</w:t>
          </w:r>
          <w:proofErr w:type="spellStart"/>
          <w:r>
            <w:t>ClientID</w:t>
          </w:r>
          <w:proofErr w:type="spellEnd"/>
          <w:r>
            <w:t>&gt;-&lt;</w:t>
          </w:r>
          <w:proofErr w:type="spellStart"/>
          <w:r>
            <w:t>ProductID</w:t>
          </w:r>
          <w:proofErr w:type="spellEnd"/>
          <w:r>
            <w:t>&gt;</w:t>
          </w:r>
          <w:r>
            <w:fldChar w:fldCharType="end"/>
          </w:r>
        </w:p>
      </w:tc>
      <w:tc>
        <w:tcPr>
          <w:tcW w:w="1438" w:type="dxa"/>
        </w:tcPr>
        <w:p w14:paraId="2A3FC063" w14:textId="77777777" w:rsidR="00381F74" w:rsidRPr="009618CB" w:rsidRDefault="00381F74" w:rsidP="00611EEB">
          <w:pPr>
            <w:pStyle w:val="Header"/>
          </w:pPr>
          <w:r w:rsidRPr="00205D53">
            <w:rPr>
              <w:noProof/>
            </w:rPr>
            <w:drawing>
              <wp:inline distT="0" distB="0" distL="0" distR="0" wp14:anchorId="6B4A3ECA" wp14:editId="1A57B6D5">
                <wp:extent cx="457200" cy="161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AM_LOGO_gray_blue.eps"/>
                        <pic:cNvPicPr/>
                      </pic:nvPicPr>
                      <pic:blipFill>
                        <a:blip r:embed="rId1" cstate="print">
                          <a:extLst>
                            <a:ext uri="{28A0092B-C50C-407E-A947-70E740481C1C}">
                              <a14:useLocalDpi xmlns:a14="http://schemas.microsoft.com/office/drawing/2010/main" val="0"/>
                            </a:ext>
                          </a:extLst>
                        </a:blip>
                        <a:stretch>
                          <a:fillRect/>
                        </a:stretch>
                      </pic:blipFill>
                      <pic:spPr>
                        <a:xfrm>
                          <a:off x="0" y="0"/>
                          <a:ext cx="457200" cy="161925"/>
                        </a:xfrm>
                        <a:prstGeom prst="rect">
                          <a:avLst/>
                        </a:prstGeom>
                      </pic:spPr>
                    </pic:pic>
                  </a:graphicData>
                </a:graphic>
              </wp:inline>
            </w:drawing>
          </w:r>
        </w:p>
      </w:tc>
    </w:tr>
  </w:tbl>
  <w:p w14:paraId="0BC011FF" w14:textId="77777777" w:rsidR="00381F74" w:rsidRPr="005B4AE6" w:rsidRDefault="00381F74" w:rsidP="00611EEB">
    <w:pPr>
      <w:pStyle w:val="Header"/>
      <w:rPr>
        <w:sz w:val="16"/>
        <w:szCs w:val="16"/>
      </w:rPr>
    </w:pPr>
    <w:r>
      <w:rPr>
        <w:noProof/>
      </w:rPr>
      <mc:AlternateContent>
        <mc:Choice Requires="wps">
          <w:drawing>
            <wp:anchor distT="0" distB="0" distL="114300" distR="114300" simplePos="0" relativeHeight="251659776" behindDoc="0" locked="0" layoutInCell="1" allowOverlap="1" wp14:anchorId="320DCF23" wp14:editId="56D04FAD">
              <wp:simplePos x="0" y="0"/>
              <wp:positionH relativeFrom="column">
                <wp:posOffset>-8255</wp:posOffset>
              </wp:positionH>
              <wp:positionV relativeFrom="paragraph">
                <wp:posOffset>16019</wp:posOffset>
              </wp:positionV>
              <wp:extent cx="59436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5943600" cy="0"/>
                      </a:xfrm>
                      <a:prstGeom prst="line">
                        <a:avLst/>
                      </a:prstGeom>
                      <a:ln w="25400">
                        <a:solidFill>
                          <a:schemeClr val="bg2">
                            <a:lumMod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line w14:anchorId="49C46A79" id="Straight Connector 4"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pt,1.25pt" to="467.3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" strokecolor="#393737 [814]" strokeweight="2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B6905D72"/>
    <w:lvl w:ilvl="0">
      <w:start w:val="1"/>
      <w:numFmt w:val="bullet"/>
      <w:pStyle w:val="ListBullet2"/>
      <w:lvlText w:val="—"/>
      <w:lvlJc w:val="left"/>
      <w:pPr>
        <w:ind w:left="717" w:hanging="360"/>
      </w:pPr>
      <w:rPr>
        <w:rFonts w:ascii="Trebuchet MS" w:hAnsi="Trebuchet MS" w:hint="default"/>
      </w:rPr>
    </w:lvl>
  </w:abstractNum>
  <w:abstractNum w:abstractNumId="1" w15:restartNumberingAfterBreak="0">
    <w:nsid w:val="0149775F"/>
    <w:multiLevelType w:val="multilevel"/>
    <w:tmpl w:val="E17E2150"/>
    <w:lvl w:ilvl="0">
      <w:start w:val="1"/>
      <w:numFmt w:val="bullet"/>
      <w:pStyle w:val="List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23F6289"/>
    <w:multiLevelType w:val="multilevel"/>
    <w:tmpl w:val="60DEAC6A"/>
    <w:lvl w:ilvl="0">
      <w:start w:val="1"/>
      <w:numFmt w:val="upperLetter"/>
      <w:lvlText w:val="Appendix %1."/>
      <w:lvlJc w:val="left"/>
      <w:pPr>
        <w:ind w:left="720" w:hanging="360"/>
      </w:pPr>
      <w:rPr>
        <w:rFonts w:hint="default"/>
      </w:rPr>
    </w:lvl>
    <w:lvl w:ilvl="1">
      <w:start w:val="1"/>
      <w:numFmt w:val="decimal"/>
      <w:pStyle w:val="AppendixLevel2"/>
      <w:lvlText w:val="Appendix %1.%2."/>
      <w:lvlJc w:val="left"/>
      <w:pPr>
        <w:ind w:left="1440" w:hanging="360"/>
      </w:pPr>
      <w:rPr>
        <w:b w:val="0"/>
        <w:bCs w:val="0"/>
        <w:i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37F5035"/>
    <w:multiLevelType w:val="hybridMultilevel"/>
    <w:tmpl w:val="912E35E2"/>
    <w:lvl w:ilvl="0" w:tplc="741AA89E">
      <w:start w:val="1"/>
      <w:numFmt w:val="bullet"/>
      <w:lvlText w:val="•"/>
      <w:lvlJc w:val="left"/>
      <w:pPr>
        <w:tabs>
          <w:tab w:val="num" w:pos="720"/>
        </w:tabs>
        <w:ind w:left="720" w:hanging="360"/>
      </w:pPr>
      <w:rPr>
        <w:rFonts w:ascii="Arial" w:hAnsi="Arial" w:hint="default"/>
      </w:rPr>
    </w:lvl>
    <w:lvl w:ilvl="1" w:tplc="636216A0">
      <w:numFmt w:val="bullet"/>
      <w:lvlText w:val="•"/>
      <w:lvlJc w:val="left"/>
      <w:pPr>
        <w:tabs>
          <w:tab w:val="num" w:pos="1440"/>
        </w:tabs>
        <w:ind w:left="1440" w:hanging="360"/>
      </w:pPr>
      <w:rPr>
        <w:rFonts w:ascii="Arial" w:hAnsi="Arial" w:hint="default"/>
      </w:rPr>
    </w:lvl>
    <w:lvl w:ilvl="2" w:tplc="4438A1F8" w:tentative="1">
      <w:start w:val="1"/>
      <w:numFmt w:val="bullet"/>
      <w:lvlText w:val="•"/>
      <w:lvlJc w:val="left"/>
      <w:pPr>
        <w:tabs>
          <w:tab w:val="num" w:pos="2160"/>
        </w:tabs>
        <w:ind w:left="2160" w:hanging="360"/>
      </w:pPr>
      <w:rPr>
        <w:rFonts w:ascii="Arial" w:hAnsi="Arial" w:hint="default"/>
      </w:rPr>
    </w:lvl>
    <w:lvl w:ilvl="3" w:tplc="37E01F12" w:tentative="1">
      <w:start w:val="1"/>
      <w:numFmt w:val="bullet"/>
      <w:lvlText w:val="•"/>
      <w:lvlJc w:val="left"/>
      <w:pPr>
        <w:tabs>
          <w:tab w:val="num" w:pos="2880"/>
        </w:tabs>
        <w:ind w:left="2880" w:hanging="360"/>
      </w:pPr>
      <w:rPr>
        <w:rFonts w:ascii="Arial" w:hAnsi="Arial" w:hint="default"/>
      </w:rPr>
    </w:lvl>
    <w:lvl w:ilvl="4" w:tplc="67440D44" w:tentative="1">
      <w:start w:val="1"/>
      <w:numFmt w:val="bullet"/>
      <w:lvlText w:val="•"/>
      <w:lvlJc w:val="left"/>
      <w:pPr>
        <w:tabs>
          <w:tab w:val="num" w:pos="3600"/>
        </w:tabs>
        <w:ind w:left="3600" w:hanging="360"/>
      </w:pPr>
      <w:rPr>
        <w:rFonts w:ascii="Arial" w:hAnsi="Arial" w:hint="default"/>
      </w:rPr>
    </w:lvl>
    <w:lvl w:ilvl="5" w:tplc="27C88A52" w:tentative="1">
      <w:start w:val="1"/>
      <w:numFmt w:val="bullet"/>
      <w:lvlText w:val="•"/>
      <w:lvlJc w:val="left"/>
      <w:pPr>
        <w:tabs>
          <w:tab w:val="num" w:pos="4320"/>
        </w:tabs>
        <w:ind w:left="4320" w:hanging="360"/>
      </w:pPr>
      <w:rPr>
        <w:rFonts w:ascii="Arial" w:hAnsi="Arial" w:hint="default"/>
      </w:rPr>
    </w:lvl>
    <w:lvl w:ilvl="6" w:tplc="D412487A" w:tentative="1">
      <w:start w:val="1"/>
      <w:numFmt w:val="bullet"/>
      <w:lvlText w:val="•"/>
      <w:lvlJc w:val="left"/>
      <w:pPr>
        <w:tabs>
          <w:tab w:val="num" w:pos="5040"/>
        </w:tabs>
        <w:ind w:left="5040" w:hanging="360"/>
      </w:pPr>
      <w:rPr>
        <w:rFonts w:ascii="Arial" w:hAnsi="Arial" w:hint="default"/>
      </w:rPr>
    </w:lvl>
    <w:lvl w:ilvl="7" w:tplc="D4C085C4" w:tentative="1">
      <w:start w:val="1"/>
      <w:numFmt w:val="bullet"/>
      <w:lvlText w:val="•"/>
      <w:lvlJc w:val="left"/>
      <w:pPr>
        <w:tabs>
          <w:tab w:val="num" w:pos="5760"/>
        </w:tabs>
        <w:ind w:left="5760" w:hanging="360"/>
      </w:pPr>
      <w:rPr>
        <w:rFonts w:ascii="Arial" w:hAnsi="Arial" w:hint="default"/>
      </w:rPr>
    </w:lvl>
    <w:lvl w:ilvl="8" w:tplc="4BCEA40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99671CD"/>
    <w:multiLevelType w:val="hybridMultilevel"/>
    <w:tmpl w:val="40C8A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1736F9"/>
    <w:multiLevelType w:val="multilevel"/>
    <w:tmpl w:val="3B78CB2C"/>
    <w:lvl w:ilvl="0">
      <w:start w:val="5"/>
      <w:numFmt w:val="decimal"/>
      <w:pStyle w:val="TableNumberedList"/>
      <w:lvlText w:val="%1."/>
      <w:lvlJc w:val="left"/>
      <w:pPr>
        <w:ind w:left="715" w:hanging="284"/>
      </w:pPr>
      <w:rPr>
        <w:rFonts w:hint="default"/>
        <w:color w:val="1A9CB0"/>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6" w15:restartNumberingAfterBreak="0">
    <w:nsid w:val="0A2E40E0"/>
    <w:multiLevelType w:val="hybridMultilevel"/>
    <w:tmpl w:val="22B4C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A9D4CAE"/>
    <w:multiLevelType w:val="multilevel"/>
    <w:tmpl w:val="A5D6B4FA"/>
    <w:styleLink w:val="Multylevelbulletlist"/>
    <w:lvl w:ilvl="0">
      <w:start w:val="1"/>
      <w:numFmt w:val="bullet"/>
      <w:lvlText w:val=""/>
      <w:lvlJc w:val="left"/>
      <w:pPr>
        <w:tabs>
          <w:tab w:val="num" w:pos="360"/>
        </w:tabs>
        <w:ind w:left="360" w:hanging="360"/>
      </w:pPr>
      <w:rPr>
        <w:rFonts w:ascii="Symbol" w:hAnsi="Symbol" w:hint="default"/>
        <w:color w:val="32B6CE"/>
        <w:sz w:val="20"/>
      </w:rPr>
    </w:lvl>
    <w:lvl w:ilvl="1">
      <w:start w:val="1"/>
      <w:numFmt w:val="bullet"/>
      <w:lvlText w:val=""/>
      <w:lvlJc w:val="left"/>
      <w:pPr>
        <w:tabs>
          <w:tab w:val="num" w:pos="1080"/>
        </w:tabs>
        <w:ind w:left="1080" w:hanging="360"/>
      </w:pPr>
      <w:rPr>
        <w:rFonts w:ascii="Symbol" w:hAnsi="Symbol" w:cs="Courier New" w:hint="default"/>
        <w:color w:val="000000" w:themeColor="text1"/>
      </w:rPr>
    </w:lvl>
    <w:lvl w:ilvl="2">
      <w:start w:val="1"/>
      <w:numFmt w:val="bullet"/>
      <w:lvlText w:val=""/>
      <w:lvlJc w:val="left"/>
      <w:pPr>
        <w:tabs>
          <w:tab w:val="num" w:pos="1800"/>
        </w:tabs>
        <w:ind w:left="1800" w:hanging="360"/>
      </w:pPr>
      <w:rPr>
        <w:rFonts w:ascii="Symbol" w:hAnsi="Symbol" w:hint="default"/>
        <w:color w:val="3B3838" w:themeColor="background2" w:themeShade="40"/>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0D343B5B"/>
    <w:multiLevelType w:val="hybridMultilevel"/>
    <w:tmpl w:val="A0F8B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691BDB"/>
    <w:multiLevelType w:val="hybridMultilevel"/>
    <w:tmpl w:val="98E28F78"/>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C17D7"/>
    <w:multiLevelType w:val="hybridMultilevel"/>
    <w:tmpl w:val="A6520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A1E82"/>
    <w:multiLevelType w:val="hybridMultilevel"/>
    <w:tmpl w:val="31863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50E2E"/>
    <w:multiLevelType w:val="hybridMultilevel"/>
    <w:tmpl w:val="65D6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432A8"/>
    <w:multiLevelType w:val="hybridMultilevel"/>
    <w:tmpl w:val="2466AEBA"/>
    <w:lvl w:ilvl="0" w:tplc="9B0204E4">
      <w:start w:val="1"/>
      <w:numFmt w:val="decimal"/>
      <w:pStyle w:val="ListNumber"/>
      <w:lvlText w:val="%1."/>
      <w:lvlJc w:val="left"/>
      <w:pPr>
        <w:ind w:left="4472" w:hanging="360"/>
      </w:pPr>
      <w:rPr>
        <w:rFonts w:ascii="Trebuchet MS" w:hAnsi="Trebuchet MS" w:hint="default"/>
        <w:b w:val="0"/>
        <w:i w:val="0"/>
        <w:color w:val="1A9CB0"/>
        <w:sz w:val="20"/>
      </w:rPr>
    </w:lvl>
    <w:lvl w:ilvl="1" w:tplc="6B8E821C">
      <w:start w:val="1"/>
      <w:numFmt w:val="lowerLetter"/>
      <w:lvlText w:val="%2."/>
      <w:lvlJc w:val="left"/>
      <w:pPr>
        <w:ind w:left="4886" w:hanging="170"/>
      </w:pPr>
      <w:rPr>
        <w:rFonts w:hint="default"/>
      </w:rPr>
    </w:lvl>
    <w:lvl w:ilvl="2" w:tplc="0409001B">
      <w:start w:val="1"/>
      <w:numFmt w:val="lowerRoman"/>
      <w:lvlText w:val="%3."/>
      <w:lvlJc w:val="right"/>
      <w:pPr>
        <w:ind w:left="5912" w:hanging="180"/>
      </w:pPr>
    </w:lvl>
    <w:lvl w:ilvl="3" w:tplc="0409000F" w:tentative="1">
      <w:start w:val="1"/>
      <w:numFmt w:val="decimal"/>
      <w:lvlText w:val="%4."/>
      <w:lvlJc w:val="left"/>
      <w:pPr>
        <w:ind w:left="6632" w:hanging="360"/>
      </w:pPr>
    </w:lvl>
    <w:lvl w:ilvl="4" w:tplc="04090019" w:tentative="1">
      <w:start w:val="1"/>
      <w:numFmt w:val="lowerLetter"/>
      <w:lvlText w:val="%5."/>
      <w:lvlJc w:val="left"/>
      <w:pPr>
        <w:ind w:left="7352" w:hanging="360"/>
      </w:pPr>
    </w:lvl>
    <w:lvl w:ilvl="5" w:tplc="0409001B" w:tentative="1">
      <w:start w:val="1"/>
      <w:numFmt w:val="lowerRoman"/>
      <w:lvlText w:val="%6."/>
      <w:lvlJc w:val="right"/>
      <w:pPr>
        <w:ind w:left="8072" w:hanging="180"/>
      </w:pPr>
    </w:lvl>
    <w:lvl w:ilvl="6" w:tplc="0409000F" w:tentative="1">
      <w:start w:val="1"/>
      <w:numFmt w:val="decimal"/>
      <w:lvlText w:val="%7."/>
      <w:lvlJc w:val="left"/>
      <w:pPr>
        <w:ind w:left="8792" w:hanging="360"/>
      </w:pPr>
    </w:lvl>
    <w:lvl w:ilvl="7" w:tplc="04090019" w:tentative="1">
      <w:start w:val="1"/>
      <w:numFmt w:val="lowerLetter"/>
      <w:lvlText w:val="%8."/>
      <w:lvlJc w:val="left"/>
      <w:pPr>
        <w:ind w:left="9512" w:hanging="360"/>
      </w:pPr>
    </w:lvl>
    <w:lvl w:ilvl="8" w:tplc="0409001B" w:tentative="1">
      <w:start w:val="1"/>
      <w:numFmt w:val="lowerRoman"/>
      <w:lvlText w:val="%9."/>
      <w:lvlJc w:val="right"/>
      <w:pPr>
        <w:ind w:left="10232" w:hanging="180"/>
      </w:pPr>
    </w:lvl>
  </w:abstractNum>
  <w:abstractNum w:abstractNumId="14" w15:restartNumberingAfterBreak="0">
    <w:nsid w:val="2F244728"/>
    <w:multiLevelType w:val="hybridMultilevel"/>
    <w:tmpl w:val="0CDCB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A43D4"/>
    <w:multiLevelType w:val="hybridMultilevel"/>
    <w:tmpl w:val="D9262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DA04C9"/>
    <w:multiLevelType w:val="hybridMultilevel"/>
    <w:tmpl w:val="C9461BE2"/>
    <w:lvl w:ilvl="0" w:tplc="EB302666">
      <w:numFmt w:val="bullet"/>
      <w:lvlText w:val="•"/>
      <w:lvlJc w:val="left"/>
      <w:pPr>
        <w:ind w:left="1080" w:hanging="720"/>
      </w:pPr>
      <w:rPr>
        <w:rFonts w:ascii="Trebuchet MS" w:eastAsia="Times New Roman" w:hAnsi="Trebuchet M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886FD0"/>
    <w:multiLevelType w:val="hybridMultilevel"/>
    <w:tmpl w:val="871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A828DA"/>
    <w:multiLevelType w:val="hybridMultilevel"/>
    <w:tmpl w:val="E94E1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74AD1"/>
    <w:multiLevelType w:val="hybridMultilevel"/>
    <w:tmpl w:val="BAC21C70"/>
    <w:lvl w:ilvl="0" w:tplc="4306D12A">
      <w:start w:val="1"/>
      <w:numFmt w:val="bullet"/>
      <w:pStyle w:val="ListBullet3"/>
      <w:lvlText w:val=""/>
      <w:lvlJc w:val="left"/>
      <w:pPr>
        <w:ind w:left="350" w:hanging="360"/>
      </w:pPr>
      <w:rPr>
        <w:rFonts w:ascii="Symbol" w:hAnsi="Symbol" w:hint="default"/>
        <w:color w:val="3B3838" w:themeColor="background2" w:themeShade="40"/>
      </w:rPr>
    </w:lvl>
    <w:lvl w:ilvl="1" w:tplc="04090003" w:tentative="1">
      <w:start w:val="1"/>
      <w:numFmt w:val="bullet"/>
      <w:lvlText w:val="o"/>
      <w:lvlJc w:val="left"/>
      <w:pPr>
        <w:tabs>
          <w:tab w:val="num" w:pos="12"/>
        </w:tabs>
        <w:ind w:left="12" w:hanging="360"/>
      </w:pPr>
      <w:rPr>
        <w:rFonts w:ascii="Courier New" w:hAnsi="Courier New" w:cs="Courier New" w:hint="default"/>
      </w:rPr>
    </w:lvl>
    <w:lvl w:ilvl="2" w:tplc="04090005" w:tentative="1">
      <w:start w:val="1"/>
      <w:numFmt w:val="bullet"/>
      <w:lvlText w:val=""/>
      <w:lvlJc w:val="left"/>
      <w:pPr>
        <w:tabs>
          <w:tab w:val="num" w:pos="732"/>
        </w:tabs>
        <w:ind w:left="732" w:hanging="360"/>
      </w:pPr>
      <w:rPr>
        <w:rFonts w:ascii="Wingdings" w:hAnsi="Wingdings" w:hint="default"/>
      </w:rPr>
    </w:lvl>
    <w:lvl w:ilvl="3" w:tplc="04090001" w:tentative="1">
      <w:start w:val="1"/>
      <w:numFmt w:val="bullet"/>
      <w:lvlText w:val=""/>
      <w:lvlJc w:val="left"/>
      <w:pPr>
        <w:tabs>
          <w:tab w:val="num" w:pos="1452"/>
        </w:tabs>
        <w:ind w:left="1452" w:hanging="360"/>
      </w:pPr>
      <w:rPr>
        <w:rFonts w:ascii="Symbol" w:hAnsi="Symbol" w:hint="default"/>
      </w:rPr>
    </w:lvl>
    <w:lvl w:ilvl="4" w:tplc="04090003" w:tentative="1">
      <w:start w:val="1"/>
      <w:numFmt w:val="bullet"/>
      <w:lvlText w:val="o"/>
      <w:lvlJc w:val="left"/>
      <w:pPr>
        <w:tabs>
          <w:tab w:val="num" w:pos="2172"/>
        </w:tabs>
        <w:ind w:left="2172" w:hanging="360"/>
      </w:pPr>
      <w:rPr>
        <w:rFonts w:ascii="Courier New" w:hAnsi="Courier New" w:cs="Courier New" w:hint="default"/>
      </w:rPr>
    </w:lvl>
    <w:lvl w:ilvl="5" w:tplc="04090005" w:tentative="1">
      <w:start w:val="1"/>
      <w:numFmt w:val="bullet"/>
      <w:lvlText w:val=""/>
      <w:lvlJc w:val="left"/>
      <w:pPr>
        <w:tabs>
          <w:tab w:val="num" w:pos="2892"/>
        </w:tabs>
        <w:ind w:left="2892" w:hanging="360"/>
      </w:pPr>
      <w:rPr>
        <w:rFonts w:ascii="Wingdings" w:hAnsi="Wingdings" w:hint="default"/>
      </w:rPr>
    </w:lvl>
    <w:lvl w:ilvl="6" w:tplc="04090001" w:tentative="1">
      <w:start w:val="1"/>
      <w:numFmt w:val="bullet"/>
      <w:lvlText w:val=""/>
      <w:lvlJc w:val="left"/>
      <w:pPr>
        <w:tabs>
          <w:tab w:val="num" w:pos="3612"/>
        </w:tabs>
        <w:ind w:left="3612" w:hanging="360"/>
      </w:pPr>
      <w:rPr>
        <w:rFonts w:ascii="Symbol" w:hAnsi="Symbol" w:hint="default"/>
      </w:rPr>
    </w:lvl>
    <w:lvl w:ilvl="7" w:tplc="04090003" w:tentative="1">
      <w:start w:val="1"/>
      <w:numFmt w:val="bullet"/>
      <w:lvlText w:val="o"/>
      <w:lvlJc w:val="left"/>
      <w:pPr>
        <w:tabs>
          <w:tab w:val="num" w:pos="4332"/>
        </w:tabs>
        <w:ind w:left="4332" w:hanging="360"/>
      </w:pPr>
      <w:rPr>
        <w:rFonts w:ascii="Courier New" w:hAnsi="Courier New" w:cs="Courier New" w:hint="default"/>
      </w:rPr>
    </w:lvl>
    <w:lvl w:ilvl="8" w:tplc="04090005" w:tentative="1">
      <w:start w:val="1"/>
      <w:numFmt w:val="bullet"/>
      <w:lvlText w:val=""/>
      <w:lvlJc w:val="left"/>
      <w:pPr>
        <w:tabs>
          <w:tab w:val="num" w:pos="5052"/>
        </w:tabs>
        <w:ind w:left="5052" w:hanging="360"/>
      </w:pPr>
      <w:rPr>
        <w:rFonts w:ascii="Wingdings" w:hAnsi="Wingdings" w:hint="default"/>
      </w:rPr>
    </w:lvl>
  </w:abstractNum>
  <w:abstractNum w:abstractNumId="20" w15:restartNumberingAfterBreak="0">
    <w:nsid w:val="3876404C"/>
    <w:multiLevelType w:val="hybridMultilevel"/>
    <w:tmpl w:val="EE720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B26C5D"/>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2" w15:restartNumberingAfterBreak="0">
    <w:nsid w:val="3CC64B7B"/>
    <w:multiLevelType w:val="hybridMultilevel"/>
    <w:tmpl w:val="E0A26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C52BA0"/>
    <w:multiLevelType w:val="hybridMultilevel"/>
    <w:tmpl w:val="BBF09F26"/>
    <w:lvl w:ilvl="0" w:tplc="0A6E8742">
      <w:start w:val="1"/>
      <w:numFmt w:val="bullet"/>
      <w:lvlText w:val="•"/>
      <w:lvlJc w:val="left"/>
      <w:pPr>
        <w:tabs>
          <w:tab w:val="num" w:pos="720"/>
        </w:tabs>
        <w:ind w:left="720" w:hanging="360"/>
      </w:pPr>
      <w:rPr>
        <w:rFonts w:ascii="Arial" w:hAnsi="Arial" w:hint="default"/>
      </w:rPr>
    </w:lvl>
    <w:lvl w:ilvl="1" w:tplc="9592859E">
      <w:numFmt w:val="bullet"/>
      <w:lvlText w:val="•"/>
      <w:lvlJc w:val="left"/>
      <w:pPr>
        <w:tabs>
          <w:tab w:val="num" w:pos="1440"/>
        </w:tabs>
        <w:ind w:left="1440" w:hanging="360"/>
      </w:pPr>
      <w:rPr>
        <w:rFonts w:ascii="Arial" w:hAnsi="Arial" w:hint="default"/>
      </w:rPr>
    </w:lvl>
    <w:lvl w:ilvl="2" w:tplc="6F102686" w:tentative="1">
      <w:start w:val="1"/>
      <w:numFmt w:val="bullet"/>
      <w:lvlText w:val="•"/>
      <w:lvlJc w:val="left"/>
      <w:pPr>
        <w:tabs>
          <w:tab w:val="num" w:pos="2160"/>
        </w:tabs>
        <w:ind w:left="2160" w:hanging="360"/>
      </w:pPr>
      <w:rPr>
        <w:rFonts w:ascii="Arial" w:hAnsi="Arial" w:hint="default"/>
      </w:rPr>
    </w:lvl>
    <w:lvl w:ilvl="3" w:tplc="430C9EAE" w:tentative="1">
      <w:start w:val="1"/>
      <w:numFmt w:val="bullet"/>
      <w:lvlText w:val="•"/>
      <w:lvlJc w:val="left"/>
      <w:pPr>
        <w:tabs>
          <w:tab w:val="num" w:pos="2880"/>
        </w:tabs>
        <w:ind w:left="2880" w:hanging="360"/>
      </w:pPr>
      <w:rPr>
        <w:rFonts w:ascii="Arial" w:hAnsi="Arial" w:hint="default"/>
      </w:rPr>
    </w:lvl>
    <w:lvl w:ilvl="4" w:tplc="1C541C70" w:tentative="1">
      <w:start w:val="1"/>
      <w:numFmt w:val="bullet"/>
      <w:lvlText w:val="•"/>
      <w:lvlJc w:val="left"/>
      <w:pPr>
        <w:tabs>
          <w:tab w:val="num" w:pos="3600"/>
        </w:tabs>
        <w:ind w:left="3600" w:hanging="360"/>
      </w:pPr>
      <w:rPr>
        <w:rFonts w:ascii="Arial" w:hAnsi="Arial" w:hint="default"/>
      </w:rPr>
    </w:lvl>
    <w:lvl w:ilvl="5" w:tplc="78EA08AE" w:tentative="1">
      <w:start w:val="1"/>
      <w:numFmt w:val="bullet"/>
      <w:lvlText w:val="•"/>
      <w:lvlJc w:val="left"/>
      <w:pPr>
        <w:tabs>
          <w:tab w:val="num" w:pos="4320"/>
        </w:tabs>
        <w:ind w:left="4320" w:hanging="360"/>
      </w:pPr>
      <w:rPr>
        <w:rFonts w:ascii="Arial" w:hAnsi="Arial" w:hint="default"/>
      </w:rPr>
    </w:lvl>
    <w:lvl w:ilvl="6" w:tplc="428AF77C" w:tentative="1">
      <w:start w:val="1"/>
      <w:numFmt w:val="bullet"/>
      <w:lvlText w:val="•"/>
      <w:lvlJc w:val="left"/>
      <w:pPr>
        <w:tabs>
          <w:tab w:val="num" w:pos="5040"/>
        </w:tabs>
        <w:ind w:left="5040" w:hanging="360"/>
      </w:pPr>
      <w:rPr>
        <w:rFonts w:ascii="Arial" w:hAnsi="Arial" w:hint="default"/>
      </w:rPr>
    </w:lvl>
    <w:lvl w:ilvl="7" w:tplc="F74E1676" w:tentative="1">
      <w:start w:val="1"/>
      <w:numFmt w:val="bullet"/>
      <w:lvlText w:val="•"/>
      <w:lvlJc w:val="left"/>
      <w:pPr>
        <w:tabs>
          <w:tab w:val="num" w:pos="5760"/>
        </w:tabs>
        <w:ind w:left="5760" w:hanging="360"/>
      </w:pPr>
      <w:rPr>
        <w:rFonts w:ascii="Arial" w:hAnsi="Arial" w:hint="default"/>
      </w:rPr>
    </w:lvl>
    <w:lvl w:ilvl="8" w:tplc="15F230B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6597482"/>
    <w:multiLevelType w:val="hybridMultilevel"/>
    <w:tmpl w:val="F5FC6F24"/>
    <w:lvl w:ilvl="0" w:tplc="3EFE177C">
      <w:start w:val="1"/>
      <w:numFmt w:val="bullet"/>
      <w:lvlText w:val="•"/>
      <w:lvlJc w:val="left"/>
      <w:pPr>
        <w:tabs>
          <w:tab w:val="num" w:pos="720"/>
        </w:tabs>
        <w:ind w:left="720" w:hanging="360"/>
      </w:pPr>
      <w:rPr>
        <w:rFonts w:ascii="Arial" w:hAnsi="Arial" w:hint="default"/>
      </w:rPr>
    </w:lvl>
    <w:lvl w:ilvl="1" w:tplc="379CE826">
      <w:numFmt w:val="bullet"/>
      <w:lvlText w:val="•"/>
      <w:lvlJc w:val="left"/>
      <w:pPr>
        <w:tabs>
          <w:tab w:val="num" w:pos="1440"/>
        </w:tabs>
        <w:ind w:left="1440" w:hanging="360"/>
      </w:pPr>
      <w:rPr>
        <w:rFonts w:ascii="Arial" w:hAnsi="Arial" w:hint="default"/>
      </w:rPr>
    </w:lvl>
    <w:lvl w:ilvl="2" w:tplc="BB8A328E" w:tentative="1">
      <w:start w:val="1"/>
      <w:numFmt w:val="bullet"/>
      <w:lvlText w:val="•"/>
      <w:lvlJc w:val="left"/>
      <w:pPr>
        <w:tabs>
          <w:tab w:val="num" w:pos="2160"/>
        </w:tabs>
        <w:ind w:left="2160" w:hanging="360"/>
      </w:pPr>
      <w:rPr>
        <w:rFonts w:ascii="Arial" w:hAnsi="Arial" w:hint="default"/>
      </w:rPr>
    </w:lvl>
    <w:lvl w:ilvl="3" w:tplc="BB36A0D0" w:tentative="1">
      <w:start w:val="1"/>
      <w:numFmt w:val="bullet"/>
      <w:lvlText w:val="•"/>
      <w:lvlJc w:val="left"/>
      <w:pPr>
        <w:tabs>
          <w:tab w:val="num" w:pos="2880"/>
        </w:tabs>
        <w:ind w:left="2880" w:hanging="360"/>
      </w:pPr>
      <w:rPr>
        <w:rFonts w:ascii="Arial" w:hAnsi="Arial" w:hint="default"/>
      </w:rPr>
    </w:lvl>
    <w:lvl w:ilvl="4" w:tplc="B9301C06" w:tentative="1">
      <w:start w:val="1"/>
      <w:numFmt w:val="bullet"/>
      <w:lvlText w:val="•"/>
      <w:lvlJc w:val="left"/>
      <w:pPr>
        <w:tabs>
          <w:tab w:val="num" w:pos="3600"/>
        </w:tabs>
        <w:ind w:left="3600" w:hanging="360"/>
      </w:pPr>
      <w:rPr>
        <w:rFonts w:ascii="Arial" w:hAnsi="Arial" w:hint="default"/>
      </w:rPr>
    </w:lvl>
    <w:lvl w:ilvl="5" w:tplc="6C7061C0" w:tentative="1">
      <w:start w:val="1"/>
      <w:numFmt w:val="bullet"/>
      <w:lvlText w:val="•"/>
      <w:lvlJc w:val="left"/>
      <w:pPr>
        <w:tabs>
          <w:tab w:val="num" w:pos="4320"/>
        </w:tabs>
        <w:ind w:left="4320" w:hanging="360"/>
      </w:pPr>
      <w:rPr>
        <w:rFonts w:ascii="Arial" w:hAnsi="Arial" w:hint="default"/>
      </w:rPr>
    </w:lvl>
    <w:lvl w:ilvl="6" w:tplc="821E22DC" w:tentative="1">
      <w:start w:val="1"/>
      <w:numFmt w:val="bullet"/>
      <w:lvlText w:val="•"/>
      <w:lvlJc w:val="left"/>
      <w:pPr>
        <w:tabs>
          <w:tab w:val="num" w:pos="5040"/>
        </w:tabs>
        <w:ind w:left="5040" w:hanging="360"/>
      </w:pPr>
      <w:rPr>
        <w:rFonts w:ascii="Arial" w:hAnsi="Arial" w:hint="default"/>
      </w:rPr>
    </w:lvl>
    <w:lvl w:ilvl="7" w:tplc="CFEABA72" w:tentative="1">
      <w:start w:val="1"/>
      <w:numFmt w:val="bullet"/>
      <w:lvlText w:val="•"/>
      <w:lvlJc w:val="left"/>
      <w:pPr>
        <w:tabs>
          <w:tab w:val="num" w:pos="5760"/>
        </w:tabs>
        <w:ind w:left="5760" w:hanging="360"/>
      </w:pPr>
      <w:rPr>
        <w:rFonts w:ascii="Arial" w:hAnsi="Arial" w:hint="default"/>
      </w:rPr>
    </w:lvl>
    <w:lvl w:ilvl="8" w:tplc="382A131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77B78BF"/>
    <w:multiLevelType w:val="multilevel"/>
    <w:tmpl w:val="40B4BF24"/>
    <w:styleLink w:val="EPAMBullets"/>
    <w:lvl w:ilvl="0">
      <w:start w:val="1"/>
      <w:numFmt w:val="bullet"/>
      <w:lvlText w:val=""/>
      <w:lvlJc w:val="left"/>
      <w:pPr>
        <w:ind w:left="720" w:hanging="360"/>
      </w:pPr>
      <w:rPr>
        <w:rFonts w:ascii="Symbol" w:hAnsi="Symbol" w:hint="default"/>
        <w:color w:val="ED7D31" w:themeColor="accent2"/>
      </w:rPr>
    </w:lvl>
    <w:lvl w:ilvl="1">
      <w:start w:val="1"/>
      <w:numFmt w:val="bullet"/>
      <w:lvlText w:val=""/>
      <w:lvlJc w:val="left"/>
      <w:pPr>
        <w:ind w:left="1440" w:hanging="360"/>
      </w:pPr>
      <w:rPr>
        <w:rFonts w:ascii="Symbol" w:hAnsi="Symbol" w:hint="default"/>
        <w:color w:val="000000" w:themeColor="text1"/>
      </w:rPr>
    </w:lvl>
    <w:lvl w:ilvl="2">
      <w:start w:val="1"/>
      <w:numFmt w:val="bullet"/>
      <w:lvlText w:val=""/>
      <w:lvlJc w:val="left"/>
      <w:pPr>
        <w:ind w:left="2160" w:hanging="360"/>
      </w:pPr>
      <w:rPr>
        <w:rFonts w:ascii="Symbol" w:hAnsi="Symbol" w:hint="default"/>
        <w:color w:val="000000" w:themeColor="text1"/>
      </w:rPr>
    </w:lvl>
    <w:lvl w:ilvl="3">
      <w:start w:val="1"/>
      <w:numFmt w:val="bullet"/>
      <w:lvlText w:val=""/>
      <w:lvlJc w:val="left"/>
      <w:pPr>
        <w:ind w:left="2880" w:hanging="360"/>
      </w:pPr>
      <w:rPr>
        <w:rFonts w:ascii="Symbol" w:hAnsi="Symbol" w:hint="default"/>
        <w:color w:val="000000" w:themeColor="text1"/>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7FA0120"/>
    <w:multiLevelType w:val="hybridMultilevel"/>
    <w:tmpl w:val="AF2EF144"/>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3266A"/>
    <w:multiLevelType w:val="hybridMultilevel"/>
    <w:tmpl w:val="389C3A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F00032"/>
    <w:multiLevelType w:val="hybridMultilevel"/>
    <w:tmpl w:val="4366EF3A"/>
    <w:lvl w:ilvl="0" w:tplc="7B32AA30">
      <w:numFmt w:val="bullet"/>
      <w:lvlText w:val="–"/>
      <w:lvlJc w:val="left"/>
      <w:pPr>
        <w:ind w:left="108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00A621E"/>
    <w:multiLevelType w:val="hybridMultilevel"/>
    <w:tmpl w:val="E904F98C"/>
    <w:lvl w:ilvl="0" w:tplc="8822F7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866F1"/>
    <w:multiLevelType w:val="hybridMultilevel"/>
    <w:tmpl w:val="0316A5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4DE0C1F"/>
    <w:multiLevelType w:val="hybridMultilevel"/>
    <w:tmpl w:val="7062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21095E"/>
    <w:multiLevelType w:val="hybridMultilevel"/>
    <w:tmpl w:val="CD8E7930"/>
    <w:lvl w:ilvl="0" w:tplc="C2F81FD8">
      <w:start w:val="1"/>
      <w:numFmt w:val="bullet"/>
      <w:pStyle w:val="TableBulletList"/>
      <w:lvlText w:val=""/>
      <w:lvlJc w:val="left"/>
      <w:pPr>
        <w:ind w:left="720" w:hanging="360"/>
      </w:pPr>
      <w:rPr>
        <w:rFonts w:ascii="Symbol" w:hAnsi="Symbol" w:hint="default"/>
        <w:color w:val="1A9CB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6C26ED"/>
    <w:multiLevelType w:val="hybridMultilevel"/>
    <w:tmpl w:val="2FFAF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C640D7"/>
    <w:multiLevelType w:val="hybridMultilevel"/>
    <w:tmpl w:val="60D41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855A40"/>
    <w:multiLevelType w:val="multilevel"/>
    <w:tmpl w:val="D2128A80"/>
    <w:lvl w:ilvl="0">
      <w:start w:val="1"/>
      <w:numFmt w:val="upperLetter"/>
      <w:pStyle w:val="AppendixLevel1"/>
      <w:lvlText w:val="Appendix %1."/>
      <w:lvlJc w:val="left"/>
      <w:pPr>
        <w:ind w:left="360" w:hanging="360"/>
      </w:pPr>
      <w:rPr>
        <w:rFonts w:ascii="Arial Black" w:hAnsi="Arial Black" w:hint="default"/>
        <w:b w:val="0"/>
        <w:i w:val="0"/>
        <w:caps/>
        <w:color w:val="464547"/>
        <w:sz w:val="28"/>
      </w:rPr>
    </w:lvl>
    <w:lvl w:ilvl="1">
      <w:start w:val="1"/>
      <w:numFmt w:val="decimal"/>
      <w:lvlText w:val="Appendix %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5FDF28E2"/>
    <w:multiLevelType w:val="hybridMultilevel"/>
    <w:tmpl w:val="24E49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A444EE"/>
    <w:multiLevelType w:val="multilevel"/>
    <w:tmpl w:val="2CBEBDC0"/>
    <w:lvl w:ilvl="0">
      <w:start w:val="1"/>
      <w:numFmt w:val="none"/>
      <w:pStyle w:val="WarningStyle"/>
      <w:suff w:val="space"/>
      <w:lvlText w:val="Warning!"/>
      <w:lvlJc w:val="left"/>
      <w:pPr>
        <w:ind w:left="360" w:hanging="20"/>
      </w:pPr>
      <w:rPr>
        <w:rFonts w:ascii="Trebuchet MS" w:hAnsi="Trebuchet MS" w:hint="default"/>
        <w:b/>
        <w:i w:val="0"/>
        <w:color w:val="464547"/>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0B015D8"/>
    <w:multiLevelType w:val="hybridMultilevel"/>
    <w:tmpl w:val="4D12F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D02CA4"/>
    <w:multiLevelType w:val="hybridMultilevel"/>
    <w:tmpl w:val="B76405C4"/>
    <w:lvl w:ilvl="0" w:tplc="84E0F2CA">
      <w:start w:val="1"/>
      <w:numFmt w:val="bullet"/>
      <w:lvlText w:val="•"/>
      <w:lvlJc w:val="left"/>
      <w:pPr>
        <w:tabs>
          <w:tab w:val="num" w:pos="720"/>
        </w:tabs>
        <w:ind w:left="720" w:hanging="360"/>
      </w:pPr>
      <w:rPr>
        <w:rFonts w:ascii="Arial" w:hAnsi="Arial" w:hint="default"/>
      </w:rPr>
    </w:lvl>
    <w:lvl w:ilvl="1" w:tplc="C9204348">
      <w:numFmt w:val="bullet"/>
      <w:lvlText w:val="•"/>
      <w:lvlJc w:val="left"/>
      <w:pPr>
        <w:tabs>
          <w:tab w:val="num" w:pos="1440"/>
        </w:tabs>
        <w:ind w:left="1440" w:hanging="360"/>
      </w:pPr>
      <w:rPr>
        <w:rFonts w:ascii="Arial" w:hAnsi="Arial" w:hint="default"/>
      </w:rPr>
    </w:lvl>
    <w:lvl w:ilvl="2" w:tplc="A66AE49A" w:tentative="1">
      <w:start w:val="1"/>
      <w:numFmt w:val="bullet"/>
      <w:lvlText w:val="•"/>
      <w:lvlJc w:val="left"/>
      <w:pPr>
        <w:tabs>
          <w:tab w:val="num" w:pos="2160"/>
        </w:tabs>
        <w:ind w:left="2160" w:hanging="360"/>
      </w:pPr>
      <w:rPr>
        <w:rFonts w:ascii="Arial" w:hAnsi="Arial" w:hint="default"/>
      </w:rPr>
    </w:lvl>
    <w:lvl w:ilvl="3" w:tplc="9A3EE148" w:tentative="1">
      <w:start w:val="1"/>
      <w:numFmt w:val="bullet"/>
      <w:lvlText w:val="•"/>
      <w:lvlJc w:val="left"/>
      <w:pPr>
        <w:tabs>
          <w:tab w:val="num" w:pos="2880"/>
        </w:tabs>
        <w:ind w:left="2880" w:hanging="360"/>
      </w:pPr>
      <w:rPr>
        <w:rFonts w:ascii="Arial" w:hAnsi="Arial" w:hint="default"/>
      </w:rPr>
    </w:lvl>
    <w:lvl w:ilvl="4" w:tplc="24E6FDC6" w:tentative="1">
      <w:start w:val="1"/>
      <w:numFmt w:val="bullet"/>
      <w:lvlText w:val="•"/>
      <w:lvlJc w:val="left"/>
      <w:pPr>
        <w:tabs>
          <w:tab w:val="num" w:pos="3600"/>
        </w:tabs>
        <w:ind w:left="3600" w:hanging="360"/>
      </w:pPr>
      <w:rPr>
        <w:rFonts w:ascii="Arial" w:hAnsi="Arial" w:hint="default"/>
      </w:rPr>
    </w:lvl>
    <w:lvl w:ilvl="5" w:tplc="313AF000" w:tentative="1">
      <w:start w:val="1"/>
      <w:numFmt w:val="bullet"/>
      <w:lvlText w:val="•"/>
      <w:lvlJc w:val="left"/>
      <w:pPr>
        <w:tabs>
          <w:tab w:val="num" w:pos="4320"/>
        </w:tabs>
        <w:ind w:left="4320" w:hanging="360"/>
      </w:pPr>
      <w:rPr>
        <w:rFonts w:ascii="Arial" w:hAnsi="Arial" w:hint="default"/>
      </w:rPr>
    </w:lvl>
    <w:lvl w:ilvl="6" w:tplc="BE265DE8" w:tentative="1">
      <w:start w:val="1"/>
      <w:numFmt w:val="bullet"/>
      <w:lvlText w:val="•"/>
      <w:lvlJc w:val="left"/>
      <w:pPr>
        <w:tabs>
          <w:tab w:val="num" w:pos="5040"/>
        </w:tabs>
        <w:ind w:left="5040" w:hanging="360"/>
      </w:pPr>
      <w:rPr>
        <w:rFonts w:ascii="Arial" w:hAnsi="Arial" w:hint="default"/>
      </w:rPr>
    </w:lvl>
    <w:lvl w:ilvl="7" w:tplc="2368AFAC" w:tentative="1">
      <w:start w:val="1"/>
      <w:numFmt w:val="bullet"/>
      <w:lvlText w:val="•"/>
      <w:lvlJc w:val="left"/>
      <w:pPr>
        <w:tabs>
          <w:tab w:val="num" w:pos="5760"/>
        </w:tabs>
        <w:ind w:left="5760" w:hanging="360"/>
      </w:pPr>
      <w:rPr>
        <w:rFonts w:ascii="Arial" w:hAnsi="Arial" w:hint="default"/>
      </w:rPr>
    </w:lvl>
    <w:lvl w:ilvl="8" w:tplc="DDF819D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8AB316D"/>
    <w:multiLevelType w:val="hybridMultilevel"/>
    <w:tmpl w:val="EE20F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542DE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15:restartNumberingAfterBreak="0">
    <w:nsid w:val="6FF83BC2"/>
    <w:multiLevelType w:val="hybridMultilevel"/>
    <w:tmpl w:val="817A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AE7441"/>
    <w:multiLevelType w:val="multilevel"/>
    <w:tmpl w:val="64C430F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721E334A"/>
    <w:multiLevelType w:val="hybridMultilevel"/>
    <w:tmpl w:val="DA4E8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D12AC3"/>
    <w:multiLevelType w:val="hybridMultilevel"/>
    <w:tmpl w:val="70CCD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D54E44"/>
    <w:multiLevelType w:val="hybridMultilevel"/>
    <w:tmpl w:val="76587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11017"/>
    <w:multiLevelType w:val="hybridMultilevel"/>
    <w:tmpl w:val="D08E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F61ED9"/>
    <w:multiLevelType w:val="multilevel"/>
    <w:tmpl w:val="6CDEE088"/>
    <w:lvl w:ilvl="0">
      <w:numFmt w:val="none"/>
      <w:pStyle w:val="NoteStyle"/>
      <w:suff w:val="space"/>
      <w:lvlText w:val="Note:"/>
      <w:lvlJc w:val="left"/>
      <w:pPr>
        <w:ind w:left="964" w:hanging="624"/>
      </w:pPr>
      <w:rPr>
        <w:rFonts w:hint="default"/>
        <w:b/>
        <w:bCs w:val="0"/>
        <w:i w:val="0"/>
        <w:iCs w:val="0"/>
        <w:caps w:val="0"/>
        <w:smallCaps w:val="0"/>
        <w:strike w:val="0"/>
        <w:dstrike w:val="0"/>
        <w:noProof w:val="0"/>
        <w:vanish w:val="0"/>
        <w:color w:val="464547"/>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56" w:hanging="360"/>
      </w:pPr>
      <w:rPr>
        <w:rFonts w:hint="default"/>
      </w:rPr>
    </w:lvl>
    <w:lvl w:ilvl="2">
      <w:start w:val="1"/>
      <w:numFmt w:val="lowerRoman"/>
      <w:lvlText w:val="%3)"/>
      <w:lvlJc w:val="left"/>
      <w:pPr>
        <w:ind w:left="1416" w:hanging="360"/>
      </w:pPr>
      <w:rPr>
        <w:rFonts w:hint="default"/>
      </w:rPr>
    </w:lvl>
    <w:lvl w:ilvl="3">
      <w:start w:val="1"/>
      <w:numFmt w:val="decimal"/>
      <w:lvlText w:val="(%4)"/>
      <w:lvlJc w:val="left"/>
      <w:pPr>
        <w:ind w:left="1776" w:hanging="360"/>
      </w:pPr>
      <w:rPr>
        <w:rFonts w:hint="default"/>
      </w:rPr>
    </w:lvl>
    <w:lvl w:ilvl="4">
      <w:start w:val="1"/>
      <w:numFmt w:val="lowerLetter"/>
      <w:lvlText w:val="(%5)"/>
      <w:lvlJc w:val="left"/>
      <w:pPr>
        <w:ind w:left="2136" w:hanging="360"/>
      </w:pPr>
      <w:rPr>
        <w:rFonts w:hint="default"/>
      </w:rPr>
    </w:lvl>
    <w:lvl w:ilvl="5">
      <w:start w:val="1"/>
      <w:numFmt w:val="lowerRoman"/>
      <w:lvlText w:val="(%6)"/>
      <w:lvlJc w:val="left"/>
      <w:pPr>
        <w:ind w:left="2496" w:hanging="360"/>
      </w:pPr>
      <w:rPr>
        <w:rFonts w:hint="default"/>
      </w:rPr>
    </w:lvl>
    <w:lvl w:ilvl="6">
      <w:start w:val="1"/>
      <w:numFmt w:val="decimal"/>
      <w:lvlText w:val="%7."/>
      <w:lvlJc w:val="left"/>
      <w:pPr>
        <w:ind w:left="2856" w:hanging="360"/>
      </w:pPr>
      <w:rPr>
        <w:rFonts w:hint="default"/>
      </w:rPr>
    </w:lvl>
    <w:lvl w:ilvl="7">
      <w:start w:val="1"/>
      <w:numFmt w:val="lowerLetter"/>
      <w:lvlText w:val="%8."/>
      <w:lvlJc w:val="left"/>
      <w:pPr>
        <w:ind w:left="3216" w:hanging="360"/>
      </w:pPr>
      <w:rPr>
        <w:rFonts w:hint="default"/>
      </w:rPr>
    </w:lvl>
    <w:lvl w:ilvl="8">
      <w:start w:val="1"/>
      <w:numFmt w:val="lowerRoman"/>
      <w:lvlText w:val="%9."/>
      <w:lvlJc w:val="left"/>
      <w:pPr>
        <w:ind w:left="3576" w:hanging="360"/>
      </w:pPr>
      <w:rPr>
        <w:rFonts w:hint="default"/>
      </w:rPr>
    </w:lvl>
  </w:abstractNum>
  <w:abstractNum w:abstractNumId="49" w15:restartNumberingAfterBreak="0">
    <w:nsid w:val="7F2616E8"/>
    <w:multiLevelType w:val="hybridMultilevel"/>
    <w:tmpl w:val="D17E6A7A"/>
    <w:lvl w:ilvl="0" w:tplc="7B32AA30">
      <w:numFmt w:val="bullet"/>
      <w:lvlText w:val="–"/>
      <w:lvlJc w:val="left"/>
      <w:pPr>
        <w:ind w:left="1074" w:hanging="360"/>
      </w:pPr>
      <w:rPr>
        <w:rFonts w:ascii="Arial" w:hAnsi="Arial" w:hint="default"/>
        <w:color w:val="3B3838" w:themeColor="background2" w:themeShade="40"/>
      </w:rPr>
    </w:lvl>
    <w:lvl w:ilvl="1" w:tplc="04090003">
      <w:start w:val="1"/>
      <w:numFmt w:val="bullet"/>
      <w:lvlText w:val="o"/>
      <w:lvlJc w:val="left"/>
      <w:pPr>
        <w:tabs>
          <w:tab w:val="num" w:pos="736"/>
        </w:tabs>
        <w:ind w:left="736" w:hanging="360"/>
      </w:pPr>
      <w:rPr>
        <w:rFonts w:ascii="Courier New" w:hAnsi="Courier New" w:cs="Courier New" w:hint="default"/>
      </w:rPr>
    </w:lvl>
    <w:lvl w:ilvl="2" w:tplc="04090005">
      <w:start w:val="1"/>
      <w:numFmt w:val="bullet"/>
      <w:lvlText w:val=""/>
      <w:lvlJc w:val="left"/>
      <w:pPr>
        <w:tabs>
          <w:tab w:val="num" w:pos="1456"/>
        </w:tabs>
        <w:ind w:left="1456" w:hanging="360"/>
      </w:pPr>
      <w:rPr>
        <w:rFonts w:ascii="Wingdings" w:hAnsi="Wingdings" w:hint="default"/>
      </w:rPr>
    </w:lvl>
    <w:lvl w:ilvl="3" w:tplc="04090001">
      <w:start w:val="1"/>
      <w:numFmt w:val="bullet"/>
      <w:lvlText w:val=""/>
      <w:lvlJc w:val="left"/>
      <w:pPr>
        <w:tabs>
          <w:tab w:val="num" w:pos="2176"/>
        </w:tabs>
        <w:ind w:left="2176" w:hanging="360"/>
      </w:pPr>
      <w:rPr>
        <w:rFonts w:ascii="Symbol" w:hAnsi="Symbol" w:hint="default"/>
      </w:rPr>
    </w:lvl>
    <w:lvl w:ilvl="4" w:tplc="04090003" w:tentative="1">
      <w:start w:val="1"/>
      <w:numFmt w:val="bullet"/>
      <w:lvlText w:val="o"/>
      <w:lvlJc w:val="left"/>
      <w:pPr>
        <w:tabs>
          <w:tab w:val="num" w:pos="2896"/>
        </w:tabs>
        <w:ind w:left="2896" w:hanging="360"/>
      </w:pPr>
      <w:rPr>
        <w:rFonts w:ascii="Courier New" w:hAnsi="Courier New" w:cs="Courier New" w:hint="default"/>
      </w:rPr>
    </w:lvl>
    <w:lvl w:ilvl="5" w:tplc="04090005" w:tentative="1">
      <w:start w:val="1"/>
      <w:numFmt w:val="bullet"/>
      <w:lvlText w:val=""/>
      <w:lvlJc w:val="left"/>
      <w:pPr>
        <w:tabs>
          <w:tab w:val="num" w:pos="3616"/>
        </w:tabs>
        <w:ind w:left="3616" w:hanging="360"/>
      </w:pPr>
      <w:rPr>
        <w:rFonts w:ascii="Wingdings" w:hAnsi="Wingdings" w:hint="default"/>
      </w:rPr>
    </w:lvl>
    <w:lvl w:ilvl="6" w:tplc="04090001" w:tentative="1">
      <w:start w:val="1"/>
      <w:numFmt w:val="bullet"/>
      <w:lvlText w:val=""/>
      <w:lvlJc w:val="left"/>
      <w:pPr>
        <w:tabs>
          <w:tab w:val="num" w:pos="4336"/>
        </w:tabs>
        <w:ind w:left="4336" w:hanging="360"/>
      </w:pPr>
      <w:rPr>
        <w:rFonts w:ascii="Symbol" w:hAnsi="Symbol" w:hint="default"/>
      </w:rPr>
    </w:lvl>
    <w:lvl w:ilvl="7" w:tplc="04090003" w:tentative="1">
      <w:start w:val="1"/>
      <w:numFmt w:val="bullet"/>
      <w:lvlText w:val="o"/>
      <w:lvlJc w:val="left"/>
      <w:pPr>
        <w:tabs>
          <w:tab w:val="num" w:pos="5056"/>
        </w:tabs>
        <w:ind w:left="5056" w:hanging="360"/>
      </w:pPr>
      <w:rPr>
        <w:rFonts w:ascii="Courier New" w:hAnsi="Courier New" w:cs="Courier New" w:hint="default"/>
      </w:rPr>
    </w:lvl>
    <w:lvl w:ilvl="8" w:tplc="04090005" w:tentative="1">
      <w:start w:val="1"/>
      <w:numFmt w:val="bullet"/>
      <w:lvlText w:val=""/>
      <w:lvlJc w:val="left"/>
      <w:pPr>
        <w:tabs>
          <w:tab w:val="num" w:pos="5776"/>
        </w:tabs>
        <w:ind w:left="5776" w:hanging="360"/>
      </w:pPr>
      <w:rPr>
        <w:rFonts w:ascii="Wingdings" w:hAnsi="Wingdings" w:hint="default"/>
      </w:rPr>
    </w:lvl>
  </w:abstractNum>
  <w:num w:numId="1">
    <w:abstractNumId w:val="0"/>
  </w:num>
  <w:num w:numId="2">
    <w:abstractNumId w:val="19"/>
  </w:num>
  <w:num w:numId="3">
    <w:abstractNumId w:val="21"/>
  </w:num>
  <w:num w:numId="4">
    <w:abstractNumId w:val="41"/>
  </w:num>
  <w:num w:numId="5">
    <w:abstractNumId w:val="7"/>
  </w:num>
  <w:num w:numId="6">
    <w:abstractNumId w:val="1"/>
  </w:num>
  <w:num w:numId="7">
    <w:abstractNumId w:val="43"/>
  </w:num>
  <w:num w:numId="8">
    <w:abstractNumId w:val="13"/>
  </w:num>
  <w:num w:numId="9">
    <w:abstractNumId w:val="2"/>
  </w:num>
  <w:num w:numId="10">
    <w:abstractNumId w:val="25"/>
  </w:num>
  <w:num w:numId="11">
    <w:abstractNumId w:val="48"/>
  </w:num>
  <w:num w:numId="12">
    <w:abstractNumId w:val="32"/>
  </w:num>
  <w:num w:numId="13">
    <w:abstractNumId w:val="5"/>
  </w:num>
  <w:num w:numId="14">
    <w:abstractNumId w:val="37"/>
  </w:num>
  <w:num w:numId="15">
    <w:abstractNumId w:val="35"/>
  </w:num>
  <w:num w:numId="16">
    <w:abstractNumId w:val="16"/>
  </w:num>
  <w:num w:numId="17">
    <w:abstractNumId w:val="20"/>
  </w:num>
  <w:num w:numId="18">
    <w:abstractNumId w:val="46"/>
  </w:num>
  <w:num w:numId="19">
    <w:abstractNumId w:val="15"/>
  </w:num>
  <w:num w:numId="20">
    <w:abstractNumId w:val="49"/>
  </w:num>
  <w:num w:numId="21">
    <w:abstractNumId w:val="28"/>
  </w:num>
  <w:num w:numId="22">
    <w:abstractNumId w:val="30"/>
  </w:num>
  <w:num w:numId="23">
    <w:abstractNumId w:val="6"/>
  </w:num>
  <w:num w:numId="24">
    <w:abstractNumId w:val="3"/>
  </w:num>
  <w:num w:numId="25">
    <w:abstractNumId w:val="24"/>
  </w:num>
  <w:num w:numId="26">
    <w:abstractNumId w:val="10"/>
  </w:num>
  <w:num w:numId="27">
    <w:abstractNumId w:val="44"/>
  </w:num>
  <w:num w:numId="28">
    <w:abstractNumId w:val="23"/>
  </w:num>
  <w:num w:numId="29">
    <w:abstractNumId w:val="27"/>
  </w:num>
  <w:num w:numId="30">
    <w:abstractNumId w:val="39"/>
  </w:num>
  <w:num w:numId="31">
    <w:abstractNumId w:val="11"/>
  </w:num>
  <w:num w:numId="32">
    <w:abstractNumId w:val="33"/>
  </w:num>
  <w:num w:numId="33">
    <w:abstractNumId w:val="22"/>
  </w:num>
  <w:num w:numId="34">
    <w:abstractNumId w:val="45"/>
  </w:num>
  <w:num w:numId="35">
    <w:abstractNumId w:val="36"/>
  </w:num>
  <w:num w:numId="36">
    <w:abstractNumId w:val="12"/>
  </w:num>
  <w:num w:numId="37">
    <w:abstractNumId w:val="31"/>
  </w:num>
  <w:num w:numId="38">
    <w:abstractNumId w:val="47"/>
  </w:num>
  <w:num w:numId="39">
    <w:abstractNumId w:val="14"/>
  </w:num>
  <w:num w:numId="40">
    <w:abstractNumId w:val="9"/>
  </w:num>
  <w:num w:numId="41">
    <w:abstractNumId w:val="26"/>
  </w:num>
  <w:num w:numId="42">
    <w:abstractNumId w:val="29"/>
  </w:num>
  <w:num w:numId="43">
    <w:abstractNumId w:val="42"/>
  </w:num>
  <w:num w:numId="44">
    <w:abstractNumId w:val="17"/>
  </w:num>
  <w:num w:numId="45">
    <w:abstractNumId w:val="38"/>
  </w:num>
  <w:num w:numId="46">
    <w:abstractNumId w:val="8"/>
  </w:num>
  <w:num w:numId="47">
    <w:abstractNumId w:val="34"/>
  </w:num>
  <w:num w:numId="48">
    <w:abstractNumId w:val="18"/>
  </w:num>
  <w:num w:numId="49">
    <w:abstractNumId w:val="40"/>
  </w:num>
  <w:num w:numId="50">
    <w:abstractNumId w:val="4"/>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stiantyn Kudriavtsev">
    <w15:presenceInfo w15:providerId="AD" w15:userId="S-1-5-21-2676001572-3131771074-2776907194-27263"/>
  </w15:person>
  <w15:person w15:author="Oleh Hrynyk">
    <w15:presenceInfo w15:providerId="AD" w15:userId="S-1-5-21-3465154619-3282790773-2173923322-37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attachedTemplate r:id="rId1"/>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trackRevisions/>
  <w:defaultTabStop w:val="720"/>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4B1"/>
    <w:rsid w:val="00004E50"/>
    <w:rsid w:val="0001175E"/>
    <w:rsid w:val="00020452"/>
    <w:rsid w:val="00042A5B"/>
    <w:rsid w:val="00044894"/>
    <w:rsid w:val="00060124"/>
    <w:rsid w:val="0006354D"/>
    <w:rsid w:val="00081508"/>
    <w:rsid w:val="00081986"/>
    <w:rsid w:val="00091AE7"/>
    <w:rsid w:val="000922DA"/>
    <w:rsid w:val="000953FC"/>
    <w:rsid w:val="000A6040"/>
    <w:rsid w:val="000D22DF"/>
    <w:rsid w:val="000D4695"/>
    <w:rsid w:val="000E5733"/>
    <w:rsid w:val="000E6370"/>
    <w:rsid w:val="000E676F"/>
    <w:rsid w:val="000E68BD"/>
    <w:rsid w:val="000F15E6"/>
    <w:rsid w:val="000F2774"/>
    <w:rsid w:val="000F7A5F"/>
    <w:rsid w:val="00112145"/>
    <w:rsid w:val="00114D08"/>
    <w:rsid w:val="00116EEC"/>
    <w:rsid w:val="00124281"/>
    <w:rsid w:val="001272FD"/>
    <w:rsid w:val="00127706"/>
    <w:rsid w:val="00130569"/>
    <w:rsid w:val="00131A1C"/>
    <w:rsid w:val="00131E4A"/>
    <w:rsid w:val="001355C3"/>
    <w:rsid w:val="00152FE3"/>
    <w:rsid w:val="0015371B"/>
    <w:rsid w:val="00157D70"/>
    <w:rsid w:val="001619D5"/>
    <w:rsid w:val="00162437"/>
    <w:rsid w:val="00167612"/>
    <w:rsid w:val="00171785"/>
    <w:rsid w:val="00172D97"/>
    <w:rsid w:val="00173FBC"/>
    <w:rsid w:val="00177717"/>
    <w:rsid w:val="001867F1"/>
    <w:rsid w:val="0018721D"/>
    <w:rsid w:val="0019455F"/>
    <w:rsid w:val="001A61F9"/>
    <w:rsid w:val="001A7FA5"/>
    <w:rsid w:val="001B3A3A"/>
    <w:rsid w:val="001B6B1E"/>
    <w:rsid w:val="001C6867"/>
    <w:rsid w:val="001D47B8"/>
    <w:rsid w:val="001E590C"/>
    <w:rsid w:val="001E7FCA"/>
    <w:rsid w:val="001F02C5"/>
    <w:rsid w:val="001F1D2E"/>
    <w:rsid w:val="001F3654"/>
    <w:rsid w:val="00205D53"/>
    <w:rsid w:val="002154C4"/>
    <w:rsid w:val="00221110"/>
    <w:rsid w:val="00221B77"/>
    <w:rsid w:val="00222DC3"/>
    <w:rsid w:val="0022657A"/>
    <w:rsid w:val="00231B83"/>
    <w:rsid w:val="002337FB"/>
    <w:rsid w:val="00235712"/>
    <w:rsid w:val="00260465"/>
    <w:rsid w:val="0026353A"/>
    <w:rsid w:val="0027179A"/>
    <w:rsid w:val="0027273F"/>
    <w:rsid w:val="00276374"/>
    <w:rsid w:val="0028422F"/>
    <w:rsid w:val="00285056"/>
    <w:rsid w:val="00285CE1"/>
    <w:rsid w:val="00286611"/>
    <w:rsid w:val="00287FAA"/>
    <w:rsid w:val="002923D7"/>
    <w:rsid w:val="002A713E"/>
    <w:rsid w:val="002A7951"/>
    <w:rsid w:val="002B6664"/>
    <w:rsid w:val="002C374F"/>
    <w:rsid w:val="002C5F65"/>
    <w:rsid w:val="002D0877"/>
    <w:rsid w:val="002D238E"/>
    <w:rsid w:val="002F1996"/>
    <w:rsid w:val="002F27DD"/>
    <w:rsid w:val="002F5D7B"/>
    <w:rsid w:val="00313880"/>
    <w:rsid w:val="003144F5"/>
    <w:rsid w:val="00315998"/>
    <w:rsid w:val="003254D3"/>
    <w:rsid w:val="0033141B"/>
    <w:rsid w:val="00331A15"/>
    <w:rsid w:val="00332710"/>
    <w:rsid w:val="00333952"/>
    <w:rsid w:val="0033495D"/>
    <w:rsid w:val="003438DB"/>
    <w:rsid w:val="00343E07"/>
    <w:rsid w:val="00347AA1"/>
    <w:rsid w:val="003500CF"/>
    <w:rsid w:val="003534EA"/>
    <w:rsid w:val="003609E8"/>
    <w:rsid w:val="00361FCB"/>
    <w:rsid w:val="0038079D"/>
    <w:rsid w:val="00381F74"/>
    <w:rsid w:val="00383ABB"/>
    <w:rsid w:val="0038754C"/>
    <w:rsid w:val="003878D4"/>
    <w:rsid w:val="00394781"/>
    <w:rsid w:val="00395A30"/>
    <w:rsid w:val="003A0525"/>
    <w:rsid w:val="003A184A"/>
    <w:rsid w:val="003A7967"/>
    <w:rsid w:val="003B0471"/>
    <w:rsid w:val="003C0A3C"/>
    <w:rsid w:val="003C1A7A"/>
    <w:rsid w:val="003C425E"/>
    <w:rsid w:val="003D1F28"/>
    <w:rsid w:val="003D7B93"/>
    <w:rsid w:val="003E41E7"/>
    <w:rsid w:val="003E75E8"/>
    <w:rsid w:val="003F090F"/>
    <w:rsid w:val="003F7F40"/>
    <w:rsid w:val="004000B0"/>
    <w:rsid w:val="00400831"/>
    <w:rsid w:val="004014CF"/>
    <w:rsid w:val="00407BE9"/>
    <w:rsid w:val="00410D49"/>
    <w:rsid w:val="004160CB"/>
    <w:rsid w:val="00417F9B"/>
    <w:rsid w:val="0042056B"/>
    <w:rsid w:val="00432D54"/>
    <w:rsid w:val="00434841"/>
    <w:rsid w:val="00452077"/>
    <w:rsid w:val="004706BE"/>
    <w:rsid w:val="00470C09"/>
    <w:rsid w:val="0047633E"/>
    <w:rsid w:val="004A424C"/>
    <w:rsid w:val="004A49EF"/>
    <w:rsid w:val="004B110A"/>
    <w:rsid w:val="004B3D53"/>
    <w:rsid w:val="004B4D2A"/>
    <w:rsid w:val="004C2F82"/>
    <w:rsid w:val="004D29BE"/>
    <w:rsid w:val="004D2C15"/>
    <w:rsid w:val="004E22A3"/>
    <w:rsid w:val="004F3A73"/>
    <w:rsid w:val="004F3E01"/>
    <w:rsid w:val="004F5181"/>
    <w:rsid w:val="004F796E"/>
    <w:rsid w:val="00503156"/>
    <w:rsid w:val="0052143A"/>
    <w:rsid w:val="0052662C"/>
    <w:rsid w:val="00526E8B"/>
    <w:rsid w:val="00532D0E"/>
    <w:rsid w:val="0053533E"/>
    <w:rsid w:val="005400E3"/>
    <w:rsid w:val="005413F6"/>
    <w:rsid w:val="0054521F"/>
    <w:rsid w:val="00545659"/>
    <w:rsid w:val="005541A1"/>
    <w:rsid w:val="00554F4B"/>
    <w:rsid w:val="00557725"/>
    <w:rsid w:val="00561002"/>
    <w:rsid w:val="005626B3"/>
    <w:rsid w:val="005658C9"/>
    <w:rsid w:val="0057025F"/>
    <w:rsid w:val="0057115C"/>
    <w:rsid w:val="00571F41"/>
    <w:rsid w:val="005731ED"/>
    <w:rsid w:val="005732B5"/>
    <w:rsid w:val="005774AA"/>
    <w:rsid w:val="00580325"/>
    <w:rsid w:val="00587602"/>
    <w:rsid w:val="00593E6E"/>
    <w:rsid w:val="005943E4"/>
    <w:rsid w:val="00597A49"/>
    <w:rsid w:val="005A2132"/>
    <w:rsid w:val="005A2A53"/>
    <w:rsid w:val="005A7AED"/>
    <w:rsid w:val="005B2859"/>
    <w:rsid w:val="005B4AE6"/>
    <w:rsid w:val="005B6F2D"/>
    <w:rsid w:val="005C0966"/>
    <w:rsid w:val="005C69A3"/>
    <w:rsid w:val="005D01A0"/>
    <w:rsid w:val="005D3254"/>
    <w:rsid w:val="005D3713"/>
    <w:rsid w:val="005D4824"/>
    <w:rsid w:val="005E1972"/>
    <w:rsid w:val="005E56AF"/>
    <w:rsid w:val="00603930"/>
    <w:rsid w:val="00611EEB"/>
    <w:rsid w:val="00617320"/>
    <w:rsid w:val="00621D80"/>
    <w:rsid w:val="00622CB0"/>
    <w:rsid w:val="0063083C"/>
    <w:rsid w:val="00637ED9"/>
    <w:rsid w:val="0065035F"/>
    <w:rsid w:val="0065130F"/>
    <w:rsid w:val="0065513D"/>
    <w:rsid w:val="00673DBC"/>
    <w:rsid w:val="0068062E"/>
    <w:rsid w:val="00680814"/>
    <w:rsid w:val="00696F8A"/>
    <w:rsid w:val="006A6633"/>
    <w:rsid w:val="006A77BC"/>
    <w:rsid w:val="006B14D0"/>
    <w:rsid w:val="006B596A"/>
    <w:rsid w:val="006C1242"/>
    <w:rsid w:val="006C205D"/>
    <w:rsid w:val="006C32B4"/>
    <w:rsid w:val="006C5085"/>
    <w:rsid w:val="006D0E55"/>
    <w:rsid w:val="006D5D58"/>
    <w:rsid w:val="006D711A"/>
    <w:rsid w:val="006D794B"/>
    <w:rsid w:val="006E0696"/>
    <w:rsid w:val="006E608E"/>
    <w:rsid w:val="006F37C1"/>
    <w:rsid w:val="006F4111"/>
    <w:rsid w:val="00700A3B"/>
    <w:rsid w:val="007010F5"/>
    <w:rsid w:val="007074E7"/>
    <w:rsid w:val="007124C3"/>
    <w:rsid w:val="00713C48"/>
    <w:rsid w:val="007161C7"/>
    <w:rsid w:val="00720506"/>
    <w:rsid w:val="0072682A"/>
    <w:rsid w:val="00750BDF"/>
    <w:rsid w:val="00751326"/>
    <w:rsid w:val="0075737B"/>
    <w:rsid w:val="007616C8"/>
    <w:rsid w:val="0076217D"/>
    <w:rsid w:val="0077510E"/>
    <w:rsid w:val="0078686A"/>
    <w:rsid w:val="00790075"/>
    <w:rsid w:val="007A740E"/>
    <w:rsid w:val="007B6668"/>
    <w:rsid w:val="007C3456"/>
    <w:rsid w:val="007D05FE"/>
    <w:rsid w:val="007D094C"/>
    <w:rsid w:val="007D2275"/>
    <w:rsid w:val="007D4861"/>
    <w:rsid w:val="007E1A19"/>
    <w:rsid w:val="007E2491"/>
    <w:rsid w:val="007E5C14"/>
    <w:rsid w:val="007F026A"/>
    <w:rsid w:val="007F4104"/>
    <w:rsid w:val="00806DDB"/>
    <w:rsid w:val="008121B0"/>
    <w:rsid w:val="00812D0F"/>
    <w:rsid w:val="0081362A"/>
    <w:rsid w:val="00814B17"/>
    <w:rsid w:val="00820129"/>
    <w:rsid w:val="008237F4"/>
    <w:rsid w:val="00827D53"/>
    <w:rsid w:val="00827DE8"/>
    <w:rsid w:val="0083144A"/>
    <w:rsid w:val="00837C5B"/>
    <w:rsid w:val="008450FB"/>
    <w:rsid w:val="00845FB4"/>
    <w:rsid w:val="00846F0D"/>
    <w:rsid w:val="00851356"/>
    <w:rsid w:val="00851FAD"/>
    <w:rsid w:val="008626B1"/>
    <w:rsid w:val="00867752"/>
    <w:rsid w:val="00882F8B"/>
    <w:rsid w:val="00891C24"/>
    <w:rsid w:val="0089207E"/>
    <w:rsid w:val="0089654B"/>
    <w:rsid w:val="008A16D2"/>
    <w:rsid w:val="008A31BA"/>
    <w:rsid w:val="008A4526"/>
    <w:rsid w:val="008A6205"/>
    <w:rsid w:val="008A6F7F"/>
    <w:rsid w:val="008A770B"/>
    <w:rsid w:val="008A7735"/>
    <w:rsid w:val="008B3B7F"/>
    <w:rsid w:val="008B7308"/>
    <w:rsid w:val="008D4230"/>
    <w:rsid w:val="008D4768"/>
    <w:rsid w:val="008E2573"/>
    <w:rsid w:val="008E5E15"/>
    <w:rsid w:val="008F1077"/>
    <w:rsid w:val="008F627C"/>
    <w:rsid w:val="008F6A33"/>
    <w:rsid w:val="00902571"/>
    <w:rsid w:val="00915A95"/>
    <w:rsid w:val="00920D74"/>
    <w:rsid w:val="009212C7"/>
    <w:rsid w:val="00932D17"/>
    <w:rsid w:val="00936502"/>
    <w:rsid w:val="009515D3"/>
    <w:rsid w:val="00953AD1"/>
    <w:rsid w:val="009618CB"/>
    <w:rsid w:val="00964F64"/>
    <w:rsid w:val="009A31E0"/>
    <w:rsid w:val="009B0820"/>
    <w:rsid w:val="009B2E12"/>
    <w:rsid w:val="009C3628"/>
    <w:rsid w:val="009E0C21"/>
    <w:rsid w:val="009E197C"/>
    <w:rsid w:val="009E280B"/>
    <w:rsid w:val="009E5280"/>
    <w:rsid w:val="009F03ED"/>
    <w:rsid w:val="009F3857"/>
    <w:rsid w:val="009F6A7E"/>
    <w:rsid w:val="00A0184D"/>
    <w:rsid w:val="00A01F87"/>
    <w:rsid w:val="00A05723"/>
    <w:rsid w:val="00A06E43"/>
    <w:rsid w:val="00A071C0"/>
    <w:rsid w:val="00A07331"/>
    <w:rsid w:val="00A10894"/>
    <w:rsid w:val="00A34D25"/>
    <w:rsid w:val="00A35BB6"/>
    <w:rsid w:val="00A37131"/>
    <w:rsid w:val="00A41803"/>
    <w:rsid w:val="00A4372D"/>
    <w:rsid w:val="00A529BC"/>
    <w:rsid w:val="00A530F0"/>
    <w:rsid w:val="00A663E2"/>
    <w:rsid w:val="00A667E6"/>
    <w:rsid w:val="00A821DC"/>
    <w:rsid w:val="00A82F6F"/>
    <w:rsid w:val="00A83F89"/>
    <w:rsid w:val="00A9495A"/>
    <w:rsid w:val="00AA1745"/>
    <w:rsid w:val="00AA1848"/>
    <w:rsid w:val="00AA2B88"/>
    <w:rsid w:val="00AB151C"/>
    <w:rsid w:val="00AC4EB6"/>
    <w:rsid w:val="00AC5A33"/>
    <w:rsid w:val="00AC6D8F"/>
    <w:rsid w:val="00AD1698"/>
    <w:rsid w:val="00AD3B7B"/>
    <w:rsid w:val="00AD5D01"/>
    <w:rsid w:val="00AD6005"/>
    <w:rsid w:val="00AE3CD4"/>
    <w:rsid w:val="00AF3313"/>
    <w:rsid w:val="00AF72D5"/>
    <w:rsid w:val="00B139F6"/>
    <w:rsid w:val="00B215BA"/>
    <w:rsid w:val="00B23CF5"/>
    <w:rsid w:val="00B2599C"/>
    <w:rsid w:val="00B3594E"/>
    <w:rsid w:val="00B35E17"/>
    <w:rsid w:val="00B43774"/>
    <w:rsid w:val="00B47267"/>
    <w:rsid w:val="00B60A5C"/>
    <w:rsid w:val="00B63EB5"/>
    <w:rsid w:val="00B76439"/>
    <w:rsid w:val="00B77276"/>
    <w:rsid w:val="00B81A83"/>
    <w:rsid w:val="00B82610"/>
    <w:rsid w:val="00B839E0"/>
    <w:rsid w:val="00B861C6"/>
    <w:rsid w:val="00B93B24"/>
    <w:rsid w:val="00BB0780"/>
    <w:rsid w:val="00BC4BBC"/>
    <w:rsid w:val="00BC6D7F"/>
    <w:rsid w:val="00BD7076"/>
    <w:rsid w:val="00BE0916"/>
    <w:rsid w:val="00BE4191"/>
    <w:rsid w:val="00BE7F18"/>
    <w:rsid w:val="00BF1290"/>
    <w:rsid w:val="00C00398"/>
    <w:rsid w:val="00C01666"/>
    <w:rsid w:val="00C03F50"/>
    <w:rsid w:val="00C04907"/>
    <w:rsid w:val="00C06698"/>
    <w:rsid w:val="00C07A92"/>
    <w:rsid w:val="00C128AE"/>
    <w:rsid w:val="00C155EE"/>
    <w:rsid w:val="00C21004"/>
    <w:rsid w:val="00C21975"/>
    <w:rsid w:val="00C26AF9"/>
    <w:rsid w:val="00C3363B"/>
    <w:rsid w:val="00C36CF3"/>
    <w:rsid w:val="00C47D69"/>
    <w:rsid w:val="00C50228"/>
    <w:rsid w:val="00C522E2"/>
    <w:rsid w:val="00C53366"/>
    <w:rsid w:val="00C5386D"/>
    <w:rsid w:val="00C5445B"/>
    <w:rsid w:val="00C610B3"/>
    <w:rsid w:val="00C611E9"/>
    <w:rsid w:val="00C618D2"/>
    <w:rsid w:val="00C63011"/>
    <w:rsid w:val="00C70F22"/>
    <w:rsid w:val="00C8030F"/>
    <w:rsid w:val="00C81A5F"/>
    <w:rsid w:val="00C86C05"/>
    <w:rsid w:val="00C876DB"/>
    <w:rsid w:val="00C90F18"/>
    <w:rsid w:val="00C922B5"/>
    <w:rsid w:val="00CA2A71"/>
    <w:rsid w:val="00CB16E7"/>
    <w:rsid w:val="00CB7B22"/>
    <w:rsid w:val="00CC282E"/>
    <w:rsid w:val="00CD28A5"/>
    <w:rsid w:val="00CD7FAA"/>
    <w:rsid w:val="00CE7063"/>
    <w:rsid w:val="00CF4D21"/>
    <w:rsid w:val="00D2411A"/>
    <w:rsid w:val="00D27C46"/>
    <w:rsid w:val="00D32BC5"/>
    <w:rsid w:val="00D454F0"/>
    <w:rsid w:val="00D5186E"/>
    <w:rsid w:val="00D60E24"/>
    <w:rsid w:val="00D627FC"/>
    <w:rsid w:val="00D639FE"/>
    <w:rsid w:val="00D641BF"/>
    <w:rsid w:val="00D70620"/>
    <w:rsid w:val="00D76BDB"/>
    <w:rsid w:val="00D86536"/>
    <w:rsid w:val="00D9361E"/>
    <w:rsid w:val="00DA6CF4"/>
    <w:rsid w:val="00DC5009"/>
    <w:rsid w:val="00DC6BA2"/>
    <w:rsid w:val="00DC791A"/>
    <w:rsid w:val="00DD44B1"/>
    <w:rsid w:val="00DD4EFE"/>
    <w:rsid w:val="00DE2CE7"/>
    <w:rsid w:val="00DE43D7"/>
    <w:rsid w:val="00DE4E52"/>
    <w:rsid w:val="00DF38F2"/>
    <w:rsid w:val="00DF3EFB"/>
    <w:rsid w:val="00DF5E36"/>
    <w:rsid w:val="00E11C49"/>
    <w:rsid w:val="00E16817"/>
    <w:rsid w:val="00E16A36"/>
    <w:rsid w:val="00E22282"/>
    <w:rsid w:val="00E32359"/>
    <w:rsid w:val="00E37B4C"/>
    <w:rsid w:val="00E37BC3"/>
    <w:rsid w:val="00E40716"/>
    <w:rsid w:val="00E44576"/>
    <w:rsid w:val="00E507C7"/>
    <w:rsid w:val="00E52611"/>
    <w:rsid w:val="00E67C90"/>
    <w:rsid w:val="00E74234"/>
    <w:rsid w:val="00E8459E"/>
    <w:rsid w:val="00E903AC"/>
    <w:rsid w:val="00E9149A"/>
    <w:rsid w:val="00E95661"/>
    <w:rsid w:val="00E95BE3"/>
    <w:rsid w:val="00E97B14"/>
    <w:rsid w:val="00EB1411"/>
    <w:rsid w:val="00EC0172"/>
    <w:rsid w:val="00EC462D"/>
    <w:rsid w:val="00EC516A"/>
    <w:rsid w:val="00EE0AC7"/>
    <w:rsid w:val="00EE5CC2"/>
    <w:rsid w:val="00F00698"/>
    <w:rsid w:val="00F06C91"/>
    <w:rsid w:val="00F0741A"/>
    <w:rsid w:val="00F103D5"/>
    <w:rsid w:val="00F12B78"/>
    <w:rsid w:val="00F26FE7"/>
    <w:rsid w:val="00F40220"/>
    <w:rsid w:val="00F43A0B"/>
    <w:rsid w:val="00F6260A"/>
    <w:rsid w:val="00F8413B"/>
    <w:rsid w:val="00F9679B"/>
    <w:rsid w:val="00F96D39"/>
    <w:rsid w:val="00FA2E41"/>
    <w:rsid w:val="00FC2E4A"/>
    <w:rsid w:val="00FC5DA6"/>
    <w:rsid w:val="00FD10BF"/>
    <w:rsid w:val="00FD67BD"/>
    <w:rsid w:val="00FE114F"/>
    <w:rsid w:val="00FE19E3"/>
    <w:rsid w:val="00FE2565"/>
    <w:rsid w:val="00FF15DE"/>
    <w:rsid w:val="00FF2832"/>
    <w:rsid w:val="00FF4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57296D"/>
  <w15:docId w15:val="{B524312F-C38B-42D5-BCB3-547A99406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4" w:semiHidden="1" w:uiPriority="3" w:unhideWhenUsed="1"/>
    <w:lsdException w:name="List 5" w:semiHidden="1" w:uiPriority="3" w:unhideWhenUsed="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
    <w:lsdException w:name="Salutation" w:semiHidden="1" w:uiPriority="3" w:unhideWhenUsed="1"/>
    <w:lsdException w:name="Date" w:semiHidden="1" w:uiPriority="99" w:unhideWhenUsed="1"/>
    <w:lsdException w:name="Body Text First Indent" w:semiHidden="1" w:uiPriority="2"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semiHidden="1" w:uiPriority="3" w:unhideWhenUsed="1"/>
    <w:lsdException w:name="Emphasis"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3"/>
    <w:unhideWhenUsed/>
    <w:rsid w:val="0019455F"/>
    <w:pPr>
      <w:widowControl w:val="0"/>
      <w:spacing w:line="240" w:lineRule="atLeast"/>
    </w:pPr>
  </w:style>
  <w:style w:type="paragraph" w:styleId="Heading1">
    <w:name w:val="heading 1"/>
    <w:next w:val="BodyText"/>
    <w:autoRedefine/>
    <w:qFormat/>
    <w:rsid w:val="006D794B"/>
    <w:pPr>
      <w:keepNext/>
      <w:numPr>
        <w:numId w:val="7"/>
      </w:numPr>
      <w:spacing w:before="240" w:after="120"/>
      <w:ind w:left="431" w:hanging="431"/>
      <w:outlineLvl w:val="0"/>
    </w:pPr>
    <w:rPr>
      <w:rFonts w:ascii="Arial Black" w:hAnsi="Arial Black"/>
      <w:caps/>
      <w:color w:val="464547"/>
      <w:sz w:val="28"/>
    </w:rPr>
  </w:style>
  <w:style w:type="paragraph" w:styleId="Heading2">
    <w:name w:val="heading 2"/>
    <w:next w:val="BodyText"/>
    <w:link w:val="Heading2Char"/>
    <w:autoRedefine/>
    <w:qFormat/>
    <w:rsid w:val="001272FD"/>
    <w:pPr>
      <w:spacing w:before="200" w:after="160"/>
      <w:outlineLvl w:val="1"/>
    </w:pPr>
    <w:rPr>
      <w:rFonts w:ascii="Arial Black" w:hAnsi="Arial Black"/>
      <w:b/>
      <w:bCs/>
      <w:caps/>
      <w:sz w:val="24"/>
    </w:rPr>
  </w:style>
  <w:style w:type="paragraph" w:styleId="Heading3">
    <w:name w:val="heading 3"/>
    <w:next w:val="BodyText"/>
    <w:link w:val="Heading3Char"/>
    <w:autoRedefine/>
    <w:qFormat/>
    <w:rsid w:val="003254D3"/>
    <w:pPr>
      <w:numPr>
        <w:ilvl w:val="2"/>
        <w:numId w:val="7"/>
      </w:numPr>
      <w:spacing w:before="160" w:after="160"/>
      <w:ind w:left="851" w:hanging="851"/>
      <w:outlineLvl w:val="2"/>
    </w:pPr>
    <w:rPr>
      <w:rFonts w:ascii="Arial Black" w:hAnsi="Arial Black"/>
      <w:b/>
      <w:color w:val="1A9CB0"/>
      <w:sz w:val="24"/>
    </w:rPr>
  </w:style>
  <w:style w:type="paragraph" w:styleId="Heading4">
    <w:name w:val="heading 4"/>
    <w:next w:val="BodyText"/>
    <w:autoRedefine/>
    <w:qFormat/>
    <w:rsid w:val="007B6668"/>
    <w:pPr>
      <w:numPr>
        <w:ilvl w:val="3"/>
        <w:numId w:val="7"/>
      </w:numPr>
      <w:spacing w:before="160"/>
      <w:ind w:left="964" w:hanging="964"/>
      <w:outlineLvl w:val="3"/>
    </w:pPr>
    <w:rPr>
      <w:rFonts w:ascii="Arial Black" w:hAnsi="Arial Black"/>
      <w:color w:val="1A9CB0"/>
      <w:sz w:val="22"/>
    </w:rPr>
  </w:style>
  <w:style w:type="paragraph" w:styleId="Heading5">
    <w:name w:val="heading 5"/>
    <w:basedOn w:val="Normal"/>
    <w:next w:val="BodyText"/>
    <w:uiPriority w:val="1"/>
    <w:semiHidden/>
    <w:rsid w:val="00BB0780"/>
    <w:pPr>
      <w:numPr>
        <w:ilvl w:val="4"/>
        <w:numId w:val="7"/>
      </w:numPr>
      <w:spacing w:before="240" w:after="60"/>
      <w:outlineLvl w:val="4"/>
    </w:pPr>
    <w:rPr>
      <w:sz w:val="22"/>
    </w:rPr>
  </w:style>
  <w:style w:type="paragraph" w:styleId="Heading6">
    <w:name w:val="heading 6"/>
    <w:basedOn w:val="Normal"/>
    <w:next w:val="BodyText"/>
    <w:uiPriority w:val="1"/>
    <w:semiHidden/>
    <w:rsid w:val="00BB0780"/>
    <w:pPr>
      <w:numPr>
        <w:ilvl w:val="5"/>
        <w:numId w:val="7"/>
      </w:numPr>
      <w:spacing w:before="240" w:after="60"/>
      <w:outlineLvl w:val="5"/>
    </w:pPr>
    <w:rPr>
      <w:i/>
      <w:sz w:val="22"/>
    </w:rPr>
  </w:style>
  <w:style w:type="paragraph" w:styleId="Heading7">
    <w:name w:val="heading 7"/>
    <w:basedOn w:val="Normal"/>
    <w:next w:val="BodyText"/>
    <w:uiPriority w:val="1"/>
    <w:semiHidden/>
    <w:rsid w:val="00BB0780"/>
    <w:pPr>
      <w:numPr>
        <w:ilvl w:val="6"/>
        <w:numId w:val="7"/>
      </w:numPr>
      <w:spacing w:before="240" w:after="60"/>
      <w:outlineLvl w:val="6"/>
    </w:pPr>
  </w:style>
  <w:style w:type="paragraph" w:styleId="Heading8">
    <w:name w:val="heading 8"/>
    <w:basedOn w:val="Normal"/>
    <w:next w:val="BodyText"/>
    <w:uiPriority w:val="1"/>
    <w:semiHidden/>
    <w:rsid w:val="00BB0780"/>
    <w:pPr>
      <w:numPr>
        <w:ilvl w:val="7"/>
        <w:numId w:val="7"/>
      </w:numPr>
      <w:spacing w:before="240" w:after="60"/>
      <w:outlineLvl w:val="7"/>
    </w:pPr>
    <w:rPr>
      <w:i/>
    </w:rPr>
  </w:style>
  <w:style w:type="paragraph" w:styleId="Heading9">
    <w:name w:val="heading 9"/>
    <w:basedOn w:val="Normal"/>
    <w:next w:val="BodyText"/>
    <w:uiPriority w:val="1"/>
    <w:semiHidden/>
    <w:rsid w:val="00BB0780"/>
    <w:pPr>
      <w:numPr>
        <w:ilvl w:val="8"/>
        <w:numId w:val="7"/>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autoRedefine/>
    <w:qFormat/>
    <w:rsid w:val="00361FCB"/>
    <w:pPr>
      <w:keepLines/>
      <w:spacing w:after="120"/>
      <w:jc w:val="both"/>
    </w:pPr>
    <w:rPr>
      <w:rFonts w:ascii="Trebuchet MS" w:hAnsi="Trebuchet MS"/>
      <w:color w:val="464547"/>
    </w:rPr>
  </w:style>
  <w:style w:type="paragraph" w:customStyle="1" w:styleId="CompanyName">
    <w:name w:val="Company Name"/>
    <w:basedOn w:val="Normal"/>
    <w:autoRedefine/>
    <w:rsid w:val="003A7967"/>
    <w:pPr>
      <w:keepNext/>
      <w:keepLines/>
      <w:tabs>
        <w:tab w:val="center" w:pos="4678"/>
      </w:tabs>
      <w:spacing w:before="120" w:after="120"/>
    </w:pPr>
    <w:rPr>
      <w:rFonts w:ascii="Arial Black" w:hAnsi="Arial Black"/>
      <w:color w:val="3B3838" w:themeColor="background2" w:themeShade="40"/>
      <w:spacing w:val="-25"/>
      <w:kern w:val="28"/>
      <w:sz w:val="28"/>
    </w:rPr>
  </w:style>
  <w:style w:type="paragraph" w:styleId="DocumentMap">
    <w:name w:val="Document Map"/>
    <w:basedOn w:val="Normal"/>
    <w:semiHidden/>
    <w:rsid w:val="000E5733"/>
    <w:pPr>
      <w:shd w:val="clear" w:color="auto" w:fill="000080"/>
    </w:pPr>
    <w:rPr>
      <w:rFonts w:ascii="Tahoma" w:hAnsi="Tahoma"/>
    </w:rPr>
  </w:style>
  <w:style w:type="paragraph" w:styleId="Footer">
    <w:name w:val="footer"/>
    <w:autoRedefine/>
    <w:qFormat/>
    <w:rsid w:val="007F4104"/>
    <w:pPr>
      <w:widowControl w:val="0"/>
      <w:tabs>
        <w:tab w:val="right" w:pos="9214"/>
      </w:tabs>
      <w:spacing w:before="120" w:after="120" w:line="240" w:lineRule="atLeast"/>
      <w:ind w:left="-113"/>
    </w:pPr>
    <w:rPr>
      <w:rFonts w:ascii="Trebuchet MS" w:hAnsi="Trebuchet MS"/>
      <w:color w:val="464547"/>
      <w:sz w:val="18"/>
      <w:szCs w:val="18"/>
    </w:rPr>
  </w:style>
  <w:style w:type="character" w:styleId="FootnoteReference">
    <w:name w:val="footnote reference"/>
    <w:basedOn w:val="DefaultParagraphFont"/>
    <w:semiHidden/>
    <w:rsid w:val="000E5733"/>
    <w:rPr>
      <w:sz w:val="20"/>
      <w:vertAlign w:val="superscript"/>
    </w:rPr>
  </w:style>
  <w:style w:type="paragraph" w:styleId="FootnoteText">
    <w:name w:val="footnote text"/>
    <w:basedOn w:val="Normal"/>
    <w:semiHidden/>
    <w:rsid w:val="003B0471"/>
    <w:pPr>
      <w:keepNext/>
      <w:keepLines/>
      <w:spacing w:before="40" w:after="40"/>
      <w:ind w:left="360" w:hanging="360"/>
    </w:pPr>
    <w:rPr>
      <w:rFonts w:ascii="Helvetica" w:hAnsi="Helvetica"/>
      <w:sz w:val="16"/>
    </w:rPr>
  </w:style>
  <w:style w:type="paragraph" w:styleId="Header">
    <w:name w:val="header"/>
    <w:basedOn w:val="Normal"/>
    <w:autoRedefine/>
    <w:qFormat/>
    <w:rsid w:val="00611EEB"/>
    <w:pPr>
      <w:tabs>
        <w:tab w:val="left" w:pos="0"/>
        <w:tab w:val="right" w:pos="8222"/>
      </w:tabs>
      <w:ind w:hanging="108"/>
    </w:pPr>
    <w:rPr>
      <w:rFonts w:ascii="Trebuchet MS" w:eastAsia="MS Gothic" w:hAnsi="Trebuchet MS"/>
      <w:color w:val="464547"/>
      <w:sz w:val="18"/>
    </w:rPr>
  </w:style>
  <w:style w:type="character" w:styleId="HTMLCode">
    <w:name w:val="HTML Code"/>
    <w:basedOn w:val="DefaultParagraphFont"/>
    <w:uiPriority w:val="99"/>
    <w:semiHidden/>
    <w:rsid w:val="000E5733"/>
    <w:rPr>
      <w:rFonts w:ascii="Courier New" w:hAnsi="Courier New" w:cs="Courier New"/>
      <w:sz w:val="20"/>
      <w:szCs w:val="20"/>
    </w:rPr>
  </w:style>
  <w:style w:type="character" w:styleId="HTMLKeyboard">
    <w:name w:val="HTML Keyboard"/>
    <w:basedOn w:val="DefaultParagraphFont"/>
    <w:uiPriority w:val="2"/>
    <w:semiHidden/>
    <w:rsid w:val="000E5733"/>
    <w:rPr>
      <w:rFonts w:ascii="Courier New" w:hAnsi="Courier New" w:cs="Courier New"/>
      <w:sz w:val="20"/>
      <w:szCs w:val="20"/>
    </w:rPr>
  </w:style>
  <w:style w:type="paragraph" w:styleId="HTMLPreformatted">
    <w:name w:val="HTML Preformatted"/>
    <w:basedOn w:val="Normal"/>
    <w:uiPriority w:val="2"/>
    <w:semiHidden/>
    <w:rsid w:val="000E5733"/>
    <w:rPr>
      <w:rFonts w:ascii="Courier New" w:hAnsi="Courier New" w:cs="Courier New"/>
    </w:rPr>
  </w:style>
  <w:style w:type="character" w:styleId="HTMLTypewriter">
    <w:name w:val="HTML Typewriter"/>
    <w:basedOn w:val="DefaultParagraphFont"/>
    <w:uiPriority w:val="2"/>
    <w:semiHidden/>
    <w:rsid w:val="000E5733"/>
    <w:rPr>
      <w:rFonts w:ascii="Courier New" w:hAnsi="Courier New" w:cs="Courier New"/>
      <w:sz w:val="20"/>
      <w:szCs w:val="20"/>
    </w:rPr>
  </w:style>
  <w:style w:type="character" w:styleId="Hyperlink">
    <w:name w:val="Hyperlink"/>
    <w:basedOn w:val="DefaultParagraphFont"/>
    <w:uiPriority w:val="99"/>
    <w:qFormat/>
    <w:rsid w:val="005943E4"/>
    <w:rPr>
      <w:rFonts w:ascii="Trebuchet MS" w:hAnsi="Trebuchet MS"/>
      <w:color w:val="1A9CB0"/>
      <w:sz w:val="20"/>
      <w:u w:val="single"/>
    </w:rPr>
  </w:style>
  <w:style w:type="paragraph" w:styleId="Index1">
    <w:name w:val="index 1"/>
    <w:basedOn w:val="Normal"/>
    <w:semiHidden/>
    <w:rsid w:val="000E5733"/>
    <w:pPr>
      <w:ind w:left="202" w:hanging="202"/>
    </w:pPr>
  </w:style>
  <w:style w:type="paragraph" w:styleId="Index2">
    <w:name w:val="index 2"/>
    <w:basedOn w:val="Normal"/>
    <w:semiHidden/>
    <w:rsid w:val="000E5733"/>
    <w:pPr>
      <w:ind w:left="404" w:hanging="202"/>
    </w:pPr>
  </w:style>
  <w:style w:type="paragraph" w:styleId="Index3">
    <w:name w:val="index 3"/>
    <w:basedOn w:val="Normal"/>
    <w:semiHidden/>
    <w:rsid w:val="000E5733"/>
    <w:pPr>
      <w:ind w:left="605" w:hanging="202"/>
    </w:pPr>
  </w:style>
  <w:style w:type="paragraph" w:styleId="Index4">
    <w:name w:val="index 4"/>
    <w:basedOn w:val="Normal"/>
    <w:semiHidden/>
    <w:rsid w:val="000E5733"/>
    <w:pPr>
      <w:ind w:left="807" w:hanging="202"/>
    </w:pPr>
  </w:style>
  <w:style w:type="paragraph" w:styleId="Index5">
    <w:name w:val="index 5"/>
    <w:basedOn w:val="Normal"/>
    <w:semiHidden/>
    <w:rsid w:val="000E5733"/>
    <w:pPr>
      <w:ind w:left="1008" w:hanging="202"/>
    </w:pPr>
  </w:style>
  <w:style w:type="paragraph" w:styleId="Index6">
    <w:name w:val="index 6"/>
    <w:basedOn w:val="Normal"/>
    <w:semiHidden/>
    <w:rsid w:val="000E5733"/>
    <w:pPr>
      <w:ind w:left="1210" w:hanging="202"/>
    </w:pPr>
  </w:style>
  <w:style w:type="paragraph" w:styleId="Index7">
    <w:name w:val="index 7"/>
    <w:basedOn w:val="Normal"/>
    <w:semiHidden/>
    <w:rsid w:val="000E5733"/>
    <w:pPr>
      <w:ind w:left="1412" w:hanging="202"/>
    </w:pPr>
  </w:style>
  <w:style w:type="paragraph" w:styleId="Index8">
    <w:name w:val="index 8"/>
    <w:basedOn w:val="Normal"/>
    <w:next w:val="Index6"/>
    <w:semiHidden/>
    <w:rsid w:val="000E5733"/>
    <w:pPr>
      <w:ind w:left="1613" w:hanging="202"/>
    </w:pPr>
  </w:style>
  <w:style w:type="paragraph" w:styleId="Index9">
    <w:name w:val="index 9"/>
    <w:basedOn w:val="Normal"/>
    <w:semiHidden/>
    <w:rsid w:val="000E5733"/>
    <w:pPr>
      <w:ind w:left="1815" w:hanging="202"/>
    </w:pPr>
  </w:style>
  <w:style w:type="paragraph" w:styleId="ListBullet">
    <w:name w:val="List Bullet"/>
    <w:basedOn w:val="BodyText"/>
    <w:autoRedefine/>
    <w:qFormat/>
    <w:rsid w:val="00347AA1"/>
    <w:pPr>
      <w:numPr>
        <w:numId w:val="6"/>
      </w:numPr>
      <w:spacing w:before="120"/>
      <w:ind w:left="714" w:hanging="357"/>
    </w:pPr>
    <w:rPr>
      <w:color w:val="3B3838" w:themeColor="background2" w:themeShade="40"/>
    </w:rPr>
  </w:style>
  <w:style w:type="paragraph" w:styleId="ListBullet2">
    <w:name w:val="List Bullet 2"/>
    <w:basedOn w:val="BodyText"/>
    <w:autoRedefine/>
    <w:qFormat/>
    <w:rsid w:val="00A663E2"/>
    <w:pPr>
      <w:numPr>
        <w:numId w:val="1"/>
      </w:numPr>
      <w:spacing w:before="120"/>
      <w:ind w:left="1077" w:hanging="357"/>
    </w:pPr>
    <w:rPr>
      <w:color w:val="3B3838" w:themeColor="background2" w:themeShade="40"/>
    </w:rPr>
  </w:style>
  <w:style w:type="paragraph" w:styleId="ListBullet3">
    <w:name w:val="List Bullet 3"/>
    <w:basedOn w:val="BodyText"/>
    <w:qFormat/>
    <w:rsid w:val="00A663E2"/>
    <w:pPr>
      <w:numPr>
        <w:numId w:val="2"/>
      </w:numPr>
      <w:tabs>
        <w:tab w:val="left" w:pos="1418"/>
      </w:tabs>
      <w:spacing w:before="120"/>
      <w:ind w:left="1434" w:hanging="357"/>
    </w:pPr>
    <w:rPr>
      <w:color w:val="3B3838" w:themeColor="background2" w:themeShade="40"/>
    </w:rPr>
  </w:style>
  <w:style w:type="paragraph" w:styleId="ListNumber">
    <w:name w:val="List Number"/>
    <w:basedOn w:val="Normal"/>
    <w:autoRedefine/>
    <w:qFormat/>
    <w:rsid w:val="00B63EB5"/>
    <w:pPr>
      <w:numPr>
        <w:numId w:val="8"/>
      </w:numPr>
      <w:spacing w:before="120" w:after="120"/>
      <w:ind w:left="714" w:hanging="357"/>
    </w:pPr>
    <w:rPr>
      <w:rFonts w:ascii="Trebuchet MS" w:hAnsi="Trebuchet MS"/>
      <w:color w:val="3B3838" w:themeColor="background2" w:themeShade="40"/>
    </w:rPr>
  </w:style>
  <w:style w:type="paragraph" w:styleId="NormalWeb">
    <w:name w:val="Normal (Web)"/>
    <w:basedOn w:val="Normal"/>
    <w:uiPriority w:val="3"/>
    <w:semiHidden/>
    <w:rsid w:val="000E5733"/>
    <w:rPr>
      <w:sz w:val="24"/>
      <w:szCs w:val="24"/>
    </w:rPr>
  </w:style>
  <w:style w:type="paragraph" w:styleId="NormalIndent">
    <w:name w:val="Normal Indent"/>
    <w:basedOn w:val="Normal"/>
    <w:uiPriority w:val="3"/>
    <w:semiHidden/>
    <w:rsid w:val="000E5733"/>
    <w:pPr>
      <w:ind w:left="567"/>
    </w:pPr>
  </w:style>
  <w:style w:type="character" w:styleId="PageNumber">
    <w:name w:val="page number"/>
    <w:basedOn w:val="DefaultParagraphFont"/>
    <w:uiPriority w:val="1"/>
    <w:semiHidden/>
    <w:rsid w:val="00827D53"/>
    <w:rPr>
      <w:rFonts w:ascii="Trebuchet MS" w:hAnsi="Trebuchet MS"/>
      <w:color w:val="3B3838" w:themeColor="background2" w:themeShade="40"/>
      <w:position w:val="-6"/>
      <w:sz w:val="20"/>
    </w:rPr>
  </w:style>
  <w:style w:type="paragraph" w:styleId="PlainText">
    <w:name w:val="Plain Text"/>
    <w:basedOn w:val="Normal"/>
    <w:uiPriority w:val="1"/>
    <w:semiHidden/>
    <w:rsid w:val="000E5733"/>
    <w:rPr>
      <w:rFonts w:ascii="Courier" w:hAnsi="Courier" w:cs="Courier New"/>
    </w:rPr>
  </w:style>
  <w:style w:type="paragraph" w:styleId="TableofAuthorities">
    <w:name w:val="table of authorities"/>
    <w:basedOn w:val="Normal"/>
    <w:next w:val="BodyText"/>
    <w:semiHidden/>
    <w:rsid w:val="000E5733"/>
    <w:pPr>
      <w:ind w:left="200" w:hanging="200"/>
    </w:pPr>
  </w:style>
  <w:style w:type="paragraph" w:styleId="TableofFigures">
    <w:name w:val="table of figures"/>
    <w:basedOn w:val="Normal"/>
    <w:next w:val="BodyText"/>
    <w:semiHidden/>
    <w:rsid w:val="000E5733"/>
    <w:pPr>
      <w:ind w:left="400" w:hanging="400"/>
    </w:pPr>
  </w:style>
  <w:style w:type="paragraph" w:styleId="BalloonText">
    <w:name w:val="Balloon Text"/>
    <w:basedOn w:val="Normal"/>
    <w:link w:val="BalloonTextChar"/>
    <w:semiHidden/>
    <w:unhideWhenUsed/>
    <w:rsid w:val="00621D80"/>
    <w:pPr>
      <w:spacing w:line="240" w:lineRule="auto"/>
    </w:pPr>
    <w:rPr>
      <w:rFonts w:ascii="Segoe UI" w:hAnsi="Segoe UI" w:cs="Segoe UI"/>
      <w:sz w:val="18"/>
      <w:szCs w:val="18"/>
    </w:rPr>
  </w:style>
  <w:style w:type="paragraph" w:styleId="Title">
    <w:name w:val="Title"/>
    <w:basedOn w:val="Normal"/>
    <w:next w:val="BodyText"/>
    <w:autoRedefine/>
    <w:qFormat/>
    <w:rsid w:val="006D794B"/>
    <w:pPr>
      <w:framePr w:hSpace="181" w:wrap="around" w:vAnchor="text" w:hAnchor="text" w:y="5104"/>
      <w:pBdr>
        <w:bottom w:val="single" w:sz="4" w:space="1" w:color="A5A5A5" w:themeColor="accent3"/>
      </w:pBdr>
      <w:spacing w:before="240" w:after="300"/>
      <w:suppressOverlap/>
      <w:outlineLvl w:val="0"/>
    </w:pPr>
    <w:rPr>
      <w:rFonts w:ascii="Arial Black" w:eastAsiaTheme="minorEastAsia" w:hAnsi="Arial Black"/>
      <w:caps/>
      <w:color w:val="464547"/>
      <w:sz w:val="40"/>
    </w:rPr>
  </w:style>
  <w:style w:type="paragraph" w:styleId="TOAHeading">
    <w:name w:val="toa heading"/>
    <w:basedOn w:val="Normal"/>
    <w:next w:val="BodyText"/>
    <w:semiHidden/>
    <w:rsid w:val="000E5733"/>
    <w:pPr>
      <w:spacing w:before="120"/>
    </w:pPr>
    <w:rPr>
      <w:rFonts w:ascii="Arial" w:hAnsi="Arial" w:cs="Arial"/>
      <w:b/>
      <w:bCs/>
      <w:sz w:val="24"/>
      <w:szCs w:val="24"/>
    </w:rPr>
  </w:style>
  <w:style w:type="paragraph" w:styleId="TOC1">
    <w:name w:val="toc 1"/>
    <w:basedOn w:val="Normal"/>
    <w:next w:val="Normal"/>
    <w:autoRedefine/>
    <w:uiPriority w:val="39"/>
    <w:qFormat/>
    <w:rsid w:val="00116EEC"/>
    <w:pPr>
      <w:spacing w:line="240" w:lineRule="auto"/>
    </w:pPr>
    <w:rPr>
      <w:rFonts w:ascii="Trebuchet MS" w:hAnsi="Trebuchet MS"/>
      <w:bCs/>
      <w:caps/>
      <w:color w:val="3B3838" w:themeColor="background2" w:themeShade="40"/>
      <w:szCs w:val="24"/>
    </w:rPr>
  </w:style>
  <w:style w:type="paragraph" w:styleId="TOC2">
    <w:name w:val="toc 2"/>
    <w:basedOn w:val="Normal"/>
    <w:next w:val="Normal"/>
    <w:autoRedefine/>
    <w:uiPriority w:val="39"/>
    <w:qFormat/>
    <w:rsid w:val="00E507C7"/>
    <w:pPr>
      <w:ind w:left="200"/>
    </w:pPr>
    <w:rPr>
      <w:rFonts w:ascii="Trebuchet MS" w:hAnsi="Trebuchet MS"/>
      <w:caps/>
      <w:color w:val="3B3838" w:themeColor="background2" w:themeShade="40"/>
      <w:szCs w:val="24"/>
    </w:rPr>
  </w:style>
  <w:style w:type="paragraph" w:styleId="TOC3">
    <w:name w:val="toc 3"/>
    <w:basedOn w:val="Normal"/>
    <w:next w:val="Normal"/>
    <w:autoRedefine/>
    <w:uiPriority w:val="39"/>
    <w:qFormat/>
    <w:rsid w:val="00E507C7"/>
    <w:pPr>
      <w:ind w:left="400"/>
    </w:pPr>
    <w:rPr>
      <w:rFonts w:ascii="Trebuchet MS" w:hAnsi="Trebuchet MS"/>
      <w:iCs/>
      <w:color w:val="3B3838" w:themeColor="background2" w:themeShade="40"/>
      <w:szCs w:val="24"/>
    </w:rPr>
  </w:style>
  <w:style w:type="paragraph" w:styleId="TOC4">
    <w:name w:val="toc 4"/>
    <w:basedOn w:val="Normal"/>
    <w:next w:val="Normal"/>
    <w:autoRedefine/>
    <w:uiPriority w:val="39"/>
    <w:qFormat/>
    <w:rsid w:val="00E507C7"/>
    <w:pPr>
      <w:ind w:left="600"/>
    </w:pPr>
    <w:rPr>
      <w:rFonts w:ascii="Trebuchet MS" w:hAnsi="Trebuchet MS"/>
      <w:color w:val="3B3838" w:themeColor="background2" w:themeShade="40"/>
      <w:szCs w:val="21"/>
    </w:rPr>
  </w:style>
  <w:style w:type="paragraph" w:styleId="TOC5">
    <w:name w:val="toc 5"/>
    <w:basedOn w:val="Normal"/>
    <w:next w:val="Normal"/>
    <w:semiHidden/>
    <w:rsid w:val="006B596A"/>
    <w:pPr>
      <w:ind w:left="800"/>
    </w:pPr>
    <w:rPr>
      <w:rFonts w:ascii="Trebuchet MS" w:hAnsi="Trebuchet MS"/>
      <w:caps/>
      <w:color w:val="3B3838" w:themeColor="background2" w:themeShade="40"/>
      <w:szCs w:val="21"/>
    </w:rPr>
  </w:style>
  <w:style w:type="paragraph" w:styleId="TOC6">
    <w:name w:val="toc 6"/>
    <w:basedOn w:val="Normal"/>
    <w:next w:val="Normal"/>
    <w:semiHidden/>
    <w:rsid w:val="00B861C6"/>
    <w:pPr>
      <w:ind w:left="1000"/>
    </w:pPr>
    <w:rPr>
      <w:rFonts w:ascii="Trebuchet MS" w:hAnsi="Trebuchet MS"/>
      <w:szCs w:val="21"/>
    </w:rPr>
  </w:style>
  <w:style w:type="paragraph" w:styleId="TOC7">
    <w:name w:val="toc 7"/>
    <w:basedOn w:val="Normal"/>
    <w:next w:val="Normal"/>
    <w:semiHidden/>
    <w:rsid w:val="00B861C6"/>
    <w:pPr>
      <w:ind w:left="1200"/>
    </w:pPr>
    <w:rPr>
      <w:rFonts w:ascii="Trebuchet MS" w:hAnsi="Trebuchet MS"/>
      <w:szCs w:val="21"/>
    </w:rPr>
  </w:style>
  <w:style w:type="paragraph" w:styleId="TOC8">
    <w:name w:val="toc 8"/>
    <w:basedOn w:val="Normal"/>
    <w:next w:val="Normal"/>
    <w:semiHidden/>
    <w:rsid w:val="00B861C6"/>
    <w:pPr>
      <w:ind w:left="1400"/>
    </w:pPr>
    <w:rPr>
      <w:rFonts w:ascii="Trebuchet MS" w:hAnsi="Trebuchet MS"/>
      <w:szCs w:val="21"/>
    </w:rPr>
  </w:style>
  <w:style w:type="paragraph" w:styleId="TOC9">
    <w:name w:val="toc 9"/>
    <w:basedOn w:val="Normal"/>
    <w:next w:val="Normal"/>
    <w:semiHidden/>
    <w:rsid w:val="00B861C6"/>
    <w:pPr>
      <w:ind w:left="1600"/>
    </w:pPr>
    <w:rPr>
      <w:rFonts w:ascii="Trebuchet MS" w:hAnsi="Trebuchet MS"/>
      <w:szCs w:val="21"/>
    </w:rPr>
  </w:style>
  <w:style w:type="numbering" w:styleId="111111">
    <w:name w:val="Outline List 2"/>
    <w:basedOn w:val="NoList"/>
    <w:rsid w:val="000E5733"/>
    <w:pPr>
      <w:numPr>
        <w:numId w:val="3"/>
      </w:numPr>
    </w:pPr>
  </w:style>
  <w:style w:type="numbering" w:styleId="1ai">
    <w:name w:val="Outline List 1"/>
    <w:basedOn w:val="NoList"/>
    <w:rsid w:val="000E5733"/>
    <w:pPr>
      <w:numPr>
        <w:numId w:val="4"/>
      </w:numPr>
    </w:pPr>
  </w:style>
  <w:style w:type="paragraph" w:customStyle="1" w:styleId="Captionstyle">
    <w:name w:val="Caption_style"/>
    <w:basedOn w:val="BodyText"/>
    <w:autoRedefine/>
    <w:qFormat/>
    <w:rsid w:val="00DF3EFB"/>
    <w:pPr>
      <w:jc w:val="center"/>
    </w:pPr>
    <w:rPr>
      <w:b/>
      <w:sz w:val="18"/>
    </w:rPr>
  </w:style>
  <w:style w:type="character" w:customStyle="1" w:styleId="BodyTextChar">
    <w:name w:val="Body Text Char"/>
    <w:basedOn w:val="DefaultParagraphFont"/>
    <w:link w:val="BodyText"/>
    <w:rsid w:val="00361FCB"/>
    <w:rPr>
      <w:rFonts w:ascii="Trebuchet MS" w:hAnsi="Trebuchet MS"/>
      <w:color w:val="464547"/>
    </w:rPr>
  </w:style>
  <w:style w:type="paragraph" w:styleId="CommentSubject">
    <w:name w:val="annotation subject"/>
    <w:basedOn w:val="Normal"/>
    <w:link w:val="CommentSubjectChar"/>
    <w:autoRedefine/>
    <w:qFormat/>
    <w:rsid w:val="007F4104"/>
    <w:pPr>
      <w:spacing w:before="120" w:after="120"/>
    </w:pPr>
    <w:rPr>
      <w:rFonts w:ascii="Arial Black" w:hAnsi="Arial Black"/>
      <w:bCs/>
      <w:color w:val="464547"/>
      <w:sz w:val="28"/>
    </w:rPr>
  </w:style>
  <w:style w:type="character" w:customStyle="1" w:styleId="CommentSubjectChar">
    <w:name w:val="Comment Subject Char"/>
    <w:basedOn w:val="DefaultParagraphFont"/>
    <w:link w:val="CommentSubject"/>
    <w:rsid w:val="007F4104"/>
    <w:rPr>
      <w:rFonts w:ascii="Arial Black" w:hAnsi="Arial Black"/>
      <w:bCs/>
      <w:color w:val="464547"/>
      <w:sz w:val="28"/>
    </w:rPr>
  </w:style>
  <w:style w:type="paragraph" w:styleId="TOCHeading">
    <w:name w:val="TOC Heading"/>
    <w:basedOn w:val="Heading1"/>
    <w:next w:val="Normal"/>
    <w:autoRedefine/>
    <w:unhideWhenUsed/>
    <w:qFormat/>
    <w:rsid w:val="00315998"/>
    <w:pPr>
      <w:keepLines/>
      <w:numPr>
        <w:numId w:val="0"/>
      </w:numPr>
      <w:spacing w:after="0"/>
      <w:jc w:val="center"/>
      <w:outlineLvl w:val="9"/>
    </w:pPr>
    <w:rPr>
      <w:rFonts w:eastAsiaTheme="majorEastAsia" w:cstheme="majorBidi"/>
      <w:b/>
      <w:szCs w:val="32"/>
    </w:rPr>
  </w:style>
  <w:style w:type="paragraph" w:customStyle="1" w:styleId="ProjectName">
    <w:name w:val="ProjectName"/>
    <w:basedOn w:val="Normal"/>
    <w:link w:val="ProjectNameChar"/>
    <w:autoRedefine/>
    <w:qFormat/>
    <w:rsid w:val="00042A5B"/>
    <w:pPr>
      <w:keepNext/>
      <w:keepLines/>
      <w:tabs>
        <w:tab w:val="left" w:pos="0"/>
      </w:tabs>
      <w:spacing w:before="120" w:after="120"/>
    </w:pPr>
    <w:rPr>
      <w:rFonts w:ascii="Arial Black" w:hAnsi="Arial Black"/>
      <w:color w:val="464547"/>
      <w:kern w:val="28"/>
      <w:sz w:val="28"/>
      <w:szCs w:val="28"/>
    </w:rPr>
  </w:style>
  <w:style w:type="character" w:customStyle="1" w:styleId="ProjectNameChar">
    <w:name w:val="ProjectName Char"/>
    <w:basedOn w:val="DefaultParagraphFont"/>
    <w:link w:val="ProjectName"/>
    <w:rsid w:val="00042A5B"/>
    <w:rPr>
      <w:rFonts w:ascii="Arial Black" w:hAnsi="Arial Black"/>
      <w:b w:val="0"/>
      <w:color w:val="464547"/>
      <w:kern w:val="28"/>
      <w:sz w:val="28"/>
      <w:szCs w:val="28"/>
    </w:rPr>
  </w:style>
  <w:style w:type="numbering" w:customStyle="1" w:styleId="Multylevelbulletlist">
    <w:name w:val="Multylevel bullet list"/>
    <w:uiPriority w:val="99"/>
    <w:rsid w:val="00806DDB"/>
    <w:pPr>
      <w:numPr>
        <w:numId w:val="5"/>
      </w:numPr>
    </w:pPr>
  </w:style>
  <w:style w:type="character" w:customStyle="1" w:styleId="BalloonTextChar">
    <w:name w:val="Balloon Text Char"/>
    <w:basedOn w:val="DefaultParagraphFont"/>
    <w:link w:val="BalloonText"/>
    <w:semiHidden/>
    <w:rsid w:val="00621D80"/>
    <w:rPr>
      <w:rFonts w:ascii="Segoe UI" w:hAnsi="Segoe UI" w:cs="Segoe UI"/>
      <w:sz w:val="18"/>
      <w:szCs w:val="18"/>
    </w:rPr>
  </w:style>
  <w:style w:type="character" w:customStyle="1" w:styleId="Heading2Char">
    <w:name w:val="Heading 2 Char"/>
    <w:basedOn w:val="DefaultParagraphFont"/>
    <w:link w:val="Heading2"/>
    <w:rsid w:val="001272FD"/>
    <w:rPr>
      <w:rFonts w:ascii="Arial Black" w:hAnsi="Arial Black"/>
      <w:b/>
      <w:bCs/>
      <w:caps/>
      <w:sz w:val="24"/>
    </w:rPr>
  </w:style>
  <w:style w:type="table" w:customStyle="1" w:styleId="TableEPAM">
    <w:name w:val="Table_EPAM"/>
    <w:basedOn w:val="TableGridLight"/>
    <w:uiPriority w:val="99"/>
    <w:rsid w:val="00EE0AC7"/>
    <w:rPr>
      <w:rFonts w:ascii="Trebuchet MS" w:hAnsi="Trebuchet MS"/>
      <w:color w:val="3B3838" w:themeColor="background2" w:themeShade="40"/>
      <w:sz w:val="18"/>
    </w:rPr>
    <w:tblPr>
      <w:tblStyleRowBandSize w:val="1"/>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Pr>
    <w:tcPr>
      <w:vAlign w:val="center"/>
    </w:tcPr>
    <w:tblStylePr w:type="firstRow">
      <w:pPr>
        <w:jc w:val="center"/>
      </w:pPr>
      <w:rPr>
        <w:rFonts w:ascii="Trebuchet MS" w:hAnsi="Trebuchet MS"/>
        <w:b/>
        <w:color w:val="3B3838" w:themeColor="background2" w:themeShade="40"/>
        <w:sz w:val="18"/>
      </w:rPr>
      <w:tblPr/>
      <w:tcPr>
        <w:shd w:val="clear" w:color="auto" w:fill="D0CECE" w:themeFill="background2" w:themeFillShade="E6"/>
      </w:tcPr>
    </w:tblStylePr>
    <w:tblStylePr w:type="lastRow">
      <w:rPr>
        <w:rFonts w:ascii="Trebuchet MS" w:hAnsi="Trebuchet MS"/>
        <w:color w:val="3B3838" w:themeColor="background2" w:themeShade="40"/>
        <w:sz w:val="18"/>
      </w:rPr>
      <w:tblPr/>
      <w:tcPr>
        <w:shd w:val="clear" w:color="auto" w:fill="FFFFFF" w:themeFill="background1"/>
      </w:tcPr>
    </w:tblStylePr>
    <w:tblStylePr w:type="firstCol">
      <w:rPr>
        <w:color w:val="3B3838" w:themeColor="background2" w:themeShade="40"/>
      </w:rPr>
    </w:tblStylePr>
    <w:tblStylePr w:type="band1Horz">
      <w:rPr>
        <w:rFonts w:ascii="Trebuchet MS" w:hAnsi="Trebuchet MS"/>
        <w:b w:val="0"/>
        <w:sz w:val="18"/>
      </w:rPr>
      <w:tblPr/>
      <w:tcPr>
        <w:shd w:val="clear" w:color="auto" w:fill="FFFFFF" w:themeFill="background1"/>
      </w:tcPr>
    </w:tblStylePr>
    <w:tblStylePr w:type="band2Horz">
      <w:rPr>
        <w:color w:val="3B3838" w:themeColor="background2" w:themeShade="40"/>
      </w:rPr>
    </w:tblStylePr>
  </w:style>
  <w:style w:type="table" w:styleId="TableGridLight">
    <w:name w:val="Grid Table Light"/>
    <w:basedOn w:val="TableNormal"/>
    <w:uiPriority w:val="40"/>
    <w:rsid w:val="00AB151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ppendixLevel1">
    <w:name w:val="Appendix Level 1"/>
    <w:next w:val="BodyText"/>
    <w:autoRedefine/>
    <w:qFormat/>
    <w:rsid w:val="00167612"/>
    <w:pPr>
      <w:keepNext/>
      <w:pageBreakBefore/>
      <w:numPr>
        <w:numId w:val="15"/>
      </w:numPr>
      <w:spacing w:after="160"/>
      <w:ind w:left="357" w:hanging="357"/>
    </w:pPr>
    <w:rPr>
      <w:rFonts w:ascii="Arial Black" w:eastAsiaTheme="minorEastAsia" w:hAnsi="Arial Black" w:cstheme="minorBidi"/>
      <w:caps/>
      <w:color w:val="464547"/>
      <w:sz w:val="28"/>
      <w:szCs w:val="22"/>
    </w:rPr>
  </w:style>
  <w:style w:type="paragraph" w:customStyle="1" w:styleId="AppendixLevel2">
    <w:name w:val="Appendix Level 2"/>
    <w:next w:val="BodyText"/>
    <w:autoRedefine/>
    <w:qFormat/>
    <w:rsid w:val="006D794B"/>
    <w:pPr>
      <w:numPr>
        <w:ilvl w:val="1"/>
        <w:numId w:val="9"/>
      </w:numPr>
      <w:spacing w:before="240" w:after="120"/>
      <w:ind w:left="2268" w:hanging="2268"/>
    </w:pPr>
    <w:rPr>
      <w:rFonts w:ascii="Arial Black" w:eastAsiaTheme="minorEastAsia" w:hAnsi="Arial Black" w:cstheme="minorBidi"/>
      <w:bCs/>
      <w:caps/>
      <w:color w:val="1A9CB0"/>
      <w:sz w:val="24"/>
      <w:szCs w:val="22"/>
    </w:rPr>
  </w:style>
  <w:style w:type="paragraph" w:customStyle="1" w:styleId="Code">
    <w:name w:val="Code"/>
    <w:link w:val="CodeChar"/>
    <w:qFormat/>
    <w:rsid w:val="00B77276"/>
    <w:pPr>
      <w:shd w:val="clear" w:color="auto" w:fill="E0E0E0"/>
      <w:spacing w:before="120" w:after="120"/>
    </w:pPr>
    <w:rPr>
      <w:rFonts w:ascii="Courier New" w:eastAsiaTheme="minorEastAsia" w:hAnsi="Courier New" w:cstheme="minorBidi"/>
      <w:color w:val="464547"/>
      <w:szCs w:val="22"/>
    </w:rPr>
  </w:style>
  <w:style w:type="character" w:customStyle="1" w:styleId="CodeChar">
    <w:name w:val="Code Char"/>
    <w:basedOn w:val="DefaultParagraphFont"/>
    <w:link w:val="Code"/>
    <w:rsid w:val="00B77276"/>
    <w:rPr>
      <w:rFonts w:ascii="Courier New" w:eastAsiaTheme="minorEastAsia" w:hAnsi="Courier New" w:cstheme="minorBidi"/>
      <w:color w:val="464547"/>
      <w:szCs w:val="22"/>
      <w:shd w:val="clear" w:color="auto" w:fill="E0E0E0"/>
    </w:rPr>
  </w:style>
  <w:style w:type="table" w:customStyle="1" w:styleId="EPAM">
    <w:name w:val="EPAM"/>
    <w:basedOn w:val="TableGridLight"/>
    <w:uiPriority w:val="99"/>
    <w:rsid w:val="00B77276"/>
    <w:rPr>
      <w:rFonts w:asciiTheme="minorHAnsi" w:eastAsiaTheme="minorEastAsia" w:hAnsiTheme="minorHAnsi" w:cstheme="minorBidi"/>
    </w:rPr>
    <w:tblP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pPr>
        <w:jc w:val="left"/>
      </w:pPr>
      <w:rPr>
        <w:rFonts w:asciiTheme="majorHAnsi" w:hAnsiTheme="majorHAnsi"/>
        <w:b/>
        <w:caps w:val="0"/>
        <w:smallCaps w:val="0"/>
        <w:strike w:val="0"/>
        <w:dstrike w:val="0"/>
        <w:vanish w:val="0"/>
        <w:color w:val="464546"/>
        <w:sz w:val="20"/>
        <w:vertAlign w:val="baseline"/>
      </w:rPr>
      <w:tblPr/>
      <w:trPr>
        <w:tblHeader/>
      </w:trPr>
      <w:tcPr>
        <w:tcBorders>
          <w:top w:val="single" w:sz="4" w:space="0" w:color="999999"/>
          <w:left w:val="single" w:sz="4" w:space="0" w:color="999999"/>
          <w:bottom w:val="single" w:sz="4" w:space="0" w:color="999999"/>
          <w:right w:val="single" w:sz="4" w:space="0" w:color="999999"/>
          <w:insideH w:val="single" w:sz="4" w:space="0" w:color="999999"/>
          <w:insideV w:val="single" w:sz="4" w:space="0" w:color="999999"/>
          <w:tl2br w:val="nil"/>
          <w:tr2bl w:val="nil"/>
        </w:tcBorders>
        <w:shd w:val="clear" w:color="auto" w:fill="CCCCCC"/>
      </w:tcPr>
    </w:tblStylePr>
    <w:tblStylePr w:type="lastRow">
      <w:rPr>
        <w:rFonts w:ascii="Trebuchet MS" w:hAnsi="Trebuchet MS"/>
        <w:b w:val="0"/>
        <w:i w:val="0"/>
        <w:caps w:val="0"/>
        <w:smallCaps w:val="0"/>
        <w:strike w:val="0"/>
        <w:dstrike w:val="0"/>
        <w:vanish w:val="0"/>
        <w:color w:val="464547"/>
        <w:sz w:val="20"/>
        <w:vertAlign w:val="baseline"/>
      </w:rPr>
    </w:tblStylePr>
  </w:style>
  <w:style w:type="numbering" w:customStyle="1" w:styleId="EPAMBullets">
    <w:name w:val="EPAM Bullets"/>
    <w:uiPriority w:val="99"/>
    <w:rsid w:val="00B77276"/>
    <w:pPr>
      <w:numPr>
        <w:numId w:val="10"/>
      </w:numPr>
    </w:pPr>
  </w:style>
  <w:style w:type="paragraph" w:customStyle="1" w:styleId="NoteStyle">
    <w:name w:val="Note Style"/>
    <w:next w:val="Normal"/>
    <w:qFormat/>
    <w:rsid w:val="006D794B"/>
    <w:pPr>
      <w:numPr>
        <w:numId w:val="11"/>
      </w:numPr>
      <w:spacing w:before="120" w:after="120"/>
      <w:ind w:left="567" w:hanging="567"/>
    </w:pPr>
    <w:rPr>
      <w:rFonts w:ascii="Trebuchet MS" w:eastAsiaTheme="minorEastAsia" w:hAnsi="Trebuchet MS" w:cstheme="minorBidi"/>
      <w:color w:val="464547"/>
      <w:szCs w:val="22"/>
    </w:rPr>
  </w:style>
  <w:style w:type="paragraph" w:customStyle="1" w:styleId="TableBulletList">
    <w:name w:val="Table Bullet List"/>
    <w:basedOn w:val="Normal"/>
    <w:qFormat/>
    <w:rsid w:val="004706BE"/>
    <w:pPr>
      <w:widowControl/>
      <w:numPr>
        <w:numId w:val="12"/>
      </w:numPr>
      <w:spacing w:before="120" w:after="80" w:line="240" w:lineRule="auto"/>
      <w:ind w:left="357" w:hanging="357"/>
      <w:contextualSpacing/>
    </w:pPr>
    <w:rPr>
      <w:rFonts w:ascii="Trebuchet MS" w:eastAsiaTheme="minorEastAsia" w:hAnsi="Trebuchet MS" w:cstheme="minorBidi"/>
      <w:color w:val="464547"/>
      <w:sz w:val="18"/>
      <w:szCs w:val="22"/>
    </w:rPr>
  </w:style>
  <w:style w:type="paragraph" w:customStyle="1" w:styleId="TableNote">
    <w:name w:val="Table Note"/>
    <w:basedOn w:val="NoteStyle"/>
    <w:uiPriority w:val="99"/>
    <w:semiHidden/>
    <w:rsid w:val="00B77276"/>
  </w:style>
  <w:style w:type="paragraph" w:customStyle="1" w:styleId="TableNumberedList">
    <w:name w:val="Table Numbered List"/>
    <w:qFormat/>
    <w:rsid w:val="004706BE"/>
    <w:pPr>
      <w:numPr>
        <w:numId w:val="13"/>
      </w:numPr>
      <w:spacing w:before="120" w:after="120"/>
      <w:contextualSpacing/>
      <w:outlineLvl w:val="0"/>
    </w:pPr>
    <w:rPr>
      <w:rFonts w:ascii="Trebuchet MS" w:eastAsiaTheme="minorEastAsia" w:hAnsi="Trebuchet MS" w:cstheme="minorBidi"/>
      <w:color w:val="464547"/>
      <w:sz w:val="18"/>
      <w:szCs w:val="22"/>
    </w:rPr>
  </w:style>
  <w:style w:type="paragraph" w:customStyle="1" w:styleId="WarningStyle">
    <w:name w:val="Warning Style"/>
    <w:autoRedefine/>
    <w:qFormat/>
    <w:rsid w:val="00DF5E36"/>
    <w:pPr>
      <w:numPr>
        <w:numId w:val="14"/>
      </w:numPr>
      <w:ind w:left="907" w:hanging="907"/>
    </w:pPr>
    <w:rPr>
      <w:rFonts w:ascii="Trebuchet MS" w:eastAsiaTheme="minorEastAsia" w:hAnsi="Trebuchet MS" w:cstheme="minorBidi"/>
      <w:color w:val="464547"/>
      <w:szCs w:val="22"/>
    </w:rPr>
  </w:style>
  <w:style w:type="table" w:styleId="TableGrid">
    <w:name w:val="Table Grid"/>
    <w:basedOn w:val="TableNormal"/>
    <w:rsid w:val="00673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E9149A"/>
    <w:rPr>
      <w:sz w:val="16"/>
      <w:szCs w:val="16"/>
    </w:rPr>
  </w:style>
  <w:style w:type="paragraph" w:styleId="CommentText">
    <w:name w:val="annotation text"/>
    <w:basedOn w:val="Normal"/>
    <w:link w:val="CommentTextChar"/>
    <w:semiHidden/>
    <w:unhideWhenUsed/>
    <w:rsid w:val="00E9149A"/>
    <w:pPr>
      <w:spacing w:line="240" w:lineRule="auto"/>
    </w:pPr>
  </w:style>
  <w:style w:type="character" w:customStyle="1" w:styleId="CommentTextChar">
    <w:name w:val="Comment Text Char"/>
    <w:basedOn w:val="DefaultParagraphFont"/>
    <w:link w:val="CommentText"/>
    <w:semiHidden/>
    <w:rsid w:val="00E9149A"/>
  </w:style>
  <w:style w:type="paragraph" w:customStyle="1" w:styleId="Comment">
    <w:name w:val="Comment"/>
    <w:basedOn w:val="BodyText"/>
    <w:link w:val="CommentChar"/>
    <w:uiPriority w:val="3"/>
    <w:qFormat/>
    <w:rsid w:val="005D3254"/>
    <w:rPr>
      <w:i/>
      <w:color w:val="767171" w:themeColor="background2" w:themeShade="80"/>
    </w:rPr>
  </w:style>
  <w:style w:type="character" w:styleId="FollowedHyperlink">
    <w:name w:val="FollowedHyperlink"/>
    <w:basedOn w:val="DefaultParagraphFont"/>
    <w:semiHidden/>
    <w:unhideWhenUsed/>
    <w:rsid w:val="00F12B78"/>
    <w:rPr>
      <w:color w:val="954F72" w:themeColor="followedHyperlink"/>
      <w:u w:val="single"/>
    </w:rPr>
  </w:style>
  <w:style w:type="character" w:customStyle="1" w:styleId="CommentChar">
    <w:name w:val="Comment Char"/>
    <w:basedOn w:val="BodyTextChar"/>
    <w:link w:val="Comment"/>
    <w:uiPriority w:val="3"/>
    <w:rsid w:val="005D3254"/>
    <w:rPr>
      <w:rFonts w:ascii="Trebuchet MS" w:hAnsi="Trebuchet MS"/>
      <w:i/>
      <w:color w:val="767171" w:themeColor="background2" w:themeShade="80"/>
    </w:rPr>
  </w:style>
  <w:style w:type="paragraph" w:styleId="Caption">
    <w:name w:val="caption"/>
    <w:basedOn w:val="Normal"/>
    <w:next w:val="Normal"/>
    <w:unhideWhenUsed/>
    <w:qFormat/>
    <w:rsid w:val="00E40716"/>
    <w:pPr>
      <w:spacing w:after="200" w:line="240" w:lineRule="auto"/>
    </w:pPr>
    <w:rPr>
      <w:i/>
      <w:iCs/>
      <w:color w:val="44546A" w:themeColor="text2"/>
      <w:sz w:val="18"/>
      <w:szCs w:val="18"/>
    </w:rPr>
  </w:style>
  <w:style w:type="table" w:styleId="GridTable1Light-Accent1">
    <w:name w:val="Grid Table 1 Light Accent 1"/>
    <w:basedOn w:val="TableNormal"/>
    <w:uiPriority w:val="46"/>
    <w:rsid w:val="003D7B93"/>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3D7B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ListParagraph">
    <w:name w:val="List Paragraph"/>
    <w:basedOn w:val="Normal"/>
    <w:uiPriority w:val="34"/>
    <w:unhideWhenUsed/>
    <w:rsid w:val="00720506"/>
    <w:pPr>
      <w:ind w:left="720"/>
      <w:contextualSpacing/>
    </w:pPr>
  </w:style>
  <w:style w:type="character" w:customStyle="1" w:styleId="Heading3Char">
    <w:name w:val="Heading 3 Char"/>
    <w:basedOn w:val="DefaultParagraphFont"/>
    <w:link w:val="Heading3"/>
    <w:rsid w:val="00E97B14"/>
    <w:rPr>
      <w:rFonts w:ascii="Arial Black" w:hAnsi="Arial Black"/>
      <w:b/>
      <w:color w:val="1A9CB0"/>
      <w:sz w:val="24"/>
    </w:rPr>
  </w:style>
  <w:style w:type="table" w:styleId="GridTable4-Accent5">
    <w:name w:val="Grid Table 4 Accent 5"/>
    <w:basedOn w:val="TableNormal"/>
    <w:uiPriority w:val="49"/>
    <w:rsid w:val="003E75E8"/>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3">
    <w:name w:val="Grid Table 4 Accent 3"/>
    <w:basedOn w:val="TableNormal"/>
    <w:uiPriority w:val="49"/>
    <w:rsid w:val="00CD28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962866">
      <w:bodyDiv w:val="1"/>
      <w:marLeft w:val="0"/>
      <w:marRight w:val="0"/>
      <w:marTop w:val="0"/>
      <w:marBottom w:val="0"/>
      <w:divBdr>
        <w:top w:val="none" w:sz="0" w:space="0" w:color="auto"/>
        <w:left w:val="none" w:sz="0" w:space="0" w:color="auto"/>
        <w:bottom w:val="none" w:sz="0" w:space="0" w:color="auto"/>
        <w:right w:val="none" w:sz="0" w:space="0" w:color="auto"/>
      </w:divBdr>
      <w:divsChild>
        <w:div w:id="90317857">
          <w:marLeft w:val="446"/>
          <w:marRight w:val="0"/>
          <w:marTop w:val="0"/>
          <w:marBottom w:val="0"/>
          <w:divBdr>
            <w:top w:val="none" w:sz="0" w:space="0" w:color="auto"/>
            <w:left w:val="none" w:sz="0" w:space="0" w:color="auto"/>
            <w:bottom w:val="none" w:sz="0" w:space="0" w:color="auto"/>
            <w:right w:val="none" w:sz="0" w:space="0" w:color="auto"/>
          </w:divBdr>
        </w:div>
        <w:div w:id="1899245328">
          <w:marLeft w:val="994"/>
          <w:marRight w:val="0"/>
          <w:marTop w:val="0"/>
          <w:marBottom w:val="0"/>
          <w:divBdr>
            <w:top w:val="none" w:sz="0" w:space="0" w:color="auto"/>
            <w:left w:val="none" w:sz="0" w:space="0" w:color="auto"/>
            <w:bottom w:val="none" w:sz="0" w:space="0" w:color="auto"/>
            <w:right w:val="none" w:sz="0" w:space="0" w:color="auto"/>
          </w:divBdr>
        </w:div>
      </w:divsChild>
    </w:div>
    <w:div w:id="544953409">
      <w:bodyDiv w:val="1"/>
      <w:marLeft w:val="0"/>
      <w:marRight w:val="0"/>
      <w:marTop w:val="0"/>
      <w:marBottom w:val="0"/>
      <w:divBdr>
        <w:top w:val="none" w:sz="0" w:space="0" w:color="auto"/>
        <w:left w:val="none" w:sz="0" w:space="0" w:color="auto"/>
        <w:bottom w:val="none" w:sz="0" w:space="0" w:color="auto"/>
        <w:right w:val="none" w:sz="0" w:space="0" w:color="auto"/>
      </w:divBdr>
      <w:divsChild>
        <w:div w:id="1456824574">
          <w:marLeft w:val="446"/>
          <w:marRight w:val="0"/>
          <w:marTop w:val="0"/>
          <w:marBottom w:val="0"/>
          <w:divBdr>
            <w:top w:val="none" w:sz="0" w:space="0" w:color="auto"/>
            <w:left w:val="none" w:sz="0" w:space="0" w:color="auto"/>
            <w:bottom w:val="none" w:sz="0" w:space="0" w:color="auto"/>
            <w:right w:val="none" w:sz="0" w:space="0" w:color="auto"/>
          </w:divBdr>
        </w:div>
        <w:div w:id="649138643">
          <w:marLeft w:val="994"/>
          <w:marRight w:val="0"/>
          <w:marTop w:val="0"/>
          <w:marBottom w:val="0"/>
          <w:divBdr>
            <w:top w:val="none" w:sz="0" w:space="0" w:color="auto"/>
            <w:left w:val="none" w:sz="0" w:space="0" w:color="auto"/>
            <w:bottom w:val="none" w:sz="0" w:space="0" w:color="auto"/>
            <w:right w:val="none" w:sz="0" w:space="0" w:color="auto"/>
          </w:divBdr>
        </w:div>
        <w:div w:id="235677283">
          <w:marLeft w:val="994"/>
          <w:marRight w:val="0"/>
          <w:marTop w:val="0"/>
          <w:marBottom w:val="0"/>
          <w:divBdr>
            <w:top w:val="none" w:sz="0" w:space="0" w:color="auto"/>
            <w:left w:val="none" w:sz="0" w:space="0" w:color="auto"/>
            <w:bottom w:val="none" w:sz="0" w:space="0" w:color="auto"/>
            <w:right w:val="none" w:sz="0" w:space="0" w:color="auto"/>
          </w:divBdr>
        </w:div>
        <w:div w:id="1603224048">
          <w:marLeft w:val="994"/>
          <w:marRight w:val="0"/>
          <w:marTop w:val="0"/>
          <w:marBottom w:val="0"/>
          <w:divBdr>
            <w:top w:val="none" w:sz="0" w:space="0" w:color="auto"/>
            <w:left w:val="none" w:sz="0" w:space="0" w:color="auto"/>
            <w:bottom w:val="none" w:sz="0" w:space="0" w:color="auto"/>
            <w:right w:val="none" w:sz="0" w:space="0" w:color="auto"/>
          </w:divBdr>
        </w:div>
      </w:divsChild>
    </w:div>
    <w:div w:id="604119051">
      <w:bodyDiv w:val="1"/>
      <w:marLeft w:val="0"/>
      <w:marRight w:val="0"/>
      <w:marTop w:val="0"/>
      <w:marBottom w:val="0"/>
      <w:divBdr>
        <w:top w:val="none" w:sz="0" w:space="0" w:color="auto"/>
        <w:left w:val="none" w:sz="0" w:space="0" w:color="auto"/>
        <w:bottom w:val="none" w:sz="0" w:space="0" w:color="auto"/>
        <w:right w:val="none" w:sz="0" w:space="0" w:color="auto"/>
      </w:divBdr>
    </w:div>
    <w:div w:id="636302451">
      <w:bodyDiv w:val="1"/>
      <w:marLeft w:val="0"/>
      <w:marRight w:val="0"/>
      <w:marTop w:val="0"/>
      <w:marBottom w:val="0"/>
      <w:divBdr>
        <w:top w:val="none" w:sz="0" w:space="0" w:color="auto"/>
        <w:left w:val="none" w:sz="0" w:space="0" w:color="auto"/>
        <w:bottom w:val="none" w:sz="0" w:space="0" w:color="auto"/>
        <w:right w:val="none" w:sz="0" w:space="0" w:color="auto"/>
      </w:divBdr>
      <w:divsChild>
        <w:div w:id="660353115">
          <w:marLeft w:val="446"/>
          <w:marRight w:val="0"/>
          <w:marTop w:val="0"/>
          <w:marBottom w:val="0"/>
          <w:divBdr>
            <w:top w:val="none" w:sz="0" w:space="0" w:color="auto"/>
            <w:left w:val="none" w:sz="0" w:space="0" w:color="auto"/>
            <w:bottom w:val="none" w:sz="0" w:space="0" w:color="auto"/>
            <w:right w:val="none" w:sz="0" w:space="0" w:color="auto"/>
          </w:divBdr>
        </w:div>
        <w:div w:id="150023692">
          <w:marLeft w:val="994"/>
          <w:marRight w:val="0"/>
          <w:marTop w:val="0"/>
          <w:marBottom w:val="0"/>
          <w:divBdr>
            <w:top w:val="none" w:sz="0" w:space="0" w:color="auto"/>
            <w:left w:val="none" w:sz="0" w:space="0" w:color="auto"/>
            <w:bottom w:val="none" w:sz="0" w:space="0" w:color="auto"/>
            <w:right w:val="none" w:sz="0" w:space="0" w:color="auto"/>
          </w:divBdr>
        </w:div>
        <w:div w:id="1741245762">
          <w:marLeft w:val="994"/>
          <w:marRight w:val="0"/>
          <w:marTop w:val="0"/>
          <w:marBottom w:val="0"/>
          <w:divBdr>
            <w:top w:val="none" w:sz="0" w:space="0" w:color="auto"/>
            <w:left w:val="none" w:sz="0" w:space="0" w:color="auto"/>
            <w:bottom w:val="none" w:sz="0" w:space="0" w:color="auto"/>
            <w:right w:val="none" w:sz="0" w:space="0" w:color="auto"/>
          </w:divBdr>
        </w:div>
        <w:div w:id="299114389">
          <w:marLeft w:val="994"/>
          <w:marRight w:val="0"/>
          <w:marTop w:val="0"/>
          <w:marBottom w:val="0"/>
          <w:divBdr>
            <w:top w:val="none" w:sz="0" w:space="0" w:color="auto"/>
            <w:left w:val="none" w:sz="0" w:space="0" w:color="auto"/>
            <w:bottom w:val="none" w:sz="0" w:space="0" w:color="auto"/>
            <w:right w:val="none" w:sz="0" w:space="0" w:color="auto"/>
          </w:divBdr>
        </w:div>
      </w:divsChild>
    </w:div>
    <w:div w:id="723061160">
      <w:bodyDiv w:val="1"/>
      <w:marLeft w:val="0"/>
      <w:marRight w:val="0"/>
      <w:marTop w:val="0"/>
      <w:marBottom w:val="0"/>
      <w:divBdr>
        <w:top w:val="none" w:sz="0" w:space="0" w:color="auto"/>
        <w:left w:val="none" w:sz="0" w:space="0" w:color="auto"/>
        <w:bottom w:val="none" w:sz="0" w:space="0" w:color="auto"/>
        <w:right w:val="none" w:sz="0" w:space="0" w:color="auto"/>
      </w:divBdr>
      <w:divsChild>
        <w:div w:id="978413710">
          <w:marLeft w:val="274"/>
          <w:marRight w:val="0"/>
          <w:marTop w:val="0"/>
          <w:marBottom w:val="0"/>
          <w:divBdr>
            <w:top w:val="none" w:sz="0" w:space="0" w:color="auto"/>
            <w:left w:val="none" w:sz="0" w:space="0" w:color="auto"/>
            <w:bottom w:val="none" w:sz="0" w:space="0" w:color="auto"/>
            <w:right w:val="none" w:sz="0" w:space="0" w:color="auto"/>
          </w:divBdr>
        </w:div>
        <w:div w:id="1373264853">
          <w:marLeft w:val="994"/>
          <w:marRight w:val="0"/>
          <w:marTop w:val="0"/>
          <w:marBottom w:val="0"/>
          <w:divBdr>
            <w:top w:val="none" w:sz="0" w:space="0" w:color="auto"/>
            <w:left w:val="none" w:sz="0" w:space="0" w:color="auto"/>
            <w:bottom w:val="none" w:sz="0" w:space="0" w:color="auto"/>
            <w:right w:val="none" w:sz="0" w:space="0" w:color="auto"/>
          </w:divBdr>
        </w:div>
        <w:div w:id="313291808">
          <w:marLeft w:val="994"/>
          <w:marRight w:val="0"/>
          <w:marTop w:val="0"/>
          <w:marBottom w:val="0"/>
          <w:divBdr>
            <w:top w:val="none" w:sz="0" w:space="0" w:color="auto"/>
            <w:left w:val="none" w:sz="0" w:space="0" w:color="auto"/>
            <w:bottom w:val="none" w:sz="0" w:space="0" w:color="auto"/>
            <w:right w:val="none" w:sz="0" w:space="0" w:color="auto"/>
          </w:divBdr>
        </w:div>
        <w:div w:id="1518499401">
          <w:marLeft w:val="994"/>
          <w:marRight w:val="0"/>
          <w:marTop w:val="0"/>
          <w:marBottom w:val="0"/>
          <w:divBdr>
            <w:top w:val="none" w:sz="0" w:space="0" w:color="auto"/>
            <w:left w:val="none" w:sz="0" w:space="0" w:color="auto"/>
            <w:bottom w:val="none" w:sz="0" w:space="0" w:color="auto"/>
            <w:right w:val="none" w:sz="0" w:space="0" w:color="auto"/>
          </w:divBdr>
        </w:div>
        <w:div w:id="1371302827">
          <w:marLeft w:val="994"/>
          <w:marRight w:val="0"/>
          <w:marTop w:val="0"/>
          <w:marBottom w:val="0"/>
          <w:divBdr>
            <w:top w:val="none" w:sz="0" w:space="0" w:color="auto"/>
            <w:left w:val="none" w:sz="0" w:space="0" w:color="auto"/>
            <w:bottom w:val="none" w:sz="0" w:space="0" w:color="auto"/>
            <w:right w:val="none" w:sz="0" w:space="0" w:color="auto"/>
          </w:divBdr>
        </w:div>
      </w:divsChild>
    </w:div>
    <w:div w:id="1068916936">
      <w:bodyDiv w:val="1"/>
      <w:marLeft w:val="0"/>
      <w:marRight w:val="0"/>
      <w:marTop w:val="0"/>
      <w:marBottom w:val="0"/>
      <w:divBdr>
        <w:top w:val="none" w:sz="0" w:space="0" w:color="auto"/>
        <w:left w:val="none" w:sz="0" w:space="0" w:color="auto"/>
        <w:bottom w:val="none" w:sz="0" w:space="0" w:color="auto"/>
        <w:right w:val="none" w:sz="0" w:space="0" w:color="auto"/>
      </w:divBdr>
      <w:divsChild>
        <w:div w:id="1874462199">
          <w:marLeft w:val="446"/>
          <w:marRight w:val="0"/>
          <w:marTop w:val="0"/>
          <w:marBottom w:val="0"/>
          <w:divBdr>
            <w:top w:val="none" w:sz="0" w:space="0" w:color="auto"/>
            <w:left w:val="none" w:sz="0" w:space="0" w:color="auto"/>
            <w:bottom w:val="none" w:sz="0" w:space="0" w:color="auto"/>
            <w:right w:val="none" w:sz="0" w:space="0" w:color="auto"/>
          </w:divBdr>
        </w:div>
        <w:div w:id="1213006558">
          <w:marLeft w:val="994"/>
          <w:marRight w:val="0"/>
          <w:marTop w:val="0"/>
          <w:marBottom w:val="0"/>
          <w:divBdr>
            <w:top w:val="none" w:sz="0" w:space="0" w:color="auto"/>
            <w:left w:val="none" w:sz="0" w:space="0" w:color="auto"/>
            <w:bottom w:val="none" w:sz="0" w:space="0" w:color="auto"/>
            <w:right w:val="none" w:sz="0" w:space="0" w:color="auto"/>
          </w:divBdr>
        </w:div>
        <w:div w:id="505831029">
          <w:marLeft w:val="994"/>
          <w:marRight w:val="0"/>
          <w:marTop w:val="0"/>
          <w:marBottom w:val="0"/>
          <w:divBdr>
            <w:top w:val="none" w:sz="0" w:space="0" w:color="auto"/>
            <w:left w:val="none" w:sz="0" w:space="0" w:color="auto"/>
            <w:bottom w:val="none" w:sz="0" w:space="0" w:color="auto"/>
            <w:right w:val="none" w:sz="0" w:space="0" w:color="auto"/>
          </w:divBdr>
        </w:div>
      </w:divsChild>
    </w:div>
    <w:div w:id="1274632112">
      <w:bodyDiv w:val="1"/>
      <w:marLeft w:val="0"/>
      <w:marRight w:val="0"/>
      <w:marTop w:val="0"/>
      <w:marBottom w:val="0"/>
      <w:divBdr>
        <w:top w:val="none" w:sz="0" w:space="0" w:color="auto"/>
        <w:left w:val="none" w:sz="0" w:space="0" w:color="auto"/>
        <w:bottom w:val="none" w:sz="0" w:space="0" w:color="auto"/>
        <w:right w:val="none" w:sz="0" w:space="0" w:color="auto"/>
      </w:divBdr>
      <w:divsChild>
        <w:div w:id="333724776">
          <w:marLeft w:val="446"/>
          <w:marRight w:val="0"/>
          <w:marTop w:val="0"/>
          <w:marBottom w:val="0"/>
          <w:divBdr>
            <w:top w:val="none" w:sz="0" w:space="0" w:color="auto"/>
            <w:left w:val="none" w:sz="0" w:space="0" w:color="auto"/>
            <w:bottom w:val="none" w:sz="0" w:space="0" w:color="auto"/>
            <w:right w:val="none" w:sz="0" w:space="0" w:color="auto"/>
          </w:divBdr>
        </w:div>
        <w:div w:id="1183788847">
          <w:marLeft w:val="994"/>
          <w:marRight w:val="0"/>
          <w:marTop w:val="0"/>
          <w:marBottom w:val="0"/>
          <w:divBdr>
            <w:top w:val="none" w:sz="0" w:space="0" w:color="auto"/>
            <w:left w:val="none" w:sz="0" w:space="0" w:color="auto"/>
            <w:bottom w:val="none" w:sz="0" w:space="0" w:color="auto"/>
            <w:right w:val="none" w:sz="0" w:space="0" w:color="auto"/>
          </w:divBdr>
        </w:div>
        <w:div w:id="387845052">
          <w:marLeft w:val="994"/>
          <w:marRight w:val="0"/>
          <w:marTop w:val="0"/>
          <w:marBottom w:val="0"/>
          <w:divBdr>
            <w:top w:val="none" w:sz="0" w:space="0" w:color="auto"/>
            <w:left w:val="none" w:sz="0" w:space="0" w:color="auto"/>
            <w:bottom w:val="none" w:sz="0" w:space="0" w:color="auto"/>
            <w:right w:val="none" w:sz="0" w:space="0" w:color="auto"/>
          </w:divBdr>
        </w:div>
        <w:div w:id="243564158">
          <w:marLeft w:val="994"/>
          <w:marRight w:val="0"/>
          <w:marTop w:val="0"/>
          <w:marBottom w:val="0"/>
          <w:divBdr>
            <w:top w:val="none" w:sz="0" w:space="0" w:color="auto"/>
            <w:left w:val="none" w:sz="0" w:space="0" w:color="auto"/>
            <w:bottom w:val="none" w:sz="0" w:space="0" w:color="auto"/>
            <w:right w:val="none" w:sz="0" w:space="0" w:color="auto"/>
          </w:divBdr>
        </w:div>
      </w:divsChild>
    </w:div>
    <w:div w:id="1549101250">
      <w:bodyDiv w:val="1"/>
      <w:marLeft w:val="0"/>
      <w:marRight w:val="0"/>
      <w:marTop w:val="0"/>
      <w:marBottom w:val="0"/>
      <w:divBdr>
        <w:top w:val="none" w:sz="0" w:space="0" w:color="auto"/>
        <w:left w:val="none" w:sz="0" w:space="0" w:color="auto"/>
        <w:bottom w:val="none" w:sz="0" w:space="0" w:color="auto"/>
        <w:right w:val="none" w:sz="0" w:space="0" w:color="auto"/>
      </w:divBdr>
      <w:divsChild>
        <w:div w:id="2117674397">
          <w:marLeft w:val="446"/>
          <w:marRight w:val="0"/>
          <w:marTop w:val="0"/>
          <w:marBottom w:val="0"/>
          <w:divBdr>
            <w:top w:val="none" w:sz="0" w:space="0" w:color="auto"/>
            <w:left w:val="none" w:sz="0" w:space="0" w:color="auto"/>
            <w:bottom w:val="none" w:sz="0" w:space="0" w:color="auto"/>
            <w:right w:val="none" w:sz="0" w:space="0" w:color="auto"/>
          </w:divBdr>
        </w:div>
        <w:div w:id="2051613420">
          <w:marLeft w:val="994"/>
          <w:marRight w:val="0"/>
          <w:marTop w:val="0"/>
          <w:marBottom w:val="0"/>
          <w:divBdr>
            <w:top w:val="none" w:sz="0" w:space="0" w:color="auto"/>
            <w:left w:val="none" w:sz="0" w:space="0" w:color="auto"/>
            <w:bottom w:val="none" w:sz="0" w:space="0" w:color="auto"/>
            <w:right w:val="none" w:sz="0" w:space="0" w:color="auto"/>
          </w:divBdr>
        </w:div>
        <w:div w:id="76639963">
          <w:marLeft w:val="994"/>
          <w:marRight w:val="0"/>
          <w:marTop w:val="0"/>
          <w:marBottom w:val="0"/>
          <w:divBdr>
            <w:top w:val="none" w:sz="0" w:space="0" w:color="auto"/>
            <w:left w:val="none" w:sz="0" w:space="0" w:color="auto"/>
            <w:bottom w:val="none" w:sz="0" w:space="0" w:color="auto"/>
            <w:right w:val="none" w:sz="0" w:space="0" w:color="auto"/>
          </w:divBdr>
        </w:div>
        <w:div w:id="197743904">
          <w:marLeft w:val="99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martinfowler.com/bliki/MonolithFirst.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3.png"/><Relationship Id="rId21" Type="http://schemas.openxmlformats.org/officeDocument/2006/relationships/hyperlink" Target="http://msdn.microsoft.com/en-us/library/ee658094.aspx" TargetMode="Externa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commentsExtended" Target="commentsExtended.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omments" Target="comments.xml"/><Relationship Id="rId32" Type="http://schemas.openxmlformats.org/officeDocument/2006/relationships/image" Target="media/image1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msdn.microsoft.com/en-us/library/ff650706.aspx"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stiantyn_Kudriavts.PRINCETON\Downloads\EPAM%20SAD%20Template%20v2.5%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F6B78-D7BF-4627-A5A2-FADB6CF741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EPAM SAD Template v2.5 (1).dotx</Template>
  <TotalTime>26</TotalTime>
  <Pages>35</Pages>
  <Words>6601</Words>
  <Characters>37628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Title</vt:lpstr>
    </vt:vector>
  </TitlesOfParts>
  <Manager/>
  <Company>Company name</Company>
  <LinksUpToDate>false</LinksUpToDate>
  <CharactersWithSpaces>44141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Kostiantyn Kudriavtsev</dc:creator>
  <cp:keywords/>
  <dc:description/>
  <cp:lastModifiedBy>Kostiantyn Kudriavtsev</cp:lastModifiedBy>
  <cp:revision>3</cp:revision>
  <cp:lastPrinted>2015-03-17T09:30:00Z</cp:lastPrinted>
  <dcterms:created xsi:type="dcterms:W3CDTF">2016-09-09T20:29:00Z</dcterms:created>
  <dcterms:modified xsi:type="dcterms:W3CDTF">2016-09-09T20:49:00Z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lassification">
    <vt:lpwstr>CONFIDENTIAL</vt:lpwstr>
  </property>
  <property fmtid="{D5CDD505-2E9C-101B-9397-08002B2CF9AE}" pid="4" name="Approval Date">
    <vt:lpwstr>dd-Mmm-yyyy</vt:lpwstr>
  </property>
</Properties>
</file>