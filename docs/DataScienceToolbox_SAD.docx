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F5AF0" w14:textId="77777777" w:rsidR="00343E07" w:rsidRPr="0047633E" w:rsidRDefault="00343E07" w:rsidP="000953FC">
      <w:pPr>
        <w:pStyle w:val="BodyText"/>
        <w:rPr>
          <w:lang w:val="ru-RU"/>
        </w:rPr>
      </w:pPr>
    </w:p>
    <w:p w14:paraId="0380589F" w14:textId="77777777" w:rsidR="00343E07" w:rsidRDefault="00343E07" w:rsidP="000953FC">
      <w:pPr>
        <w:pStyle w:val="BodyText"/>
      </w:pPr>
    </w:p>
    <w:p w14:paraId="6DD47E69" w14:textId="77777777" w:rsidR="00343E07" w:rsidRDefault="00343E07" w:rsidP="000953FC">
      <w:pPr>
        <w:pStyle w:val="BodyText"/>
      </w:pPr>
    </w:p>
    <w:p w14:paraId="0C027A42" w14:textId="77777777" w:rsidR="00343E07" w:rsidRDefault="00343E07" w:rsidP="000953FC">
      <w:pPr>
        <w:pStyle w:val="BodyText"/>
      </w:pPr>
    </w:p>
    <w:p w14:paraId="5618F00C" w14:textId="77777777" w:rsidR="00343E07" w:rsidRDefault="00343E07" w:rsidP="000953FC">
      <w:pPr>
        <w:pStyle w:val="BodyText"/>
      </w:pPr>
    </w:p>
    <w:p w14:paraId="15BDCD6F" w14:textId="77777777" w:rsidR="00343E07" w:rsidRDefault="00343E07" w:rsidP="000953FC">
      <w:pPr>
        <w:pStyle w:val="BodyText"/>
      </w:pPr>
    </w:p>
    <w:p w14:paraId="2D7EE355" w14:textId="77777777" w:rsidR="00343E07" w:rsidRDefault="00343E07" w:rsidP="000953FC">
      <w:pPr>
        <w:pStyle w:val="BodyText"/>
      </w:pPr>
    </w:p>
    <w:p w14:paraId="77E3FCB5" w14:textId="77777777" w:rsidR="00343E07" w:rsidRPr="00343E07" w:rsidRDefault="00343E07" w:rsidP="000953FC">
      <w:pPr>
        <w:pStyle w:val="BodyText"/>
      </w:pPr>
    </w:p>
    <w:p w14:paraId="00629AE0" w14:textId="77777777" w:rsidR="00343E07" w:rsidRDefault="00343E07" w:rsidP="000953FC">
      <w:pPr>
        <w:pStyle w:val="BodyText"/>
      </w:pPr>
    </w:p>
    <w:p w14:paraId="61DC453C" w14:textId="77777777" w:rsidR="00222DC3" w:rsidRPr="00114D08" w:rsidRDefault="00343E07" w:rsidP="000953FC">
      <w:pPr>
        <w:pStyle w:val="BodyText"/>
      </w:pPr>
      <w:r>
        <w:rPr>
          <w:noProof/>
        </w:rPr>
        <w:drawing>
          <wp:anchor distT="0" distB="0" distL="114300" distR="114300" simplePos="0" relativeHeight="251639296" behindDoc="0" locked="0" layoutInCell="1" allowOverlap="1" wp14:anchorId="01F32A57" wp14:editId="145F8E50">
            <wp:simplePos x="0" y="0"/>
            <wp:positionH relativeFrom="column">
              <wp:posOffset>-1905</wp:posOffset>
            </wp:positionH>
            <wp:positionV relativeFrom="page">
              <wp:posOffset>1438275</wp:posOffset>
            </wp:positionV>
            <wp:extent cx="914400" cy="323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9357"/>
      </w:tblGrid>
      <w:tr w:rsidR="00867752" w:rsidRPr="00114D08" w14:paraId="3366ABF6" w14:textId="77777777" w:rsidTr="003A184A">
        <w:trPr>
          <w:trHeight w:val="1583"/>
        </w:trPr>
        <w:tc>
          <w:tcPr>
            <w:tcW w:w="9359" w:type="dxa"/>
          </w:tcPr>
          <w:p w14:paraId="5A590209" w14:textId="77777777" w:rsidR="008B3B7F" w:rsidRPr="007F4104" w:rsidRDefault="00E9149A" w:rsidP="007F4104">
            <w:pPr>
              <w:pStyle w:val="CommentSubject"/>
            </w:pPr>
            <w:r>
              <w:t>Solution Architecture Document</w:t>
            </w:r>
          </w:p>
          <w:p w14:paraId="23B0096F" w14:textId="77777777" w:rsidR="008B3B7F" w:rsidRPr="00114D08" w:rsidRDefault="002E3298" w:rsidP="00343E07">
            <w:pPr>
              <w:pStyle w:val="Title"/>
              <w:framePr w:hSpace="0" w:wrap="auto" w:vAnchor="margin" w:yAlign="inline"/>
              <w:suppressOverlap w:val="0"/>
              <w:rPr>
                <w:rFonts w:ascii="Times New Roman" w:hAnsi="Times New Roman"/>
                <w:szCs w:val="44"/>
              </w:rPr>
            </w:pPr>
            <w:fldSimple w:instr=" DOCPROPERTY  Title  \* MERGEFORMAT ">
              <w:r w:rsidR="00DD44B1">
                <w:t>Title</w:t>
              </w:r>
            </w:fldSimple>
          </w:p>
        </w:tc>
      </w:tr>
      <w:tr w:rsidR="007074E7" w:rsidRPr="00114D08" w14:paraId="169D29CC" w14:textId="77777777" w:rsidTr="003A184A">
        <w:tc>
          <w:tcPr>
            <w:tcW w:w="9359" w:type="dxa"/>
          </w:tcPr>
          <w:p w14:paraId="04DFBE88" w14:textId="77777777" w:rsidR="007074E7" w:rsidRDefault="00381F74" w:rsidP="007B6668">
            <w:pPr>
              <w:pStyle w:val="ProjectName"/>
            </w:pPr>
            <w:r>
              <w:fldChar w:fldCharType="begin"/>
            </w:r>
            <w:r>
              <w:instrText xml:space="preserve"> DOCPROPERTY  PID  \* MERGEFORMAT </w:instrText>
            </w:r>
            <w:r>
              <w:fldChar w:fldCharType="separate"/>
            </w:r>
            <w:r w:rsidR="00DD44B1">
              <w:t>&lt;</w:t>
            </w:r>
            <w:proofErr w:type="spellStart"/>
            <w:r w:rsidR="00DD44B1">
              <w:t>ClientID</w:t>
            </w:r>
            <w:proofErr w:type="spellEnd"/>
            <w:r w:rsidR="00DD44B1">
              <w:t>&gt;-&lt;</w:t>
            </w:r>
            <w:proofErr w:type="spellStart"/>
            <w:r w:rsidR="00DD44B1">
              <w:t>ProductID</w:t>
            </w:r>
            <w:proofErr w:type="spellEnd"/>
            <w:r w:rsidR="00DD44B1">
              <w:t>&gt;</w:t>
            </w:r>
            <w:r>
              <w:fldChar w:fldCharType="end"/>
            </w:r>
          </w:p>
        </w:tc>
      </w:tr>
    </w:tbl>
    <w:p w14:paraId="2659280A" w14:textId="77777777" w:rsidR="00A01F87" w:rsidRDefault="00A01F87" w:rsidP="000953FC">
      <w:pPr>
        <w:pStyle w:val="BodyText"/>
        <w:sectPr w:rsidR="00A01F87" w:rsidSect="00A01F87">
          <w:headerReference w:type="default" r:id="rId9"/>
          <w:footerReference w:type="default" r:id="rId10"/>
          <w:footerReference w:type="first" r:id="rId11"/>
          <w:pgSz w:w="11909" w:h="16834" w:code="9"/>
          <w:pgMar w:top="1134" w:right="851" w:bottom="1134" w:left="1134" w:header="720" w:footer="720" w:gutter="567"/>
          <w:cols w:space="720"/>
          <w:titlePg/>
          <w:docGrid w:linePitch="272"/>
        </w:sectPr>
      </w:pPr>
    </w:p>
    <w:tbl>
      <w:tblPr>
        <w:tblStyle w:val="TableEPAM"/>
        <w:tblW w:w="5000" w:type="pct"/>
        <w:tblInd w:w="-5" w:type="dxa"/>
        <w:tblLook w:val="04A0" w:firstRow="1" w:lastRow="0" w:firstColumn="1" w:lastColumn="0" w:noHBand="0" w:noVBand="1"/>
      </w:tblPr>
      <w:tblGrid>
        <w:gridCol w:w="942"/>
        <w:gridCol w:w="2292"/>
        <w:gridCol w:w="1589"/>
        <w:gridCol w:w="1589"/>
        <w:gridCol w:w="1385"/>
        <w:gridCol w:w="1550"/>
      </w:tblGrid>
      <w:tr w:rsidR="00E9149A" w:rsidRPr="00DA6CF4" w14:paraId="54D7AA5D"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6"/>
          </w:tcPr>
          <w:p w14:paraId="4561D290" w14:textId="77777777" w:rsidR="00E9149A" w:rsidRPr="00DA6CF4" w:rsidRDefault="00E9149A" w:rsidP="00BD7076">
            <w:r w:rsidRPr="00DA6CF4">
              <w:lastRenderedPageBreak/>
              <w:t>REVISION HISTORY</w:t>
            </w:r>
          </w:p>
        </w:tc>
      </w:tr>
      <w:tr w:rsidR="00E9149A" w:rsidRPr="00DA6CF4" w14:paraId="0728E7D7"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4" w:type="pct"/>
            <w:vMerge w:val="restart"/>
          </w:tcPr>
          <w:p w14:paraId="70AF99A2" w14:textId="77777777" w:rsidR="00E9149A" w:rsidRPr="002C5F65" w:rsidRDefault="00E9149A" w:rsidP="00BD7076">
            <w:r w:rsidRPr="002C5F65">
              <w:t>Ver.</w:t>
            </w:r>
          </w:p>
        </w:tc>
        <w:tc>
          <w:tcPr>
            <w:tcW w:w="1226" w:type="pct"/>
            <w:vMerge w:val="restart"/>
          </w:tcPr>
          <w:p w14:paraId="1BA5D29E"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Description of Change</w:t>
            </w:r>
          </w:p>
        </w:tc>
        <w:tc>
          <w:tcPr>
            <w:tcW w:w="850" w:type="pct"/>
            <w:vMerge w:val="restart"/>
          </w:tcPr>
          <w:p w14:paraId="438DA721"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Author</w:t>
            </w:r>
          </w:p>
        </w:tc>
        <w:tc>
          <w:tcPr>
            <w:tcW w:w="850" w:type="pct"/>
            <w:vMerge w:val="restart"/>
          </w:tcPr>
          <w:p w14:paraId="2C516B84"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Date</w:t>
            </w:r>
          </w:p>
        </w:tc>
        <w:tc>
          <w:tcPr>
            <w:tcW w:w="1570" w:type="pct"/>
            <w:gridSpan w:val="2"/>
          </w:tcPr>
          <w:p w14:paraId="4A966837"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Approved</w:t>
            </w:r>
          </w:p>
        </w:tc>
      </w:tr>
      <w:tr w:rsidR="00E9149A" w:rsidRPr="00DA6CF4" w14:paraId="77E99E67"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4" w:type="pct"/>
            <w:vMerge/>
          </w:tcPr>
          <w:p w14:paraId="4752DF1F" w14:textId="77777777" w:rsidR="00E9149A" w:rsidRPr="002C5F65" w:rsidRDefault="00E9149A" w:rsidP="00BD7076"/>
        </w:tc>
        <w:tc>
          <w:tcPr>
            <w:tcW w:w="1226" w:type="pct"/>
            <w:vMerge/>
          </w:tcPr>
          <w:p w14:paraId="5146950F"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p>
        </w:tc>
        <w:tc>
          <w:tcPr>
            <w:tcW w:w="850" w:type="pct"/>
            <w:vMerge/>
          </w:tcPr>
          <w:p w14:paraId="1BD13066"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p>
        </w:tc>
        <w:tc>
          <w:tcPr>
            <w:tcW w:w="850" w:type="pct"/>
            <w:vMerge/>
          </w:tcPr>
          <w:p w14:paraId="433A8BA0"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p>
        </w:tc>
        <w:tc>
          <w:tcPr>
            <w:tcW w:w="741" w:type="pct"/>
          </w:tcPr>
          <w:p w14:paraId="380B5969"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Name</w:t>
            </w:r>
          </w:p>
        </w:tc>
        <w:tc>
          <w:tcPr>
            <w:tcW w:w="829" w:type="pct"/>
          </w:tcPr>
          <w:p w14:paraId="2671D448"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Effective Date</w:t>
            </w:r>
          </w:p>
        </w:tc>
      </w:tr>
      <w:tr w:rsidR="00E9149A" w:rsidRPr="00DA6CF4" w14:paraId="18B1FFBE"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pct"/>
          </w:tcPr>
          <w:p w14:paraId="586EC3DC" w14:textId="77777777" w:rsidR="00E9149A" w:rsidRPr="00DA6CF4" w:rsidRDefault="00E9149A" w:rsidP="00BD7076">
            <w:proofErr w:type="spellStart"/>
            <w:r w:rsidRPr="00DA6CF4">
              <w:t>n.n</w:t>
            </w:r>
            <w:proofErr w:type="spellEnd"/>
          </w:p>
        </w:tc>
        <w:tc>
          <w:tcPr>
            <w:tcW w:w="1226" w:type="pct"/>
          </w:tcPr>
          <w:p w14:paraId="2C5CC53C" w14:textId="77777777" w:rsidR="00E9149A" w:rsidRPr="00DA6CF4" w:rsidRDefault="00E9149A" w:rsidP="00BD7076">
            <w:pPr>
              <w:cnfStyle w:val="000000100000" w:firstRow="0" w:lastRow="0" w:firstColumn="0" w:lastColumn="0" w:oddVBand="0" w:evenVBand="0" w:oddHBand="1" w:evenHBand="0" w:firstRowFirstColumn="0" w:firstRowLastColumn="0" w:lastRowFirstColumn="0" w:lastRowLastColumn="0"/>
            </w:pPr>
          </w:p>
        </w:tc>
        <w:tc>
          <w:tcPr>
            <w:tcW w:w="850" w:type="pct"/>
          </w:tcPr>
          <w:p w14:paraId="7E07615D" w14:textId="77777777" w:rsidR="00E9149A" w:rsidRPr="00FF15DE" w:rsidRDefault="00E9149A" w:rsidP="00BD7076">
            <w:pPr>
              <w:cnfStyle w:val="000000100000" w:firstRow="0" w:lastRow="0" w:firstColumn="0" w:lastColumn="0" w:oddVBand="0" w:evenVBand="0" w:oddHBand="1" w:evenHBand="0" w:firstRowFirstColumn="0" w:firstRowLastColumn="0" w:lastRowFirstColumn="0" w:lastRowLastColumn="0"/>
            </w:pPr>
          </w:p>
        </w:tc>
        <w:tc>
          <w:tcPr>
            <w:tcW w:w="850" w:type="pct"/>
          </w:tcPr>
          <w:p w14:paraId="7C2F336E"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roofErr w:type="spellStart"/>
            <w:r w:rsidRPr="00FF15DE">
              <w:t>dd</w:t>
            </w:r>
            <w:proofErr w:type="spellEnd"/>
            <w:r w:rsidRPr="00FF15DE">
              <w:t>-mmm-</w:t>
            </w:r>
            <w:proofErr w:type="spellStart"/>
            <w:r w:rsidRPr="00FF15DE">
              <w:t>yyyy</w:t>
            </w:r>
            <w:proofErr w:type="spellEnd"/>
          </w:p>
        </w:tc>
        <w:tc>
          <w:tcPr>
            <w:tcW w:w="741" w:type="pct"/>
          </w:tcPr>
          <w:p w14:paraId="39D4EC89"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
        </w:tc>
        <w:tc>
          <w:tcPr>
            <w:tcW w:w="829" w:type="pct"/>
          </w:tcPr>
          <w:p w14:paraId="38831B10"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roofErr w:type="spellStart"/>
            <w:r>
              <w:t>dd</w:t>
            </w:r>
            <w:proofErr w:type="spellEnd"/>
            <w:r>
              <w:t>-mmm-</w:t>
            </w:r>
            <w:proofErr w:type="spellStart"/>
            <w:r>
              <w:t>yyyy</w:t>
            </w:r>
            <w:proofErr w:type="spellEnd"/>
          </w:p>
        </w:tc>
      </w:tr>
      <w:tr w:rsidR="00E9149A" w:rsidRPr="00DA6CF4" w14:paraId="19A32D26" w14:textId="77777777" w:rsidTr="00611E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pct"/>
          </w:tcPr>
          <w:p w14:paraId="7FACE812" w14:textId="77777777" w:rsidR="00E9149A" w:rsidRPr="00DA6CF4" w:rsidRDefault="00E9149A" w:rsidP="00BD7076"/>
        </w:tc>
        <w:tc>
          <w:tcPr>
            <w:tcW w:w="1226" w:type="pct"/>
          </w:tcPr>
          <w:p w14:paraId="275008C1" w14:textId="77777777" w:rsidR="00E9149A" w:rsidRPr="00DA6CF4" w:rsidRDefault="00E9149A" w:rsidP="00BD7076">
            <w:pPr>
              <w:cnfStyle w:val="000000010000" w:firstRow="0" w:lastRow="0" w:firstColumn="0" w:lastColumn="0" w:oddVBand="0" w:evenVBand="0" w:oddHBand="0" w:evenHBand="1" w:firstRowFirstColumn="0" w:firstRowLastColumn="0" w:lastRowFirstColumn="0" w:lastRowLastColumn="0"/>
            </w:pPr>
          </w:p>
        </w:tc>
        <w:tc>
          <w:tcPr>
            <w:tcW w:w="850" w:type="pct"/>
          </w:tcPr>
          <w:p w14:paraId="446CA4A9" w14:textId="77777777" w:rsidR="00E9149A" w:rsidRPr="00FF15DE" w:rsidRDefault="00E9149A" w:rsidP="00BD7076">
            <w:pPr>
              <w:cnfStyle w:val="000000010000" w:firstRow="0" w:lastRow="0" w:firstColumn="0" w:lastColumn="0" w:oddVBand="0" w:evenVBand="0" w:oddHBand="0" w:evenHBand="1" w:firstRowFirstColumn="0" w:firstRowLastColumn="0" w:lastRowFirstColumn="0" w:lastRowLastColumn="0"/>
            </w:pPr>
          </w:p>
        </w:tc>
        <w:tc>
          <w:tcPr>
            <w:tcW w:w="850" w:type="pct"/>
          </w:tcPr>
          <w:p w14:paraId="16F5CB5A" w14:textId="77777777" w:rsidR="00E9149A" w:rsidRPr="00FF15DE" w:rsidRDefault="00E9149A" w:rsidP="00BD7076">
            <w:pPr>
              <w:cnfStyle w:val="000000010000" w:firstRow="0" w:lastRow="0" w:firstColumn="0" w:lastColumn="0" w:oddVBand="0" w:evenVBand="0" w:oddHBand="0" w:evenHBand="1" w:firstRowFirstColumn="0" w:firstRowLastColumn="0" w:lastRowFirstColumn="0" w:lastRowLastColumn="0"/>
            </w:pPr>
          </w:p>
        </w:tc>
        <w:tc>
          <w:tcPr>
            <w:tcW w:w="741" w:type="pct"/>
          </w:tcPr>
          <w:p w14:paraId="6E86FB02" w14:textId="77777777" w:rsidR="00E9149A" w:rsidRPr="003534EA" w:rsidRDefault="00E9149A" w:rsidP="00BD7076">
            <w:pPr>
              <w:cnfStyle w:val="000000010000" w:firstRow="0" w:lastRow="0" w:firstColumn="0" w:lastColumn="0" w:oddVBand="0" w:evenVBand="0" w:oddHBand="0" w:evenHBand="1" w:firstRowFirstColumn="0" w:firstRowLastColumn="0" w:lastRowFirstColumn="0" w:lastRowLastColumn="0"/>
            </w:pPr>
          </w:p>
        </w:tc>
        <w:tc>
          <w:tcPr>
            <w:tcW w:w="829" w:type="pct"/>
          </w:tcPr>
          <w:p w14:paraId="4B586839" w14:textId="77777777" w:rsidR="00E9149A" w:rsidRPr="003534EA" w:rsidRDefault="00E9149A" w:rsidP="00BD7076">
            <w:pPr>
              <w:cnfStyle w:val="000000010000" w:firstRow="0" w:lastRow="0" w:firstColumn="0" w:lastColumn="0" w:oddVBand="0" w:evenVBand="0" w:oddHBand="0" w:evenHBand="1" w:firstRowFirstColumn="0" w:firstRowLastColumn="0" w:lastRowFirstColumn="0" w:lastRowLastColumn="0"/>
            </w:pPr>
          </w:p>
        </w:tc>
      </w:tr>
      <w:tr w:rsidR="00E9149A" w:rsidRPr="00DA6CF4" w14:paraId="598F7046"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pct"/>
          </w:tcPr>
          <w:p w14:paraId="2407C780" w14:textId="77777777" w:rsidR="00E9149A" w:rsidRPr="00DA6CF4" w:rsidRDefault="00E9149A" w:rsidP="00BD7076"/>
        </w:tc>
        <w:tc>
          <w:tcPr>
            <w:tcW w:w="1226" w:type="pct"/>
          </w:tcPr>
          <w:p w14:paraId="597D31EB" w14:textId="77777777" w:rsidR="00E9149A" w:rsidRPr="00DA6CF4" w:rsidRDefault="00E9149A" w:rsidP="00BD7076">
            <w:pPr>
              <w:cnfStyle w:val="000000100000" w:firstRow="0" w:lastRow="0" w:firstColumn="0" w:lastColumn="0" w:oddVBand="0" w:evenVBand="0" w:oddHBand="1" w:evenHBand="0" w:firstRowFirstColumn="0" w:firstRowLastColumn="0" w:lastRowFirstColumn="0" w:lastRowLastColumn="0"/>
            </w:pPr>
          </w:p>
        </w:tc>
        <w:tc>
          <w:tcPr>
            <w:tcW w:w="850" w:type="pct"/>
          </w:tcPr>
          <w:p w14:paraId="32F0FBF5" w14:textId="77777777" w:rsidR="00E9149A" w:rsidRPr="00FF15DE" w:rsidRDefault="00E9149A" w:rsidP="00BD7076">
            <w:pPr>
              <w:cnfStyle w:val="000000100000" w:firstRow="0" w:lastRow="0" w:firstColumn="0" w:lastColumn="0" w:oddVBand="0" w:evenVBand="0" w:oddHBand="1" w:evenHBand="0" w:firstRowFirstColumn="0" w:firstRowLastColumn="0" w:lastRowFirstColumn="0" w:lastRowLastColumn="0"/>
            </w:pPr>
          </w:p>
        </w:tc>
        <w:tc>
          <w:tcPr>
            <w:tcW w:w="850" w:type="pct"/>
          </w:tcPr>
          <w:p w14:paraId="61FEBBF2" w14:textId="77777777" w:rsidR="00E9149A" w:rsidRPr="00FF15DE" w:rsidRDefault="00E9149A" w:rsidP="00BD7076">
            <w:pPr>
              <w:cnfStyle w:val="000000100000" w:firstRow="0" w:lastRow="0" w:firstColumn="0" w:lastColumn="0" w:oddVBand="0" w:evenVBand="0" w:oddHBand="1" w:evenHBand="0" w:firstRowFirstColumn="0" w:firstRowLastColumn="0" w:lastRowFirstColumn="0" w:lastRowLastColumn="0"/>
            </w:pPr>
          </w:p>
        </w:tc>
        <w:tc>
          <w:tcPr>
            <w:tcW w:w="741" w:type="pct"/>
          </w:tcPr>
          <w:p w14:paraId="047D19DF"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
        </w:tc>
        <w:tc>
          <w:tcPr>
            <w:tcW w:w="829" w:type="pct"/>
          </w:tcPr>
          <w:p w14:paraId="4E562327"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
        </w:tc>
      </w:tr>
    </w:tbl>
    <w:p w14:paraId="6ED316DA" w14:textId="77777777" w:rsidR="00E9149A" w:rsidRDefault="00E9149A" w:rsidP="000953FC">
      <w:pPr>
        <w:pStyle w:val="BodyText"/>
      </w:pPr>
    </w:p>
    <w:tbl>
      <w:tblPr>
        <w:tblStyle w:val="TableEPAM"/>
        <w:tblW w:w="5000" w:type="pct"/>
        <w:tblInd w:w="-5" w:type="dxa"/>
        <w:tblLook w:val="04A0" w:firstRow="1" w:lastRow="0" w:firstColumn="1" w:lastColumn="0" w:noHBand="0" w:noVBand="1"/>
      </w:tblPr>
      <w:tblGrid>
        <w:gridCol w:w="944"/>
        <w:gridCol w:w="8403"/>
      </w:tblGrid>
      <w:tr w:rsidR="00AF3313" w:rsidRPr="00D27C46" w14:paraId="04943C76"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2"/>
          </w:tcPr>
          <w:p w14:paraId="332098D7" w14:textId="77777777" w:rsidR="00004E50" w:rsidRPr="0078686A" w:rsidRDefault="00004E50" w:rsidP="002C5F65">
            <w:r w:rsidRPr="0078686A">
              <w:t>Related Artifacts</w:t>
            </w:r>
          </w:p>
        </w:tc>
      </w:tr>
      <w:tr w:rsidR="00D27C46" w:rsidRPr="00D27C46" w14:paraId="3FA558D4"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5" w:type="pct"/>
          </w:tcPr>
          <w:p w14:paraId="45E031DD" w14:textId="77777777" w:rsidR="00004E50" w:rsidRPr="0078686A" w:rsidRDefault="00004E50" w:rsidP="002C5F65">
            <w:r w:rsidRPr="0078686A">
              <w:t>Ref.</w:t>
            </w:r>
          </w:p>
        </w:tc>
        <w:tc>
          <w:tcPr>
            <w:tcW w:w="4495" w:type="pct"/>
          </w:tcPr>
          <w:p w14:paraId="44E5D190" w14:textId="77777777" w:rsidR="00004E50" w:rsidRPr="0078686A" w:rsidRDefault="00004E50" w:rsidP="002C5F65">
            <w:pPr>
              <w:ind w:left="-456"/>
              <w:cnfStyle w:val="100000000000" w:firstRow="1" w:lastRow="0" w:firstColumn="0" w:lastColumn="0" w:oddVBand="0" w:evenVBand="0" w:oddHBand="0" w:evenHBand="0" w:firstRowFirstColumn="0" w:firstRowLastColumn="0" w:lastRowFirstColumn="0" w:lastRowLastColumn="0"/>
            </w:pPr>
            <w:r w:rsidRPr="0078686A">
              <w:t>Name</w:t>
            </w:r>
          </w:p>
        </w:tc>
      </w:tr>
      <w:tr w:rsidR="00004E50" w:rsidRPr="00D27C46" w14:paraId="5285C513"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pct"/>
          </w:tcPr>
          <w:p w14:paraId="454D9CD9" w14:textId="77777777" w:rsidR="00004E50" w:rsidRPr="0078686A" w:rsidRDefault="00004E50" w:rsidP="002C5F65"/>
        </w:tc>
        <w:tc>
          <w:tcPr>
            <w:tcW w:w="4495" w:type="pct"/>
          </w:tcPr>
          <w:p w14:paraId="4D8716E2" w14:textId="77777777" w:rsidR="00004E50" w:rsidRPr="0015371B" w:rsidRDefault="00004E50" w:rsidP="002C5F65">
            <w:pPr>
              <w:cnfStyle w:val="000000100000" w:firstRow="0" w:lastRow="0" w:firstColumn="0" w:lastColumn="0" w:oddVBand="0" w:evenVBand="0" w:oddHBand="1" w:evenHBand="0" w:firstRowFirstColumn="0" w:firstRowLastColumn="0" w:lastRowFirstColumn="0" w:lastRowLastColumn="0"/>
            </w:pPr>
          </w:p>
        </w:tc>
      </w:tr>
      <w:tr w:rsidR="00D27C46" w:rsidRPr="00D27C46" w14:paraId="44C85A57" w14:textId="77777777" w:rsidTr="00611E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pct"/>
          </w:tcPr>
          <w:p w14:paraId="70E65619" w14:textId="77777777" w:rsidR="00004E50" w:rsidRPr="0078686A" w:rsidRDefault="00004E50" w:rsidP="002C5F65"/>
        </w:tc>
        <w:tc>
          <w:tcPr>
            <w:tcW w:w="4495" w:type="pct"/>
          </w:tcPr>
          <w:p w14:paraId="4F81E203" w14:textId="77777777" w:rsidR="00004E50" w:rsidRPr="0015371B" w:rsidRDefault="00004E50" w:rsidP="002C5F65">
            <w:pPr>
              <w:cnfStyle w:val="000000010000" w:firstRow="0" w:lastRow="0" w:firstColumn="0" w:lastColumn="0" w:oddVBand="0" w:evenVBand="0" w:oddHBand="0" w:evenHBand="1" w:firstRowFirstColumn="0" w:firstRowLastColumn="0" w:lastRowFirstColumn="0" w:lastRowLastColumn="0"/>
            </w:pPr>
          </w:p>
        </w:tc>
      </w:tr>
    </w:tbl>
    <w:p w14:paraId="553E9FDC" w14:textId="77777777" w:rsidR="00081986" w:rsidRDefault="00081986" w:rsidP="000953FC">
      <w:pPr>
        <w:pStyle w:val="BodyText"/>
      </w:pPr>
      <w:bookmarkStart w:id="0" w:name="_Toc456598587"/>
      <w:bookmarkStart w:id="1" w:name="_Toc456600918"/>
      <w:bookmarkStart w:id="2" w:name="_Toc2484421"/>
      <w:bookmarkStart w:id="3" w:name="_Toc4475558"/>
      <w:r>
        <w:br w:type="page"/>
      </w:r>
    </w:p>
    <w:p w14:paraId="5E87961C" w14:textId="77777777" w:rsidR="00222DC3" w:rsidRPr="00713C48" w:rsidRDefault="00222DC3" w:rsidP="006D794B">
      <w:pPr>
        <w:pStyle w:val="TOCHeading"/>
      </w:pPr>
      <w:r w:rsidRPr="00713C48">
        <w:lastRenderedPageBreak/>
        <w:t>Contents</w:t>
      </w:r>
    </w:p>
    <w:p w14:paraId="7EB704A3" w14:textId="77777777" w:rsidR="00B2416E" w:rsidRDefault="004706BE">
      <w:pPr>
        <w:pStyle w:val="TOC1"/>
        <w:tabs>
          <w:tab w:val="left" w:pos="400"/>
          <w:tab w:val="right" w:leader="dot" w:pos="9347"/>
        </w:tabs>
        <w:rPr>
          <w:ins w:id="4" w:author="Kostiantyn Kudriavtsev" w:date="2016-09-13T14:58:00Z"/>
          <w:rFonts w:asciiTheme="minorHAnsi" w:eastAsiaTheme="minorEastAsia" w:hAnsiTheme="minorHAnsi" w:cstheme="minorBidi"/>
          <w:bCs w:val="0"/>
          <w:caps w:val="0"/>
          <w:noProof/>
          <w:color w:val="auto"/>
          <w:sz w:val="22"/>
          <w:szCs w:val="22"/>
        </w:rPr>
      </w:pPr>
      <w:r>
        <w:fldChar w:fldCharType="begin"/>
      </w:r>
      <w:r>
        <w:instrText xml:space="preserve"> TOC \o "3-4" \h \z \t "Heading 1,1,Heading 2,2,Appendix Level 1,1,Appendix Level 2,2" </w:instrText>
      </w:r>
      <w:r>
        <w:fldChar w:fldCharType="separate"/>
      </w:r>
      <w:ins w:id="5" w:author="Kostiantyn Kudriavtsev" w:date="2016-09-13T14:58:00Z">
        <w:r w:rsidR="00B2416E" w:rsidRPr="00574E1D">
          <w:rPr>
            <w:rStyle w:val="Hyperlink"/>
            <w:noProof/>
          </w:rPr>
          <w:fldChar w:fldCharType="begin"/>
        </w:r>
        <w:r w:rsidR="00B2416E" w:rsidRPr="00574E1D">
          <w:rPr>
            <w:rStyle w:val="Hyperlink"/>
            <w:noProof/>
          </w:rPr>
          <w:instrText xml:space="preserve"> </w:instrText>
        </w:r>
        <w:r w:rsidR="00B2416E">
          <w:rPr>
            <w:noProof/>
          </w:rPr>
          <w:instrText>HYPERLINK \l "_Toc461542037"</w:instrText>
        </w:r>
        <w:r w:rsidR="00B2416E" w:rsidRPr="00574E1D">
          <w:rPr>
            <w:rStyle w:val="Hyperlink"/>
            <w:noProof/>
          </w:rPr>
          <w:instrText xml:space="preserve"> </w:instrText>
        </w:r>
        <w:r w:rsidR="00B2416E" w:rsidRPr="00574E1D">
          <w:rPr>
            <w:rStyle w:val="Hyperlink"/>
            <w:noProof/>
          </w:rPr>
        </w:r>
        <w:r w:rsidR="00B2416E" w:rsidRPr="00574E1D">
          <w:rPr>
            <w:rStyle w:val="Hyperlink"/>
            <w:noProof/>
          </w:rPr>
          <w:fldChar w:fldCharType="separate"/>
        </w:r>
        <w:r w:rsidR="00B2416E" w:rsidRPr="00574E1D">
          <w:rPr>
            <w:rStyle w:val="Hyperlink"/>
            <w:noProof/>
          </w:rPr>
          <w:t>1</w:t>
        </w:r>
        <w:r w:rsidR="00B2416E">
          <w:rPr>
            <w:rFonts w:asciiTheme="minorHAnsi" w:eastAsiaTheme="minorEastAsia" w:hAnsiTheme="minorHAnsi" w:cstheme="minorBidi"/>
            <w:bCs w:val="0"/>
            <w:caps w:val="0"/>
            <w:noProof/>
            <w:color w:val="auto"/>
            <w:sz w:val="22"/>
            <w:szCs w:val="22"/>
          </w:rPr>
          <w:tab/>
        </w:r>
        <w:r w:rsidR="00B2416E" w:rsidRPr="00574E1D">
          <w:rPr>
            <w:rStyle w:val="Hyperlink"/>
            <w:noProof/>
          </w:rPr>
          <w:t>Executive Summary</w:t>
        </w:r>
        <w:r w:rsidR="00B2416E">
          <w:rPr>
            <w:noProof/>
            <w:webHidden/>
          </w:rPr>
          <w:tab/>
        </w:r>
        <w:r w:rsidR="00B2416E">
          <w:rPr>
            <w:noProof/>
            <w:webHidden/>
          </w:rPr>
          <w:fldChar w:fldCharType="begin"/>
        </w:r>
        <w:r w:rsidR="00B2416E">
          <w:rPr>
            <w:noProof/>
            <w:webHidden/>
          </w:rPr>
          <w:instrText xml:space="preserve"> PAGEREF _Toc461542037 \h </w:instrText>
        </w:r>
        <w:r w:rsidR="00B2416E">
          <w:rPr>
            <w:noProof/>
            <w:webHidden/>
          </w:rPr>
        </w:r>
      </w:ins>
      <w:r w:rsidR="00B2416E">
        <w:rPr>
          <w:noProof/>
          <w:webHidden/>
        </w:rPr>
        <w:fldChar w:fldCharType="separate"/>
      </w:r>
      <w:ins w:id="6" w:author="Kostiantyn Kudriavtsev" w:date="2016-09-13T14:58:00Z">
        <w:r w:rsidR="00B2416E">
          <w:rPr>
            <w:noProof/>
            <w:webHidden/>
          </w:rPr>
          <w:t>5</w:t>
        </w:r>
        <w:r w:rsidR="00B2416E">
          <w:rPr>
            <w:noProof/>
            <w:webHidden/>
          </w:rPr>
          <w:fldChar w:fldCharType="end"/>
        </w:r>
        <w:r w:rsidR="00B2416E" w:rsidRPr="00574E1D">
          <w:rPr>
            <w:rStyle w:val="Hyperlink"/>
            <w:noProof/>
          </w:rPr>
          <w:fldChar w:fldCharType="end"/>
        </w:r>
      </w:ins>
    </w:p>
    <w:p w14:paraId="4E39E610" w14:textId="77777777" w:rsidR="00B2416E" w:rsidRDefault="00B2416E">
      <w:pPr>
        <w:pStyle w:val="TOC1"/>
        <w:tabs>
          <w:tab w:val="left" w:pos="400"/>
          <w:tab w:val="right" w:leader="dot" w:pos="9347"/>
        </w:tabs>
        <w:rPr>
          <w:ins w:id="7" w:author="Kostiantyn Kudriavtsev" w:date="2016-09-13T14:58:00Z"/>
          <w:rFonts w:asciiTheme="minorHAnsi" w:eastAsiaTheme="minorEastAsia" w:hAnsiTheme="minorHAnsi" w:cstheme="minorBidi"/>
          <w:bCs w:val="0"/>
          <w:caps w:val="0"/>
          <w:noProof/>
          <w:color w:val="auto"/>
          <w:sz w:val="22"/>
          <w:szCs w:val="22"/>
        </w:rPr>
      </w:pPr>
      <w:ins w:id="8"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"_Toc461542038"</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2</w:t>
        </w:r>
        <w:r>
          <w:rPr>
            <w:rFonts w:asciiTheme="minorHAnsi" w:eastAsiaTheme="minorEastAsia" w:hAnsiTheme="minorHAnsi" w:cstheme="minorBidi"/>
            <w:bCs w:val="0"/>
            <w:caps w:val="0"/>
            <w:noProof/>
            <w:color w:val="auto"/>
            <w:sz w:val="22"/>
            <w:szCs w:val="22"/>
          </w:rPr>
          <w:tab/>
        </w:r>
        <w:r w:rsidRPr="00574E1D">
          <w:rPr>
            <w:rStyle w:val="Hyperlink"/>
            <w:noProof/>
          </w:rPr>
          <w:t>Introduction</w:t>
        </w:r>
        <w:r>
          <w:rPr>
            <w:noProof/>
            <w:webHidden/>
          </w:rPr>
          <w:tab/>
        </w:r>
        <w:r>
          <w:rPr>
            <w:noProof/>
            <w:webHidden/>
          </w:rPr>
          <w:fldChar w:fldCharType="begin"/>
        </w:r>
        <w:r>
          <w:rPr>
            <w:noProof/>
            <w:webHidden/>
          </w:rPr>
          <w:instrText xml:space="preserve"> PAGEREF _Toc461542038 \h </w:instrText>
        </w:r>
        <w:r>
          <w:rPr>
            <w:noProof/>
            <w:webHidden/>
          </w:rPr>
        </w:r>
      </w:ins>
      <w:r>
        <w:rPr>
          <w:noProof/>
          <w:webHidden/>
        </w:rPr>
        <w:fldChar w:fldCharType="separate"/>
      </w:r>
      <w:ins w:id="9" w:author="Kostiantyn Kudriavtsev" w:date="2016-09-13T14:58:00Z">
        <w:r>
          <w:rPr>
            <w:noProof/>
            <w:webHidden/>
          </w:rPr>
          <w:t>6</w:t>
        </w:r>
        <w:r>
          <w:rPr>
            <w:noProof/>
            <w:webHidden/>
          </w:rPr>
          <w:fldChar w:fldCharType="end"/>
        </w:r>
        <w:r w:rsidRPr="00574E1D">
          <w:rPr>
            <w:rStyle w:val="Hyperlink"/>
            <w:noProof/>
          </w:rPr>
          <w:fldChar w:fldCharType="end"/>
        </w:r>
      </w:ins>
    </w:p>
    <w:p w14:paraId="1E3BCF9A" w14:textId="77777777" w:rsidR="00B2416E" w:rsidRDefault="00B2416E">
      <w:pPr>
        <w:pStyle w:val="TOC2"/>
        <w:tabs>
          <w:tab w:val="right" w:leader="dot" w:pos="9347"/>
        </w:tabs>
        <w:rPr>
          <w:ins w:id="10" w:author="Kostiantyn Kudriavtsev" w:date="2016-09-13T14:58:00Z"/>
          <w:rFonts w:asciiTheme="minorHAnsi" w:eastAsiaTheme="minorEastAsia" w:hAnsiTheme="minorHAnsi" w:cstheme="minorBidi"/>
          <w:caps w:val="0"/>
          <w:noProof/>
          <w:color w:val="auto"/>
          <w:sz w:val="22"/>
          <w:szCs w:val="22"/>
        </w:rPr>
      </w:pPr>
      <w:ins w:id="11"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"_Toc461542039"</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Definitions, Acronyms, Abbreviations</w:t>
        </w:r>
        <w:r>
          <w:rPr>
            <w:noProof/>
            <w:webHidden/>
          </w:rPr>
          <w:tab/>
        </w:r>
        <w:r>
          <w:rPr>
            <w:noProof/>
            <w:webHidden/>
          </w:rPr>
          <w:fldChar w:fldCharType="begin"/>
        </w:r>
        <w:r>
          <w:rPr>
            <w:noProof/>
            <w:webHidden/>
          </w:rPr>
          <w:instrText xml:space="preserve"> PAGEREF _Toc461542039 \h </w:instrText>
        </w:r>
        <w:r>
          <w:rPr>
            <w:noProof/>
            <w:webHidden/>
          </w:rPr>
        </w:r>
      </w:ins>
      <w:r>
        <w:rPr>
          <w:noProof/>
          <w:webHidden/>
        </w:rPr>
        <w:fldChar w:fldCharType="separate"/>
      </w:r>
      <w:ins w:id="12" w:author="Kostiantyn Kudriavtsev" w:date="2016-09-13T14:58:00Z">
        <w:r>
          <w:rPr>
            <w:noProof/>
            <w:webHidden/>
          </w:rPr>
          <w:t>6</w:t>
        </w:r>
        <w:r>
          <w:rPr>
            <w:noProof/>
            <w:webHidden/>
          </w:rPr>
          <w:fldChar w:fldCharType="end"/>
        </w:r>
        <w:r w:rsidRPr="00574E1D">
          <w:rPr>
            <w:rStyle w:val="Hyperlink"/>
            <w:noProof/>
          </w:rPr>
          <w:fldChar w:fldCharType="end"/>
        </w:r>
      </w:ins>
    </w:p>
    <w:p w14:paraId="77980DF9" w14:textId="77777777" w:rsidR="00B2416E" w:rsidRDefault="00B2416E">
      <w:pPr>
        <w:pStyle w:val="TOC2"/>
        <w:tabs>
          <w:tab w:val="right" w:leader="dot" w:pos="9347"/>
        </w:tabs>
        <w:rPr>
          <w:ins w:id="13" w:author="Kostiantyn Kudriavtsev" w:date="2016-09-13T14:58:00Z"/>
          <w:rFonts w:asciiTheme="minorHAnsi" w:eastAsiaTheme="minorEastAsia" w:hAnsiTheme="minorHAnsi" w:cstheme="minorBidi"/>
          <w:caps w:val="0"/>
          <w:noProof/>
          <w:color w:val="auto"/>
          <w:sz w:val="22"/>
          <w:szCs w:val="22"/>
        </w:rPr>
      </w:pPr>
      <w:ins w:id="14"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"_Toc461542040"</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Purpose</w:t>
        </w:r>
        <w:r>
          <w:rPr>
            <w:noProof/>
            <w:webHidden/>
          </w:rPr>
          <w:tab/>
        </w:r>
        <w:r>
          <w:rPr>
            <w:noProof/>
            <w:webHidden/>
          </w:rPr>
          <w:fldChar w:fldCharType="begin"/>
        </w:r>
        <w:r>
          <w:rPr>
            <w:noProof/>
            <w:webHidden/>
          </w:rPr>
          <w:instrText xml:space="preserve"> PAGEREF _Toc461542040 \h </w:instrText>
        </w:r>
        <w:r>
          <w:rPr>
            <w:noProof/>
            <w:webHidden/>
          </w:rPr>
        </w:r>
      </w:ins>
      <w:r>
        <w:rPr>
          <w:noProof/>
          <w:webHidden/>
        </w:rPr>
        <w:fldChar w:fldCharType="separate"/>
      </w:r>
      <w:ins w:id="15" w:author="Kostiantyn Kudriavtsev" w:date="2016-09-13T14:58:00Z">
        <w:r>
          <w:rPr>
            <w:noProof/>
            <w:webHidden/>
          </w:rPr>
          <w:t>6</w:t>
        </w:r>
        <w:r>
          <w:rPr>
            <w:noProof/>
            <w:webHidden/>
          </w:rPr>
          <w:fldChar w:fldCharType="end"/>
        </w:r>
        <w:r w:rsidRPr="00574E1D">
          <w:rPr>
            <w:rStyle w:val="Hyperlink"/>
            <w:noProof/>
          </w:rPr>
          <w:fldChar w:fldCharType="end"/>
        </w:r>
      </w:ins>
    </w:p>
    <w:p w14:paraId="1F5D1128" w14:textId="77777777" w:rsidR="00B2416E" w:rsidRDefault="00B2416E">
      <w:pPr>
        <w:pStyle w:val="TOC3"/>
        <w:tabs>
          <w:tab w:val="left" w:pos="1200"/>
          <w:tab w:val="right" w:leader="dot" w:pos="9347"/>
        </w:tabs>
        <w:rPr>
          <w:ins w:id="16" w:author="Kostiantyn Kudriavtsev" w:date="2016-09-13T14:58:00Z"/>
          <w:rFonts w:asciiTheme="minorHAnsi" w:eastAsiaTheme="minorEastAsia" w:hAnsiTheme="minorHAnsi" w:cstheme="minorBidi"/>
          <w:iCs w:val="0"/>
          <w:noProof/>
          <w:color w:val="auto"/>
          <w:sz w:val="22"/>
          <w:szCs w:val="22"/>
        </w:rPr>
      </w:pPr>
      <w:ins w:id="17"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"_Toc461542041"</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2.1.1</w:t>
        </w:r>
        <w:r>
          <w:rPr>
            <w:rFonts w:asciiTheme="minorHAnsi" w:eastAsiaTheme="minorEastAsia" w:hAnsiTheme="minorHAnsi" w:cstheme="minorBidi"/>
            <w:iCs w:val="0"/>
            <w:noProof/>
            <w:color w:val="auto"/>
            <w:sz w:val="22"/>
            <w:szCs w:val="22"/>
          </w:rPr>
          <w:tab/>
        </w:r>
        <w:r w:rsidRPr="00574E1D">
          <w:rPr>
            <w:rStyle w:val="Hyperlink"/>
            <w:noProof/>
          </w:rPr>
          <w:t>Stakeholders</w:t>
        </w:r>
        <w:r>
          <w:rPr>
            <w:noProof/>
            <w:webHidden/>
          </w:rPr>
          <w:tab/>
        </w:r>
        <w:r>
          <w:rPr>
            <w:noProof/>
            <w:webHidden/>
          </w:rPr>
          <w:fldChar w:fldCharType="begin"/>
        </w:r>
        <w:r>
          <w:rPr>
            <w:noProof/>
            <w:webHidden/>
          </w:rPr>
          <w:instrText xml:space="preserve"> PAGEREF _Toc461542041 \h </w:instrText>
        </w:r>
        <w:r>
          <w:rPr>
            <w:noProof/>
            <w:webHidden/>
          </w:rPr>
        </w:r>
      </w:ins>
      <w:r>
        <w:rPr>
          <w:noProof/>
          <w:webHidden/>
        </w:rPr>
        <w:fldChar w:fldCharType="separate"/>
      </w:r>
      <w:ins w:id="18" w:author="Kostiantyn Kudriavtsev" w:date="2016-09-13T14:58:00Z">
        <w:r>
          <w:rPr>
            <w:noProof/>
            <w:webHidden/>
          </w:rPr>
          <w:t>6</w:t>
        </w:r>
        <w:r>
          <w:rPr>
            <w:noProof/>
            <w:webHidden/>
          </w:rPr>
          <w:fldChar w:fldCharType="end"/>
        </w:r>
        <w:r w:rsidRPr="00574E1D">
          <w:rPr>
            <w:rStyle w:val="Hyperlink"/>
            <w:noProof/>
          </w:rPr>
          <w:fldChar w:fldCharType="end"/>
        </w:r>
      </w:ins>
    </w:p>
    <w:p w14:paraId="5067DD35" w14:textId="77777777" w:rsidR="00B2416E" w:rsidRDefault="00B2416E">
      <w:pPr>
        <w:pStyle w:val="TOC3"/>
        <w:tabs>
          <w:tab w:val="left" w:pos="1200"/>
          <w:tab w:val="right" w:leader="dot" w:pos="9347"/>
        </w:tabs>
        <w:rPr>
          <w:ins w:id="19" w:author="Kostiantyn Kudriavtsev" w:date="2016-09-13T14:58:00Z"/>
          <w:rFonts w:asciiTheme="minorHAnsi" w:eastAsiaTheme="minorEastAsia" w:hAnsiTheme="minorHAnsi" w:cstheme="minorBidi"/>
          <w:iCs w:val="0"/>
          <w:noProof/>
          <w:color w:val="auto"/>
          <w:sz w:val="22"/>
          <w:szCs w:val="22"/>
        </w:rPr>
      </w:pPr>
      <w:ins w:id="20"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"_Toc461542042"</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2.1.2</w:t>
        </w:r>
        <w:r>
          <w:rPr>
            <w:rFonts w:asciiTheme="minorHAnsi" w:eastAsiaTheme="minorEastAsia" w:hAnsiTheme="minorHAnsi" w:cstheme="minorBidi"/>
            <w:iCs w:val="0"/>
            <w:noProof/>
            <w:color w:val="auto"/>
            <w:sz w:val="22"/>
            <w:szCs w:val="22"/>
          </w:rPr>
          <w:tab/>
        </w:r>
        <w:r w:rsidRPr="00574E1D">
          <w:rPr>
            <w:rStyle w:val="Hyperlink"/>
            <w:noProof/>
          </w:rPr>
          <w:t>GOALS</w:t>
        </w:r>
        <w:r>
          <w:rPr>
            <w:noProof/>
            <w:webHidden/>
          </w:rPr>
          <w:tab/>
        </w:r>
        <w:r>
          <w:rPr>
            <w:noProof/>
            <w:webHidden/>
          </w:rPr>
          <w:fldChar w:fldCharType="begin"/>
        </w:r>
        <w:r>
          <w:rPr>
            <w:noProof/>
            <w:webHidden/>
          </w:rPr>
          <w:instrText xml:space="preserve"> PAGEREF _Toc461542042 \h </w:instrText>
        </w:r>
        <w:r>
          <w:rPr>
            <w:noProof/>
            <w:webHidden/>
          </w:rPr>
        </w:r>
      </w:ins>
      <w:r>
        <w:rPr>
          <w:noProof/>
          <w:webHidden/>
        </w:rPr>
        <w:fldChar w:fldCharType="separate"/>
      </w:r>
      <w:ins w:id="21" w:author="Kostiantyn Kudriavtsev" w:date="2016-09-13T14:58:00Z">
        <w:r>
          <w:rPr>
            <w:noProof/>
            <w:webHidden/>
          </w:rPr>
          <w:t>6</w:t>
        </w:r>
        <w:r>
          <w:rPr>
            <w:noProof/>
            <w:webHidden/>
          </w:rPr>
          <w:fldChar w:fldCharType="end"/>
        </w:r>
        <w:r w:rsidRPr="00574E1D">
          <w:rPr>
            <w:rStyle w:val="Hyperlink"/>
            <w:noProof/>
          </w:rPr>
          <w:fldChar w:fldCharType="end"/>
        </w:r>
      </w:ins>
    </w:p>
    <w:p w14:paraId="3B9E2481" w14:textId="77777777" w:rsidR="00B2416E" w:rsidRDefault="00B2416E">
      <w:pPr>
        <w:pStyle w:val="TOC3"/>
        <w:tabs>
          <w:tab w:val="left" w:pos="1200"/>
          <w:tab w:val="right" w:leader="dot" w:pos="9347"/>
        </w:tabs>
        <w:rPr>
          <w:ins w:id="22" w:author="Kostiantyn Kudriavtsev" w:date="2016-09-13T14:58:00Z"/>
          <w:rFonts w:asciiTheme="minorHAnsi" w:eastAsiaTheme="minorEastAsia" w:hAnsiTheme="minorHAnsi" w:cstheme="minorBidi"/>
          <w:iCs w:val="0"/>
          <w:noProof/>
          <w:color w:val="auto"/>
          <w:sz w:val="22"/>
          <w:szCs w:val="22"/>
        </w:rPr>
      </w:pPr>
      <w:ins w:id="23"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"_Toc461542043"</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2.1.3</w:t>
        </w:r>
        <w:r>
          <w:rPr>
            <w:rFonts w:asciiTheme="minorHAnsi" w:eastAsiaTheme="minorEastAsia" w:hAnsiTheme="minorHAnsi" w:cstheme="minorBidi"/>
            <w:iCs w:val="0"/>
            <w:noProof/>
            <w:color w:val="auto"/>
            <w:sz w:val="22"/>
            <w:szCs w:val="22"/>
          </w:rPr>
          <w:tab/>
        </w:r>
        <w:r w:rsidRPr="00574E1D">
          <w:rPr>
            <w:rStyle w:val="Hyperlink"/>
            <w:noProof/>
          </w:rPr>
          <w:t>SCOPE</w:t>
        </w:r>
        <w:r>
          <w:rPr>
            <w:noProof/>
            <w:webHidden/>
          </w:rPr>
          <w:tab/>
        </w:r>
        <w:r>
          <w:rPr>
            <w:noProof/>
            <w:webHidden/>
          </w:rPr>
          <w:fldChar w:fldCharType="begin"/>
        </w:r>
        <w:r>
          <w:rPr>
            <w:noProof/>
            <w:webHidden/>
          </w:rPr>
          <w:instrText xml:space="preserve"> PAGEREF _Toc461542043 \h </w:instrText>
        </w:r>
        <w:r>
          <w:rPr>
            <w:noProof/>
            <w:webHidden/>
          </w:rPr>
        </w:r>
      </w:ins>
      <w:r>
        <w:rPr>
          <w:noProof/>
          <w:webHidden/>
        </w:rPr>
        <w:fldChar w:fldCharType="separate"/>
      </w:r>
      <w:ins w:id="24" w:author="Kostiantyn Kudriavtsev" w:date="2016-09-13T14:58:00Z">
        <w:r>
          <w:rPr>
            <w:noProof/>
            <w:webHidden/>
          </w:rPr>
          <w:t>7</w:t>
        </w:r>
        <w:r>
          <w:rPr>
            <w:noProof/>
            <w:webHidden/>
          </w:rPr>
          <w:fldChar w:fldCharType="end"/>
        </w:r>
        <w:r w:rsidRPr="00574E1D">
          <w:rPr>
            <w:rStyle w:val="Hyperlink"/>
            <w:noProof/>
          </w:rPr>
          <w:fldChar w:fldCharType="end"/>
        </w:r>
      </w:ins>
    </w:p>
    <w:p w14:paraId="3CEB3212" w14:textId="77777777" w:rsidR="00B2416E" w:rsidRDefault="00B2416E">
      <w:pPr>
        <w:pStyle w:val="TOC3"/>
        <w:tabs>
          <w:tab w:val="left" w:pos="1200"/>
          <w:tab w:val="right" w:leader="dot" w:pos="9347"/>
        </w:tabs>
        <w:rPr>
          <w:ins w:id="25" w:author="Kostiantyn Kudriavtsev" w:date="2016-09-13T14:58:00Z"/>
          <w:rFonts w:asciiTheme="minorHAnsi" w:eastAsiaTheme="minorEastAsia" w:hAnsiTheme="minorHAnsi" w:cstheme="minorBidi"/>
          <w:iCs w:val="0"/>
          <w:noProof/>
          <w:color w:val="auto"/>
          <w:sz w:val="22"/>
          <w:szCs w:val="22"/>
        </w:rPr>
      </w:pPr>
      <w:ins w:id="26"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"_Toc461542044"</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2.1.4</w:t>
        </w:r>
        <w:r>
          <w:rPr>
            <w:rFonts w:asciiTheme="minorHAnsi" w:eastAsiaTheme="minorEastAsia" w:hAnsiTheme="minorHAnsi" w:cstheme="minorBidi"/>
            <w:iCs w:val="0"/>
            <w:noProof/>
            <w:color w:val="auto"/>
            <w:sz w:val="22"/>
            <w:szCs w:val="22"/>
          </w:rPr>
          <w:tab/>
        </w:r>
        <w:r w:rsidRPr="00574E1D">
          <w:rPr>
            <w:rStyle w:val="Hyperlink"/>
            <w:noProof/>
          </w:rPr>
          <w:t>MAJOR BUSINESS DRIVERS</w:t>
        </w:r>
        <w:r>
          <w:rPr>
            <w:noProof/>
            <w:webHidden/>
          </w:rPr>
          <w:tab/>
        </w:r>
        <w:r>
          <w:rPr>
            <w:noProof/>
            <w:webHidden/>
          </w:rPr>
          <w:fldChar w:fldCharType="begin"/>
        </w:r>
        <w:r>
          <w:rPr>
            <w:noProof/>
            <w:webHidden/>
          </w:rPr>
          <w:instrText xml:space="preserve"> PAGEREF _Toc461542044 \h </w:instrText>
        </w:r>
        <w:r>
          <w:rPr>
            <w:noProof/>
            <w:webHidden/>
          </w:rPr>
        </w:r>
      </w:ins>
      <w:r>
        <w:rPr>
          <w:noProof/>
          <w:webHidden/>
        </w:rPr>
        <w:fldChar w:fldCharType="separate"/>
      </w:r>
      <w:ins w:id="27" w:author="Kostiantyn Kudriavtsev" w:date="2016-09-13T14:58:00Z">
        <w:r>
          <w:rPr>
            <w:noProof/>
            <w:webHidden/>
          </w:rPr>
          <w:t>7</w:t>
        </w:r>
        <w:r>
          <w:rPr>
            <w:noProof/>
            <w:webHidden/>
          </w:rPr>
          <w:fldChar w:fldCharType="end"/>
        </w:r>
        <w:r w:rsidRPr="00574E1D">
          <w:rPr>
            <w:rStyle w:val="Hyperlink"/>
            <w:noProof/>
          </w:rPr>
          <w:fldChar w:fldCharType="end"/>
        </w:r>
      </w:ins>
    </w:p>
    <w:p w14:paraId="25ECA1C6" w14:textId="77777777" w:rsidR="00B2416E" w:rsidRDefault="00B2416E">
      <w:pPr>
        <w:pStyle w:val="TOC1"/>
        <w:tabs>
          <w:tab w:val="left" w:pos="400"/>
          <w:tab w:val="right" w:leader="dot" w:pos="9347"/>
        </w:tabs>
        <w:rPr>
          <w:ins w:id="28" w:author="Kostiantyn Kudriavtsev" w:date="2016-09-13T14:58:00Z"/>
          <w:rFonts w:asciiTheme="minorHAnsi" w:eastAsiaTheme="minorEastAsia" w:hAnsiTheme="minorHAnsi" w:cstheme="minorBidi"/>
          <w:bCs w:val="0"/>
          <w:caps w:val="0"/>
          <w:noProof/>
          <w:color w:val="auto"/>
          <w:sz w:val="22"/>
          <w:szCs w:val="22"/>
        </w:rPr>
      </w:pPr>
      <w:ins w:id="29"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"_Toc461542045"</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3</w:t>
        </w:r>
        <w:r>
          <w:rPr>
            <w:rFonts w:asciiTheme="minorHAnsi" w:eastAsiaTheme="minorEastAsia" w:hAnsiTheme="minorHAnsi" w:cstheme="minorBidi"/>
            <w:bCs w:val="0"/>
            <w:caps w:val="0"/>
            <w:noProof/>
            <w:color w:val="auto"/>
            <w:sz w:val="22"/>
            <w:szCs w:val="22"/>
          </w:rPr>
          <w:tab/>
        </w:r>
        <w:r w:rsidRPr="00574E1D">
          <w:rPr>
            <w:rStyle w:val="Hyperlink"/>
            <w:noProof/>
          </w:rPr>
          <w:t>Requirements</w:t>
        </w:r>
        <w:r>
          <w:rPr>
            <w:noProof/>
            <w:webHidden/>
          </w:rPr>
          <w:tab/>
        </w:r>
        <w:r>
          <w:rPr>
            <w:noProof/>
            <w:webHidden/>
          </w:rPr>
          <w:fldChar w:fldCharType="begin"/>
        </w:r>
        <w:r>
          <w:rPr>
            <w:noProof/>
            <w:webHidden/>
          </w:rPr>
          <w:instrText xml:space="preserve"> PAGEREF _Toc461542045 \h </w:instrText>
        </w:r>
        <w:r>
          <w:rPr>
            <w:noProof/>
            <w:webHidden/>
          </w:rPr>
        </w:r>
      </w:ins>
      <w:r>
        <w:rPr>
          <w:noProof/>
          <w:webHidden/>
        </w:rPr>
        <w:fldChar w:fldCharType="separate"/>
      </w:r>
      <w:ins w:id="30" w:author="Kostiantyn Kudriavtsev" w:date="2016-09-13T14:58:00Z">
        <w:r>
          <w:rPr>
            <w:noProof/>
            <w:webHidden/>
          </w:rPr>
          <w:t>9</w:t>
        </w:r>
        <w:r>
          <w:rPr>
            <w:noProof/>
            <w:webHidden/>
          </w:rPr>
          <w:fldChar w:fldCharType="end"/>
        </w:r>
        <w:r w:rsidRPr="00574E1D">
          <w:rPr>
            <w:rStyle w:val="Hyperlink"/>
            <w:noProof/>
          </w:rPr>
          <w:fldChar w:fldCharType="end"/>
        </w:r>
      </w:ins>
    </w:p>
    <w:p w14:paraId="0206FC7B" w14:textId="77777777" w:rsidR="00B2416E" w:rsidRDefault="00B2416E">
      <w:pPr>
        <w:pStyle w:val="TOC2"/>
        <w:tabs>
          <w:tab w:val="right" w:leader="dot" w:pos="9347"/>
        </w:tabs>
        <w:rPr>
          <w:ins w:id="31" w:author="Kostiantyn Kudriavtsev" w:date="2016-09-13T14:58:00Z"/>
          <w:rFonts w:asciiTheme="minorHAnsi" w:eastAsiaTheme="minorEastAsia" w:hAnsiTheme="minorHAnsi" w:cstheme="minorBidi"/>
          <w:caps w:val="0"/>
          <w:noProof/>
          <w:color w:val="auto"/>
          <w:sz w:val="22"/>
          <w:szCs w:val="22"/>
        </w:rPr>
      </w:pPr>
      <w:ins w:id="32"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"_Toc461542046"</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Stakeholders</w:t>
        </w:r>
        <w:r>
          <w:rPr>
            <w:noProof/>
            <w:webHidden/>
          </w:rPr>
          <w:tab/>
        </w:r>
        <w:r>
          <w:rPr>
            <w:noProof/>
            <w:webHidden/>
          </w:rPr>
          <w:fldChar w:fldCharType="begin"/>
        </w:r>
        <w:r>
          <w:rPr>
            <w:noProof/>
            <w:webHidden/>
          </w:rPr>
          <w:instrText xml:space="preserve"> PAGEREF _Toc461542046 \h </w:instrText>
        </w:r>
        <w:r>
          <w:rPr>
            <w:noProof/>
            <w:webHidden/>
          </w:rPr>
        </w:r>
      </w:ins>
      <w:r>
        <w:rPr>
          <w:noProof/>
          <w:webHidden/>
        </w:rPr>
        <w:fldChar w:fldCharType="separate"/>
      </w:r>
      <w:ins w:id="33" w:author="Kostiantyn Kudriavtsev" w:date="2016-09-13T14:58:00Z">
        <w:r>
          <w:rPr>
            <w:noProof/>
            <w:webHidden/>
          </w:rPr>
          <w:t>9</w:t>
        </w:r>
        <w:r>
          <w:rPr>
            <w:noProof/>
            <w:webHidden/>
          </w:rPr>
          <w:fldChar w:fldCharType="end"/>
        </w:r>
        <w:r w:rsidRPr="00574E1D">
          <w:rPr>
            <w:rStyle w:val="Hyperlink"/>
            <w:noProof/>
          </w:rPr>
          <w:fldChar w:fldCharType="end"/>
        </w:r>
      </w:ins>
    </w:p>
    <w:p w14:paraId="61109C1A" w14:textId="77777777" w:rsidR="00B2416E" w:rsidRDefault="00B2416E">
      <w:pPr>
        <w:pStyle w:val="TOC2"/>
        <w:tabs>
          <w:tab w:val="right" w:leader="dot" w:pos="9347"/>
        </w:tabs>
        <w:rPr>
          <w:ins w:id="34" w:author="Kostiantyn Kudriavtsev" w:date="2016-09-13T14:58:00Z"/>
          <w:rFonts w:asciiTheme="minorHAnsi" w:eastAsiaTheme="minorEastAsia" w:hAnsiTheme="minorHAnsi" w:cstheme="minorBidi"/>
          <w:caps w:val="0"/>
          <w:noProof/>
          <w:color w:val="auto"/>
          <w:sz w:val="22"/>
          <w:szCs w:val="22"/>
        </w:rPr>
      </w:pPr>
      <w:ins w:id="35"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"_Toc461542047"</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Functional requirements</w:t>
        </w:r>
        <w:r>
          <w:rPr>
            <w:noProof/>
            <w:webHidden/>
          </w:rPr>
          <w:tab/>
        </w:r>
        <w:r>
          <w:rPr>
            <w:noProof/>
            <w:webHidden/>
          </w:rPr>
          <w:fldChar w:fldCharType="begin"/>
        </w:r>
        <w:r>
          <w:rPr>
            <w:noProof/>
            <w:webHidden/>
          </w:rPr>
          <w:instrText xml:space="preserve"> PAGEREF _Toc461542047 \h </w:instrText>
        </w:r>
        <w:r>
          <w:rPr>
            <w:noProof/>
            <w:webHidden/>
          </w:rPr>
        </w:r>
      </w:ins>
      <w:r>
        <w:rPr>
          <w:noProof/>
          <w:webHidden/>
        </w:rPr>
        <w:fldChar w:fldCharType="separate"/>
      </w:r>
      <w:ins w:id="36" w:author="Kostiantyn Kudriavtsev" w:date="2016-09-13T14:58:00Z">
        <w:r>
          <w:rPr>
            <w:noProof/>
            <w:webHidden/>
          </w:rPr>
          <w:t>10</w:t>
        </w:r>
        <w:r>
          <w:rPr>
            <w:noProof/>
            <w:webHidden/>
          </w:rPr>
          <w:fldChar w:fldCharType="end"/>
        </w:r>
        <w:r w:rsidRPr="00574E1D">
          <w:rPr>
            <w:rStyle w:val="Hyperlink"/>
            <w:noProof/>
          </w:rPr>
          <w:fldChar w:fldCharType="end"/>
        </w:r>
      </w:ins>
    </w:p>
    <w:p w14:paraId="55416BBC" w14:textId="77777777" w:rsidR="00B2416E" w:rsidRDefault="00B2416E">
      <w:pPr>
        <w:pStyle w:val="TOC3"/>
        <w:tabs>
          <w:tab w:val="left" w:pos="1200"/>
          <w:tab w:val="right" w:leader="dot" w:pos="9347"/>
        </w:tabs>
        <w:rPr>
          <w:ins w:id="37" w:author="Kostiantyn Kudriavtsev" w:date="2016-09-13T14:58:00Z"/>
          <w:rFonts w:asciiTheme="minorHAnsi" w:eastAsiaTheme="minorEastAsia" w:hAnsiTheme="minorHAnsi" w:cstheme="minorBidi"/>
          <w:iCs w:val="0"/>
          <w:noProof/>
          <w:color w:val="auto"/>
          <w:sz w:val="22"/>
          <w:szCs w:val="22"/>
        </w:rPr>
      </w:pPr>
      <w:ins w:id="38"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"_Toc461542048"</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3.1.1</w:t>
        </w:r>
        <w:r>
          <w:rPr>
            <w:rFonts w:asciiTheme="minorHAnsi" w:eastAsiaTheme="minorEastAsia" w:hAnsiTheme="minorHAnsi" w:cstheme="minorBidi"/>
            <w:iCs w:val="0"/>
            <w:noProof/>
            <w:color w:val="auto"/>
            <w:sz w:val="22"/>
            <w:szCs w:val="22"/>
          </w:rPr>
          <w:tab/>
        </w:r>
        <w:r w:rsidRPr="00574E1D">
          <w:rPr>
            <w:rStyle w:val="Hyperlink"/>
            <w:noProof/>
          </w:rPr>
          <w:t>Roles in the system</w:t>
        </w:r>
        <w:r>
          <w:rPr>
            <w:noProof/>
            <w:webHidden/>
          </w:rPr>
          <w:tab/>
        </w:r>
        <w:r>
          <w:rPr>
            <w:noProof/>
            <w:webHidden/>
          </w:rPr>
          <w:fldChar w:fldCharType="begin"/>
        </w:r>
        <w:r>
          <w:rPr>
            <w:noProof/>
            <w:webHidden/>
          </w:rPr>
          <w:instrText xml:space="preserve"> PAGEREF _Toc461542048 \h </w:instrText>
        </w:r>
        <w:r>
          <w:rPr>
            <w:noProof/>
            <w:webHidden/>
          </w:rPr>
        </w:r>
      </w:ins>
      <w:r>
        <w:rPr>
          <w:noProof/>
          <w:webHidden/>
        </w:rPr>
        <w:fldChar w:fldCharType="separate"/>
      </w:r>
      <w:ins w:id="39" w:author="Kostiantyn Kudriavtsev" w:date="2016-09-13T14:58:00Z">
        <w:r>
          <w:rPr>
            <w:noProof/>
            <w:webHidden/>
          </w:rPr>
          <w:t>10</w:t>
        </w:r>
        <w:r>
          <w:rPr>
            <w:noProof/>
            <w:webHidden/>
          </w:rPr>
          <w:fldChar w:fldCharType="end"/>
        </w:r>
        <w:r w:rsidRPr="00574E1D">
          <w:rPr>
            <w:rStyle w:val="Hyperlink"/>
            <w:noProof/>
          </w:rPr>
          <w:fldChar w:fldCharType="end"/>
        </w:r>
      </w:ins>
    </w:p>
    <w:p w14:paraId="49CEF76B" w14:textId="77777777" w:rsidR="00B2416E" w:rsidRDefault="00B2416E">
      <w:pPr>
        <w:pStyle w:val="TOC3"/>
        <w:tabs>
          <w:tab w:val="left" w:pos="1200"/>
          <w:tab w:val="right" w:leader="dot" w:pos="9347"/>
        </w:tabs>
        <w:rPr>
          <w:ins w:id="40" w:author="Kostiantyn Kudriavtsev" w:date="2016-09-13T14:58:00Z"/>
          <w:rFonts w:asciiTheme="minorHAnsi" w:eastAsiaTheme="minorEastAsia" w:hAnsiTheme="minorHAnsi" w:cstheme="minorBidi"/>
          <w:iCs w:val="0"/>
          <w:noProof/>
          <w:color w:val="auto"/>
          <w:sz w:val="22"/>
          <w:szCs w:val="22"/>
        </w:rPr>
      </w:pPr>
      <w:ins w:id="41"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"_Toc461542049"</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3.1.2</w:t>
        </w:r>
        <w:r>
          <w:rPr>
            <w:rFonts w:asciiTheme="minorHAnsi" w:eastAsiaTheme="minorEastAsia" w:hAnsiTheme="minorHAnsi" w:cstheme="minorBidi"/>
            <w:iCs w:val="0"/>
            <w:noProof/>
            <w:color w:val="auto"/>
            <w:sz w:val="22"/>
            <w:szCs w:val="22"/>
          </w:rPr>
          <w:tab/>
        </w:r>
        <w:r w:rsidRPr="00574E1D">
          <w:rPr>
            <w:rStyle w:val="Hyperlink"/>
            <w:noProof/>
          </w:rPr>
          <w:t>Web UI wireframe</w:t>
        </w:r>
        <w:r>
          <w:rPr>
            <w:noProof/>
            <w:webHidden/>
          </w:rPr>
          <w:tab/>
        </w:r>
        <w:r>
          <w:rPr>
            <w:noProof/>
            <w:webHidden/>
          </w:rPr>
          <w:fldChar w:fldCharType="begin"/>
        </w:r>
        <w:r>
          <w:rPr>
            <w:noProof/>
            <w:webHidden/>
          </w:rPr>
          <w:instrText xml:space="preserve"> PAGEREF _Toc461542049 \h </w:instrText>
        </w:r>
        <w:r>
          <w:rPr>
            <w:noProof/>
            <w:webHidden/>
          </w:rPr>
        </w:r>
      </w:ins>
      <w:r>
        <w:rPr>
          <w:noProof/>
          <w:webHidden/>
        </w:rPr>
        <w:fldChar w:fldCharType="separate"/>
      </w:r>
      <w:ins w:id="42" w:author="Kostiantyn Kudriavtsev" w:date="2016-09-13T14:58:00Z">
        <w:r>
          <w:rPr>
            <w:noProof/>
            <w:webHidden/>
          </w:rPr>
          <w:t>10</w:t>
        </w:r>
        <w:r>
          <w:rPr>
            <w:noProof/>
            <w:webHidden/>
          </w:rPr>
          <w:fldChar w:fldCharType="end"/>
        </w:r>
        <w:r w:rsidRPr="00574E1D">
          <w:rPr>
            <w:rStyle w:val="Hyperlink"/>
            <w:noProof/>
          </w:rPr>
          <w:fldChar w:fldCharType="end"/>
        </w:r>
      </w:ins>
    </w:p>
    <w:p w14:paraId="23F6A1D5" w14:textId="77777777" w:rsidR="00B2416E" w:rsidRDefault="00B2416E">
      <w:pPr>
        <w:pStyle w:val="TOC2"/>
        <w:tabs>
          <w:tab w:val="right" w:leader="dot" w:pos="9347"/>
        </w:tabs>
        <w:rPr>
          <w:ins w:id="43" w:author="Kostiantyn Kudriavtsev" w:date="2016-09-13T14:58:00Z"/>
          <w:rFonts w:asciiTheme="minorHAnsi" w:eastAsiaTheme="minorEastAsia" w:hAnsiTheme="minorHAnsi" w:cstheme="minorBidi"/>
          <w:caps w:val="0"/>
          <w:noProof/>
          <w:color w:val="auto"/>
          <w:sz w:val="22"/>
          <w:szCs w:val="22"/>
        </w:rPr>
      </w:pPr>
      <w:ins w:id="44"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"_Toc461542050"</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Non-functional requirements</w:t>
        </w:r>
        <w:r>
          <w:rPr>
            <w:noProof/>
            <w:webHidden/>
          </w:rPr>
          <w:tab/>
        </w:r>
        <w:r>
          <w:rPr>
            <w:noProof/>
            <w:webHidden/>
          </w:rPr>
          <w:fldChar w:fldCharType="begin"/>
        </w:r>
        <w:r>
          <w:rPr>
            <w:noProof/>
            <w:webHidden/>
          </w:rPr>
          <w:instrText xml:space="preserve"> PAGEREF _Toc461542050 \h </w:instrText>
        </w:r>
        <w:r>
          <w:rPr>
            <w:noProof/>
            <w:webHidden/>
          </w:rPr>
        </w:r>
      </w:ins>
      <w:r>
        <w:rPr>
          <w:noProof/>
          <w:webHidden/>
        </w:rPr>
        <w:fldChar w:fldCharType="separate"/>
      </w:r>
      <w:ins w:id="45" w:author="Kostiantyn Kudriavtsev" w:date="2016-09-13T14:58:00Z">
        <w:r>
          <w:rPr>
            <w:noProof/>
            <w:webHidden/>
          </w:rPr>
          <w:t>14</w:t>
        </w:r>
        <w:r>
          <w:rPr>
            <w:noProof/>
            <w:webHidden/>
          </w:rPr>
          <w:fldChar w:fldCharType="end"/>
        </w:r>
        <w:r w:rsidRPr="00574E1D">
          <w:rPr>
            <w:rStyle w:val="Hyperlink"/>
            <w:noProof/>
          </w:rPr>
          <w:fldChar w:fldCharType="end"/>
        </w:r>
      </w:ins>
    </w:p>
    <w:p w14:paraId="47AB39AD" w14:textId="77777777" w:rsidR="00B2416E" w:rsidRDefault="00B2416E">
      <w:pPr>
        <w:pStyle w:val="TOC3"/>
        <w:tabs>
          <w:tab w:val="left" w:pos="1200"/>
          <w:tab w:val="right" w:leader="dot" w:pos="9347"/>
        </w:tabs>
        <w:rPr>
          <w:ins w:id="46" w:author="Kostiantyn Kudriavtsev" w:date="2016-09-13T14:58:00Z"/>
          <w:rFonts w:asciiTheme="minorHAnsi" w:eastAsiaTheme="minorEastAsia" w:hAnsiTheme="minorHAnsi" w:cstheme="minorBidi"/>
          <w:iCs w:val="0"/>
          <w:noProof/>
          <w:color w:val="auto"/>
          <w:sz w:val="22"/>
          <w:szCs w:val="22"/>
        </w:rPr>
      </w:pPr>
      <w:ins w:id="47"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"_Toc461542051"</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3.1.3</w:t>
        </w:r>
        <w:r>
          <w:rPr>
            <w:rFonts w:asciiTheme="minorHAnsi" w:eastAsiaTheme="minorEastAsia" w:hAnsiTheme="minorHAnsi" w:cstheme="minorBidi"/>
            <w:iCs w:val="0"/>
            <w:noProof/>
            <w:color w:val="auto"/>
            <w:sz w:val="22"/>
            <w:szCs w:val="22"/>
          </w:rPr>
          <w:tab/>
        </w:r>
        <w:r w:rsidRPr="00574E1D">
          <w:rPr>
            <w:rStyle w:val="Hyperlink"/>
            <w:noProof/>
          </w:rPr>
          <w:t>Self service: UI</w:t>
        </w:r>
        <w:r>
          <w:rPr>
            <w:noProof/>
            <w:webHidden/>
          </w:rPr>
          <w:tab/>
        </w:r>
        <w:r>
          <w:rPr>
            <w:noProof/>
            <w:webHidden/>
          </w:rPr>
          <w:fldChar w:fldCharType="begin"/>
        </w:r>
        <w:r>
          <w:rPr>
            <w:noProof/>
            <w:webHidden/>
          </w:rPr>
          <w:instrText xml:space="preserve"> PAGEREF _Toc461542051 \h </w:instrText>
        </w:r>
        <w:r>
          <w:rPr>
            <w:noProof/>
            <w:webHidden/>
          </w:rPr>
        </w:r>
      </w:ins>
      <w:r>
        <w:rPr>
          <w:noProof/>
          <w:webHidden/>
        </w:rPr>
        <w:fldChar w:fldCharType="separate"/>
      </w:r>
      <w:ins w:id="48" w:author="Kostiantyn Kudriavtsev" w:date="2016-09-13T14:58:00Z">
        <w:r>
          <w:rPr>
            <w:noProof/>
            <w:webHidden/>
          </w:rPr>
          <w:t>14</w:t>
        </w:r>
        <w:r>
          <w:rPr>
            <w:noProof/>
            <w:webHidden/>
          </w:rPr>
          <w:fldChar w:fldCharType="end"/>
        </w:r>
        <w:r w:rsidRPr="00574E1D">
          <w:rPr>
            <w:rStyle w:val="Hyperlink"/>
            <w:noProof/>
          </w:rPr>
          <w:fldChar w:fldCharType="end"/>
        </w:r>
      </w:ins>
    </w:p>
    <w:p w14:paraId="0ED07EC3" w14:textId="77777777" w:rsidR="00B2416E" w:rsidRDefault="00B2416E">
      <w:pPr>
        <w:pStyle w:val="TOC2"/>
        <w:tabs>
          <w:tab w:val="right" w:leader="dot" w:pos="9347"/>
        </w:tabs>
        <w:rPr>
          <w:ins w:id="49" w:author="Kostiantyn Kudriavtsev" w:date="2016-09-13T14:58:00Z"/>
          <w:rFonts w:asciiTheme="minorHAnsi" w:eastAsiaTheme="minorEastAsia" w:hAnsiTheme="minorHAnsi" w:cstheme="minorBidi"/>
          <w:caps w:val="0"/>
          <w:noProof/>
          <w:color w:val="auto"/>
          <w:sz w:val="22"/>
          <w:szCs w:val="22"/>
        </w:rPr>
      </w:pPr>
      <w:ins w:id="50"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"_Toc461542052"</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Constraints</w:t>
        </w:r>
        <w:r>
          <w:rPr>
            <w:noProof/>
            <w:webHidden/>
          </w:rPr>
          <w:tab/>
        </w:r>
        <w:r>
          <w:rPr>
            <w:noProof/>
            <w:webHidden/>
          </w:rPr>
          <w:fldChar w:fldCharType="begin"/>
        </w:r>
        <w:r>
          <w:rPr>
            <w:noProof/>
            <w:webHidden/>
          </w:rPr>
          <w:instrText xml:space="preserve"> PAGEREF _Toc461542052 \h </w:instrText>
        </w:r>
        <w:r>
          <w:rPr>
            <w:noProof/>
            <w:webHidden/>
          </w:rPr>
        </w:r>
      </w:ins>
      <w:r>
        <w:rPr>
          <w:noProof/>
          <w:webHidden/>
        </w:rPr>
        <w:fldChar w:fldCharType="separate"/>
      </w:r>
      <w:ins w:id="51" w:author="Kostiantyn Kudriavtsev" w:date="2016-09-13T14:58:00Z">
        <w:r>
          <w:rPr>
            <w:noProof/>
            <w:webHidden/>
          </w:rPr>
          <w:t>14</w:t>
        </w:r>
        <w:r>
          <w:rPr>
            <w:noProof/>
            <w:webHidden/>
          </w:rPr>
          <w:fldChar w:fldCharType="end"/>
        </w:r>
        <w:r w:rsidRPr="00574E1D">
          <w:rPr>
            <w:rStyle w:val="Hyperlink"/>
            <w:noProof/>
          </w:rPr>
          <w:fldChar w:fldCharType="end"/>
        </w:r>
      </w:ins>
    </w:p>
    <w:p w14:paraId="6F9BBB4E" w14:textId="77777777" w:rsidR="00B2416E" w:rsidRDefault="00B2416E">
      <w:pPr>
        <w:pStyle w:val="TOC2"/>
        <w:tabs>
          <w:tab w:val="right" w:leader="dot" w:pos="9347"/>
        </w:tabs>
        <w:rPr>
          <w:ins w:id="52" w:author="Kostiantyn Kudriavtsev" w:date="2016-09-13T14:58:00Z"/>
          <w:rFonts w:asciiTheme="minorHAnsi" w:eastAsiaTheme="minorEastAsia" w:hAnsiTheme="minorHAnsi" w:cstheme="minorBidi"/>
          <w:caps w:val="0"/>
          <w:noProof/>
          <w:color w:val="auto"/>
          <w:sz w:val="22"/>
          <w:szCs w:val="22"/>
        </w:rPr>
      </w:pPr>
      <w:ins w:id="53"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"_Toc461542053"</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Assumptions</w:t>
        </w:r>
        <w:r>
          <w:rPr>
            <w:noProof/>
            <w:webHidden/>
          </w:rPr>
          <w:tab/>
        </w:r>
        <w:r>
          <w:rPr>
            <w:noProof/>
            <w:webHidden/>
          </w:rPr>
          <w:fldChar w:fldCharType="begin"/>
        </w:r>
        <w:r>
          <w:rPr>
            <w:noProof/>
            <w:webHidden/>
          </w:rPr>
          <w:instrText xml:space="preserve"> PAGEREF _Toc461542053 \h </w:instrText>
        </w:r>
        <w:r>
          <w:rPr>
            <w:noProof/>
            <w:webHidden/>
          </w:rPr>
        </w:r>
      </w:ins>
      <w:r>
        <w:rPr>
          <w:noProof/>
          <w:webHidden/>
        </w:rPr>
        <w:fldChar w:fldCharType="separate"/>
      </w:r>
      <w:ins w:id="54" w:author="Kostiantyn Kudriavtsev" w:date="2016-09-13T14:58:00Z">
        <w:r>
          <w:rPr>
            <w:noProof/>
            <w:webHidden/>
          </w:rPr>
          <w:t>14</w:t>
        </w:r>
        <w:r>
          <w:rPr>
            <w:noProof/>
            <w:webHidden/>
          </w:rPr>
          <w:fldChar w:fldCharType="end"/>
        </w:r>
        <w:r w:rsidRPr="00574E1D">
          <w:rPr>
            <w:rStyle w:val="Hyperlink"/>
            <w:noProof/>
          </w:rPr>
          <w:fldChar w:fldCharType="end"/>
        </w:r>
      </w:ins>
    </w:p>
    <w:p w14:paraId="446D8F94" w14:textId="77777777" w:rsidR="00B2416E" w:rsidRDefault="00B2416E">
      <w:pPr>
        <w:pStyle w:val="TOC1"/>
        <w:tabs>
          <w:tab w:val="left" w:pos="400"/>
          <w:tab w:val="right" w:leader="dot" w:pos="9347"/>
        </w:tabs>
        <w:rPr>
          <w:ins w:id="55" w:author="Kostiantyn Kudriavtsev" w:date="2016-09-13T14:58:00Z"/>
          <w:rFonts w:asciiTheme="minorHAnsi" w:eastAsiaTheme="minorEastAsia" w:hAnsiTheme="minorHAnsi" w:cstheme="minorBidi"/>
          <w:bCs w:val="0"/>
          <w:caps w:val="0"/>
          <w:noProof/>
          <w:color w:val="auto"/>
          <w:sz w:val="22"/>
          <w:szCs w:val="22"/>
        </w:rPr>
      </w:pPr>
      <w:ins w:id="56"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"_Toc461542057"</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4</w:t>
        </w:r>
        <w:r>
          <w:rPr>
            <w:rFonts w:asciiTheme="minorHAnsi" w:eastAsiaTheme="minorEastAsia" w:hAnsiTheme="minorHAnsi" w:cstheme="minorBidi"/>
            <w:bCs w:val="0"/>
            <w:caps w:val="0"/>
            <w:noProof/>
            <w:color w:val="auto"/>
            <w:sz w:val="22"/>
            <w:szCs w:val="22"/>
          </w:rPr>
          <w:tab/>
        </w:r>
        <w:r w:rsidRPr="00574E1D">
          <w:rPr>
            <w:rStyle w:val="Hyperlink"/>
            <w:noProof/>
          </w:rPr>
          <w:t>Quality Attributes</w:t>
        </w:r>
        <w:r>
          <w:rPr>
            <w:noProof/>
            <w:webHidden/>
          </w:rPr>
          <w:tab/>
        </w:r>
        <w:r>
          <w:rPr>
            <w:noProof/>
            <w:webHidden/>
          </w:rPr>
          <w:fldChar w:fldCharType="begin"/>
        </w:r>
        <w:r>
          <w:rPr>
            <w:noProof/>
            <w:webHidden/>
          </w:rPr>
          <w:instrText xml:space="preserve"> PAGEREF _Toc461542057 \h </w:instrText>
        </w:r>
        <w:r>
          <w:rPr>
            <w:noProof/>
            <w:webHidden/>
          </w:rPr>
        </w:r>
      </w:ins>
      <w:r>
        <w:rPr>
          <w:noProof/>
          <w:webHidden/>
        </w:rPr>
        <w:fldChar w:fldCharType="separate"/>
      </w:r>
      <w:ins w:id="57" w:author="Kostiantyn Kudriavtsev" w:date="2016-09-13T14:58:00Z">
        <w:r>
          <w:rPr>
            <w:noProof/>
            <w:webHidden/>
          </w:rPr>
          <w:t>16</w:t>
        </w:r>
        <w:r>
          <w:rPr>
            <w:noProof/>
            <w:webHidden/>
          </w:rPr>
          <w:fldChar w:fldCharType="end"/>
        </w:r>
        <w:r w:rsidRPr="00574E1D">
          <w:rPr>
            <w:rStyle w:val="Hyperlink"/>
            <w:noProof/>
          </w:rPr>
          <w:fldChar w:fldCharType="end"/>
        </w:r>
      </w:ins>
    </w:p>
    <w:p w14:paraId="3A29FE80" w14:textId="77777777" w:rsidR="00B2416E" w:rsidRDefault="00B2416E">
      <w:pPr>
        <w:pStyle w:val="TOC2"/>
        <w:tabs>
          <w:tab w:val="right" w:leader="dot" w:pos="9347"/>
        </w:tabs>
        <w:rPr>
          <w:ins w:id="58" w:author="Kostiantyn Kudriavtsev" w:date="2016-09-13T14:58:00Z"/>
          <w:rFonts w:asciiTheme="minorHAnsi" w:eastAsiaTheme="minorEastAsia" w:hAnsiTheme="minorHAnsi" w:cstheme="minorBidi"/>
          <w:caps w:val="0"/>
          <w:noProof/>
          <w:color w:val="auto"/>
          <w:sz w:val="22"/>
          <w:szCs w:val="22"/>
        </w:rPr>
      </w:pPr>
      <w:ins w:id="59"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"_Toc461542058"</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Considered Solution Architecture Quality Attributes</w:t>
        </w:r>
        <w:r>
          <w:rPr>
            <w:noProof/>
            <w:webHidden/>
          </w:rPr>
          <w:tab/>
        </w:r>
        <w:r>
          <w:rPr>
            <w:noProof/>
            <w:webHidden/>
          </w:rPr>
          <w:fldChar w:fldCharType="begin"/>
        </w:r>
        <w:r>
          <w:rPr>
            <w:noProof/>
            <w:webHidden/>
          </w:rPr>
          <w:instrText xml:space="preserve"> PAGEREF _Toc461542058 \h </w:instrText>
        </w:r>
        <w:r>
          <w:rPr>
            <w:noProof/>
            <w:webHidden/>
          </w:rPr>
        </w:r>
      </w:ins>
      <w:r>
        <w:rPr>
          <w:noProof/>
          <w:webHidden/>
        </w:rPr>
        <w:fldChar w:fldCharType="separate"/>
      </w:r>
      <w:ins w:id="60" w:author="Kostiantyn Kudriavtsev" w:date="2016-09-13T14:58:00Z">
        <w:r>
          <w:rPr>
            <w:noProof/>
            <w:webHidden/>
          </w:rPr>
          <w:t>16</w:t>
        </w:r>
        <w:r>
          <w:rPr>
            <w:noProof/>
            <w:webHidden/>
          </w:rPr>
          <w:fldChar w:fldCharType="end"/>
        </w:r>
        <w:r w:rsidRPr="00574E1D">
          <w:rPr>
            <w:rStyle w:val="Hyperlink"/>
            <w:noProof/>
          </w:rPr>
          <w:fldChar w:fldCharType="end"/>
        </w:r>
      </w:ins>
    </w:p>
    <w:p w14:paraId="78155741" w14:textId="77777777" w:rsidR="00B2416E" w:rsidRDefault="00B2416E">
      <w:pPr>
        <w:pStyle w:val="TOC2"/>
        <w:tabs>
          <w:tab w:val="right" w:leader="dot" w:pos="9347"/>
        </w:tabs>
        <w:rPr>
          <w:ins w:id="61" w:author="Kostiantyn Kudriavtsev" w:date="2016-09-13T14:58:00Z"/>
          <w:rFonts w:asciiTheme="minorHAnsi" w:eastAsiaTheme="minorEastAsia" w:hAnsiTheme="minorHAnsi" w:cstheme="minorBidi"/>
          <w:caps w:val="0"/>
          <w:noProof/>
          <w:color w:val="auto"/>
          <w:sz w:val="22"/>
          <w:szCs w:val="22"/>
        </w:rPr>
      </w:pPr>
      <w:ins w:id="62"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"_Toc461542059"</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Architecturally Significant Quality Attributes</w:t>
        </w:r>
        <w:r>
          <w:rPr>
            <w:noProof/>
            <w:webHidden/>
          </w:rPr>
          <w:tab/>
        </w:r>
        <w:r>
          <w:rPr>
            <w:noProof/>
            <w:webHidden/>
          </w:rPr>
          <w:fldChar w:fldCharType="begin"/>
        </w:r>
        <w:r>
          <w:rPr>
            <w:noProof/>
            <w:webHidden/>
          </w:rPr>
          <w:instrText xml:space="preserve"> PAGEREF _Toc461542059 \h </w:instrText>
        </w:r>
        <w:r>
          <w:rPr>
            <w:noProof/>
            <w:webHidden/>
          </w:rPr>
        </w:r>
      </w:ins>
      <w:r>
        <w:rPr>
          <w:noProof/>
          <w:webHidden/>
        </w:rPr>
        <w:fldChar w:fldCharType="separate"/>
      </w:r>
      <w:ins w:id="63" w:author="Kostiantyn Kudriavtsev" w:date="2016-09-13T14:58:00Z">
        <w:r>
          <w:rPr>
            <w:noProof/>
            <w:webHidden/>
          </w:rPr>
          <w:t>16</w:t>
        </w:r>
        <w:r>
          <w:rPr>
            <w:noProof/>
            <w:webHidden/>
          </w:rPr>
          <w:fldChar w:fldCharType="end"/>
        </w:r>
        <w:r w:rsidRPr="00574E1D">
          <w:rPr>
            <w:rStyle w:val="Hyperlink"/>
            <w:noProof/>
          </w:rPr>
          <w:fldChar w:fldCharType="end"/>
        </w:r>
      </w:ins>
    </w:p>
    <w:p w14:paraId="65C141E3" w14:textId="77777777" w:rsidR="00B2416E" w:rsidRDefault="00B2416E">
      <w:pPr>
        <w:pStyle w:val="TOC1"/>
        <w:tabs>
          <w:tab w:val="left" w:pos="400"/>
          <w:tab w:val="right" w:leader="dot" w:pos="9347"/>
        </w:tabs>
        <w:rPr>
          <w:ins w:id="64" w:author="Kostiantyn Kudriavtsev" w:date="2016-09-13T14:58:00Z"/>
          <w:rFonts w:asciiTheme="minorHAnsi" w:eastAsiaTheme="minorEastAsia" w:hAnsiTheme="minorHAnsi" w:cstheme="minorBidi"/>
          <w:bCs w:val="0"/>
          <w:caps w:val="0"/>
          <w:noProof/>
          <w:color w:val="auto"/>
          <w:sz w:val="22"/>
          <w:szCs w:val="22"/>
        </w:rPr>
      </w:pPr>
      <w:ins w:id="65"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"_Toc461542060"</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w:t>
        </w:r>
        <w:r>
          <w:rPr>
            <w:rFonts w:asciiTheme="minorHAnsi" w:eastAsiaTheme="minorEastAsia" w:hAnsiTheme="minorHAnsi" w:cstheme="minorBidi"/>
            <w:bCs w:val="0"/>
            <w:caps w:val="0"/>
            <w:noProof/>
            <w:color w:val="auto"/>
            <w:sz w:val="22"/>
            <w:szCs w:val="22"/>
          </w:rPr>
          <w:tab/>
        </w:r>
        <w:r w:rsidRPr="00574E1D">
          <w:rPr>
            <w:rStyle w:val="Hyperlink"/>
            <w:noProof/>
          </w:rPr>
          <w:t>Baseline Solution architecture</w:t>
        </w:r>
        <w:r>
          <w:rPr>
            <w:noProof/>
            <w:webHidden/>
          </w:rPr>
          <w:tab/>
        </w:r>
        <w:r>
          <w:rPr>
            <w:noProof/>
            <w:webHidden/>
          </w:rPr>
          <w:fldChar w:fldCharType="begin"/>
        </w:r>
        <w:r>
          <w:rPr>
            <w:noProof/>
            <w:webHidden/>
          </w:rPr>
          <w:instrText xml:space="preserve"> PAGEREF _Toc461542060 \h </w:instrText>
        </w:r>
        <w:r>
          <w:rPr>
            <w:noProof/>
            <w:webHidden/>
          </w:rPr>
        </w:r>
      </w:ins>
      <w:r>
        <w:rPr>
          <w:noProof/>
          <w:webHidden/>
        </w:rPr>
        <w:fldChar w:fldCharType="separate"/>
      </w:r>
      <w:ins w:id="66" w:author="Kostiantyn Kudriavtsev" w:date="2016-09-13T14:58:00Z">
        <w:r>
          <w:rPr>
            <w:noProof/>
            <w:webHidden/>
          </w:rPr>
          <w:t>17</w:t>
        </w:r>
        <w:r>
          <w:rPr>
            <w:noProof/>
            <w:webHidden/>
          </w:rPr>
          <w:fldChar w:fldCharType="end"/>
        </w:r>
        <w:r w:rsidRPr="00574E1D">
          <w:rPr>
            <w:rStyle w:val="Hyperlink"/>
            <w:noProof/>
          </w:rPr>
          <w:fldChar w:fldCharType="end"/>
        </w:r>
      </w:ins>
    </w:p>
    <w:p w14:paraId="4209833F" w14:textId="77777777" w:rsidR="00B2416E" w:rsidRDefault="00B2416E">
      <w:pPr>
        <w:pStyle w:val="TOC2"/>
        <w:tabs>
          <w:tab w:val="right" w:leader="dot" w:pos="9347"/>
        </w:tabs>
        <w:rPr>
          <w:ins w:id="67" w:author="Kostiantyn Kudriavtsev" w:date="2016-09-13T14:58:00Z"/>
          <w:rFonts w:asciiTheme="minorHAnsi" w:eastAsiaTheme="minorEastAsia" w:hAnsiTheme="minorHAnsi" w:cstheme="minorBidi"/>
          <w:caps w:val="0"/>
          <w:noProof/>
          <w:color w:val="auto"/>
          <w:sz w:val="22"/>
          <w:szCs w:val="22"/>
        </w:rPr>
      </w:pPr>
      <w:ins w:id="68"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"_Toc461542061"</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High-level solution structure</w:t>
        </w:r>
        <w:r>
          <w:rPr>
            <w:noProof/>
            <w:webHidden/>
          </w:rPr>
          <w:tab/>
        </w:r>
        <w:r>
          <w:rPr>
            <w:noProof/>
            <w:webHidden/>
          </w:rPr>
          <w:fldChar w:fldCharType="begin"/>
        </w:r>
        <w:r>
          <w:rPr>
            <w:noProof/>
            <w:webHidden/>
          </w:rPr>
          <w:instrText xml:space="preserve"> PAGEREF _Toc461542061 \h </w:instrText>
        </w:r>
        <w:r>
          <w:rPr>
            <w:noProof/>
            <w:webHidden/>
          </w:rPr>
        </w:r>
      </w:ins>
      <w:r>
        <w:rPr>
          <w:noProof/>
          <w:webHidden/>
        </w:rPr>
        <w:fldChar w:fldCharType="separate"/>
      </w:r>
      <w:ins w:id="69" w:author="Kostiantyn Kudriavtsev" w:date="2016-09-13T14:58:00Z">
        <w:r>
          <w:rPr>
            <w:noProof/>
            <w:webHidden/>
          </w:rPr>
          <w:t>17</w:t>
        </w:r>
        <w:r>
          <w:rPr>
            <w:noProof/>
            <w:webHidden/>
          </w:rPr>
          <w:fldChar w:fldCharType="end"/>
        </w:r>
        <w:r w:rsidRPr="00574E1D">
          <w:rPr>
            <w:rStyle w:val="Hyperlink"/>
            <w:noProof/>
          </w:rPr>
          <w:fldChar w:fldCharType="end"/>
        </w:r>
      </w:ins>
    </w:p>
    <w:p w14:paraId="01FCE34E" w14:textId="77777777" w:rsidR="00B2416E" w:rsidRDefault="00B2416E">
      <w:pPr>
        <w:pStyle w:val="TOC3"/>
        <w:tabs>
          <w:tab w:val="left" w:pos="1200"/>
          <w:tab w:val="right" w:leader="dot" w:pos="9347"/>
        </w:tabs>
        <w:rPr>
          <w:ins w:id="70" w:author="Kostiantyn Kudriavtsev" w:date="2016-09-13T14:58:00Z"/>
          <w:rFonts w:asciiTheme="minorHAnsi" w:eastAsiaTheme="minorEastAsia" w:hAnsiTheme="minorHAnsi" w:cstheme="minorBidi"/>
          <w:iCs w:val="0"/>
          <w:noProof/>
          <w:color w:val="auto"/>
          <w:sz w:val="22"/>
          <w:szCs w:val="22"/>
        </w:rPr>
      </w:pPr>
      <w:ins w:id="71"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"_Toc461542062"</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w:t>
        </w:r>
        <w:r>
          <w:rPr>
            <w:rFonts w:asciiTheme="minorHAnsi" w:eastAsiaTheme="minorEastAsia" w:hAnsiTheme="minorHAnsi" w:cstheme="minorBidi"/>
            <w:iCs w:val="0"/>
            <w:noProof/>
            <w:color w:val="auto"/>
            <w:sz w:val="22"/>
            <w:szCs w:val="22"/>
          </w:rPr>
          <w:tab/>
        </w:r>
        <w:r w:rsidRPr="00574E1D">
          <w:rPr>
            <w:rStyle w:val="Hyperlink"/>
            <w:noProof/>
          </w:rPr>
          <w:t>DEPLOYMENT SERVER</w:t>
        </w:r>
        <w:r>
          <w:rPr>
            <w:noProof/>
            <w:webHidden/>
          </w:rPr>
          <w:tab/>
        </w:r>
        <w:r>
          <w:rPr>
            <w:noProof/>
            <w:webHidden/>
          </w:rPr>
          <w:fldChar w:fldCharType="begin"/>
        </w:r>
        <w:r>
          <w:rPr>
            <w:noProof/>
            <w:webHidden/>
          </w:rPr>
          <w:instrText xml:space="preserve"> PAGEREF _Toc461542062 \h </w:instrText>
        </w:r>
        <w:r>
          <w:rPr>
            <w:noProof/>
            <w:webHidden/>
          </w:rPr>
        </w:r>
      </w:ins>
      <w:r>
        <w:rPr>
          <w:noProof/>
          <w:webHidden/>
        </w:rPr>
        <w:fldChar w:fldCharType="separate"/>
      </w:r>
      <w:ins w:id="72" w:author="Kostiantyn Kudriavtsev" w:date="2016-09-13T14:58:00Z">
        <w:r>
          <w:rPr>
            <w:noProof/>
            <w:webHidden/>
          </w:rPr>
          <w:t>17</w:t>
        </w:r>
        <w:r>
          <w:rPr>
            <w:noProof/>
            <w:webHidden/>
          </w:rPr>
          <w:fldChar w:fldCharType="end"/>
        </w:r>
        <w:r w:rsidRPr="00574E1D">
          <w:rPr>
            <w:rStyle w:val="Hyperlink"/>
            <w:noProof/>
          </w:rPr>
          <w:fldChar w:fldCharType="end"/>
        </w:r>
      </w:ins>
    </w:p>
    <w:p w14:paraId="5DA8CB86" w14:textId="77777777" w:rsidR="00B2416E" w:rsidRDefault="00B2416E">
      <w:pPr>
        <w:pStyle w:val="TOC3"/>
        <w:tabs>
          <w:tab w:val="left" w:pos="1200"/>
          <w:tab w:val="right" w:leader="dot" w:pos="9347"/>
        </w:tabs>
        <w:rPr>
          <w:ins w:id="73" w:author="Kostiantyn Kudriavtsev" w:date="2016-09-13T14:58:00Z"/>
          <w:rFonts w:asciiTheme="minorHAnsi" w:eastAsiaTheme="minorEastAsia" w:hAnsiTheme="minorHAnsi" w:cstheme="minorBidi"/>
          <w:iCs w:val="0"/>
          <w:noProof/>
          <w:color w:val="auto"/>
          <w:sz w:val="22"/>
          <w:szCs w:val="22"/>
        </w:rPr>
      </w:pPr>
      <w:ins w:id="74"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"_Toc461542063"</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5.1.2</w:t>
        </w:r>
        <w:r>
          <w:rPr>
            <w:rFonts w:asciiTheme="minorHAnsi" w:eastAsiaTheme="minorEastAsia" w:hAnsiTheme="minorHAnsi" w:cstheme="minorBidi"/>
            <w:iCs w:val="0"/>
            <w:noProof/>
            <w:color w:val="auto"/>
            <w:sz w:val="22"/>
            <w:szCs w:val="22"/>
          </w:rPr>
          <w:tab/>
        </w:r>
        <w:r w:rsidRPr="00574E1D">
          <w:rPr>
            <w:rStyle w:val="Hyperlink"/>
            <w:noProof/>
          </w:rPr>
          <w:t>INITIAL SETUP PACKAGE</w:t>
        </w:r>
        <w:r>
          <w:rPr>
            <w:noProof/>
            <w:webHidden/>
          </w:rPr>
          <w:tab/>
        </w:r>
        <w:r>
          <w:rPr>
            <w:noProof/>
            <w:webHidden/>
          </w:rPr>
          <w:fldChar w:fldCharType="begin"/>
        </w:r>
        <w:r>
          <w:rPr>
            <w:noProof/>
            <w:webHidden/>
          </w:rPr>
          <w:instrText xml:space="preserve"> PAGEREF _Toc461542063 \h </w:instrText>
        </w:r>
        <w:r>
          <w:rPr>
            <w:noProof/>
            <w:webHidden/>
          </w:rPr>
        </w:r>
      </w:ins>
      <w:r>
        <w:rPr>
          <w:noProof/>
          <w:webHidden/>
        </w:rPr>
        <w:fldChar w:fldCharType="separate"/>
      </w:r>
      <w:ins w:id="75" w:author="Kostiantyn Kudriavtsev" w:date="2016-09-13T14:58:00Z">
        <w:r>
          <w:rPr>
            <w:noProof/>
            <w:webHidden/>
          </w:rPr>
          <w:t>18</w:t>
        </w:r>
        <w:r>
          <w:rPr>
            <w:noProof/>
            <w:webHidden/>
          </w:rPr>
          <w:fldChar w:fldCharType="end"/>
        </w:r>
        <w:r w:rsidRPr="00574E1D">
          <w:rPr>
            <w:rStyle w:val="Hyperlink"/>
            <w:noProof/>
          </w:rPr>
          <w:fldChar w:fldCharType="end"/>
        </w:r>
      </w:ins>
    </w:p>
    <w:p w14:paraId="2F94C99F" w14:textId="77777777" w:rsidR="00B2416E" w:rsidRDefault="00B2416E">
      <w:pPr>
        <w:pStyle w:val="TOC3"/>
        <w:tabs>
          <w:tab w:val="left" w:pos="1200"/>
          <w:tab w:val="right" w:leader="dot" w:pos="9347"/>
        </w:tabs>
        <w:rPr>
          <w:ins w:id="76" w:author="Kostiantyn Kudriavtsev" w:date="2016-09-13T14:58:00Z"/>
          <w:rFonts w:asciiTheme="minorHAnsi" w:eastAsiaTheme="minorEastAsia" w:hAnsiTheme="minorHAnsi" w:cstheme="minorBidi"/>
          <w:iCs w:val="0"/>
          <w:noProof/>
          <w:color w:val="auto"/>
          <w:sz w:val="22"/>
          <w:szCs w:val="22"/>
        </w:rPr>
      </w:pPr>
      <w:ins w:id="77"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"_Toc461542064"</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5.1.3</w:t>
        </w:r>
        <w:r>
          <w:rPr>
            <w:rFonts w:asciiTheme="minorHAnsi" w:eastAsiaTheme="minorEastAsia" w:hAnsiTheme="minorHAnsi" w:cstheme="minorBidi"/>
            <w:iCs w:val="0"/>
            <w:noProof/>
            <w:color w:val="auto"/>
            <w:sz w:val="22"/>
            <w:szCs w:val="22"/>
          </w:rPr>
          <w:tab/>
        </w:r>
        <w:r w:rsidRPr="00574E1D">
          <w:rPr>
            <w:rStyle w:val="Hyperlink"/>
            <w:noProof/>
          </w:rPr>
          <w:t>COLLABORATION SPACE (NOT IN SCOPE OF MVP</w:t>
        </w:r>
        <w:r>
          <w:rPr>
            <w:noProof/>
            <w:webHidden/>
          </w:rPr>
          <w:tab/>
        </w:r>
        <w:r>
          <w:rPr>
            <w:noProof/>
            <w:webHidden/>
          </w:rPr>
          <w:fldChar w:fldCharType="begin"/>
        </w:r>
        <w:r>
          <w:rPr>
            <w:noProof/>
            <w:webHidden/>
          </w:rPr>
          <w:instrText xml:space="preserve"> PAGEREF _Toc461542064 \h </w:instrText>
        </w:r>
        <w:r>
          <w:rPr>
            <w:noProof/>
            <w:webHidden/>
          </w:rPr>
        </w:r>
      </w:ins>
      <w:r>
        <w:rPr>
          <w:noProof/>
          <w:webHidden/>
        </w:rPr>
        <w:fldChar w:fldCharType="separate"/>
      </w:r>
      <w:ins w:id="78" w:author="Kostiantyn Kudriavtsev" w:date="2016-09-13T14:58:00Z">
        <w:r>
          <w:rPr>
            <w:noProof/>
            <w:webHidden/>
          </w:rPr>
          <w:t>19</w:t>
        </w:r>
        <w:r>
          <w:rPr>
            <w:noProof/>
            <w:webHidden/>
          </w:rPr>
          <w:fldChar w:fldCharType="end"/>
        </w:r>
        <w:r w:rsidRPr="00574E1D">
          <w:rPr>
            <w:rStyle w:val="Hyperlink"/>
            <w:noProof/>
          </w:rPr>
          <w:fldChar w:fldCharType="end"/>
        </w:r>
      </w:ins>
    </w:p>
    <w:p w14:paraId="7A079F7E" w14:textId="77777777" w:rsidR="00B2416E" w:rsidRDefault="00B2416E">
      <w:pPr>
        <w:pStyle w:val="TOC3"/>
        <w:tabs>
          <w:tab w:val="left" w:pos="1200"/>
          <w:tab w:val="right" w:leader="dot" w:pos="9347"/>
        </w:tabs>
        <w:rPr>
          <w:ins w:id="79" w:author="Kostiantyn Kudriavtsev" w:date="2016-09-13T14:58:00Z"/>
          <w:rFonts w:asciiTheme="minorHAnsi" w:eastAsiaTheme="minorEastAsia" w:hAnsiTheme="minorHAnsi" w:cstheme="minorBidi"/>
          <w:iCs w:val="0"/>
          <w:noProof/>
          <w:color w:val="auto"/>
          <w:sz w:val="22"/>
          <w:szCs w:val="22"/>
        </w:rPr>
      </w:pPr>
      <w:ins w:id="80"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"_Toc461542065"</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5.1.4</w:t>
        </w:r>
        <w:r>
          <w:rPr>
            <w:rFonts w:asciiTheme="minorHAnsi" w:eastAsiaTheme="minorEastAsia" w:hAnsiTheme="minorHAnsi" w:cstheme="minorBidi"/>
            <w:iCs w:val="0"/>
            <w:noProof/>
            <w:color w:val="auto"/>
            <w:sz w:val="22"/>
            <w:szCs w:val="22"/>
          </w:rPr>
          <w:tab/>
        </w:r>
        <w:r w:rsidRPr="00574E1D">
          <w:rPr>
            <w:rStyle w:val="Hyperlink"/>
            <w:noProof/>
          </w:rPr>
          <w:t>SELF-SERVICE NODE</w:t>
        </w:r>
        <w:r>
          <w:rPr>
            <w:noProof/>
            <w:webHidden/>
          </w:rPr>
          <w:tab/>
        </w:r>
        <w:r>
          <w:rPr>
            <w:noProof/>
            <w:webHidden/>
          </w:rPr>
          <w:fldChar w:fldCharType="begin"/>
        </w:r>
        <w:r>
          <w:rPr>
            <w:noProof/>
            <w:webHidden/>
          </w:rPr>
          <w:instrText xml:space="preserve"> PAGEREF _Toc461542065 \h </w:instrText>
        </w:r>
        <w:r>
          <w:rPr>
            <w:noProof/>
            <w:webHidden/>
          </w:rPr>
        </w:r>
      </w:ins>
      <w:r>
        <w:rPr>
          <w:noProof/>
          <w:webHidden/>
        </w:rPr>
        <w:fldChar w:fldCharType="separate"/>
      </w:r>
      <w:ins w:id="81" w:author="Kostiantyn Kudriavtsev" w:date="2016-09-13T14:58:00Z">
        <w:r>
          <w:rPr>
            <w:noProof/>
            <w:webHidden/>
          </w:rPr>
          <w:t>19</w:t>
        </w:r>
        <w:r>
          <w:rPr>
            <w:noProof/>
            <w:webHidden/>
          </w:rPr>
          <w:fldChar w:fldCharType="end"/>
        </w:r>
        <w:r w:rsidRPr="00574E1D">
          <w:rPr>
            <w:rStyle w:val="Hyperlink"/>
            <w:noProof/>
          </w:rPr>
          <w:fldChar w:fldCharType="end"/>
        </w:r>
      </w:ins>
    </w:p>
    <w:p w14:paraId="117E9099" w14:textId="77777777" w:rsidR="00B2416E" w:rsidRDefault="00B2416E">
      <w:pPr>
        <w:pStyle w:val="TOC3"/>
        <w:tabs>
          <w:tab w:val="left" w:pos="1200"/>
          <w:tab w:val="right" w:leader="dot" w:pos="9347"/>
        </w:tabs>
        <w:rPr>
          <w:ins w:id="82" w:author="Kostiantyn Kudriavtsev" w:date="2016-09-13T14:58:00Z"/>
          <w:rFonts w:asciiTheme="minorHAnsi" w:eastAsiaTheme="minorEastAsia" w:hAnsiTheme="minorHAnsi" w:cstheme="minorBidi"/>
          <w:iCs w:val="0"/>
          <w:noProof/>
          <w:color w:val="auto"/>
          <w:sz w:val="22"/>
          <w:szCs w:val="22"/>
        </w:rPr>
      </w:pPr>
      <w:ins w:id="83"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"_Toc461542066"</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5.1.5</w:t>
        </w:r>
        <w:r>
          <w:rPr>
            <w:rFonts w:asciiTheme="minorHAnsi" w:eastAsiaTheme="minorEastAsia" w:hAnsiTheme="minorHAnsi" w:cstheme="minorBidi"/>
            <w:iCs w:val="0"/>
            <w:noProof/>
            <w:color w:val="auto"/>
            <w:sz w:val="22"/>
            <w:szCs w:val="22"/>
          </w:rPr>
          <w:tab/>
        </w:r>
        <w:r w:rsidRPr="00574E1D">
          <w:rPr>
            <w:rStyle w:val="Hyperlink"/>
            <w:noProof/>
          </w:rPr>
          <w:t>EXPLORATORY ENVIRONMENT</w:t>
        </w:r>
        <w:r>
          <w:rPr>
            <w:noProof/>
            <w:webHidden/>
          </w:rPr>
          <w:tab/>
        </w:r>
        <w:r>
          <w:rPr>
            <w:noProof/>
            <w:webHidden/>
          </w:rPr>
          <w:fldChar w:fldCharType="begin"/>
        </w:r>
        <w:r>
          <w:rPr>
            <w:noProof/>
            <w:webHidden/>
          </w:rPr>
          <w:instrText xml:space="preserve"> PAGEREF _Toc461542066 \h </w:instrText>
        </w:r>
        <w:r>
          <w:rPr>
            <w:noProof/>
            <w:webHidden/>
          </w:rPr>
        </w:r>
      </w:ins>
      <w:r>
        <w:rPr>
          <w:noProof/>
          <w:webHidden/>
        </w:rPr>
        <w:fldChar w:fldCharType="separate"/>
      </w:r>
      <w:ins w:id="84" w:author="Kostiantyn Kudriavtsev" w:date="2016-09-13T14:58:00Z">
        <w:r>
          <w:rPr>
            <w:noProof/>
            <w:webHidden/>
          </w:rPr>
          <w:t>21</w:t>
        </w:r>
        <w:r>
          <w:rPr>
            <w:noProof/>
            <w:webHidden/>
          </w:rPr>
          <w:fldChar w:fldCharType="end"/>
        </w:r>
        <w:r w:rsidRPr="00574E1D">
          <w:rPr>
            <w:rStyle w:val="Hyperlink"/>
            <w:noProof/>
          </w:rPr>
          <w:fldChar w:fldCharType="end"/>
        </w:r>
      </w:ins>
    </w:p>
    <w:p w14:paraId="3F7DFFBE" w14:textId="77777777" w:rsidR="00B2416E" w:rsidRDefault="00B2416E">
      <w:pPr>
        <w:pStyle w:val="TOC2"/>
        <w:tabs>
          <w:tab w:val="right" w:leader="dot" w:pos="9347"/>
        </w:tabs>
        <w:rPr>
          <w:ins w:id="85" w:author="Kostiantyn Kudriavtsev" w:date="2016-09-13T14:58:00Z"/>
          <w:rFonts w:asciiTheme="minorHAnsi" w:eastAsiaTheme="minorEastAsia" w:hAnsiTheme="minorHAnsi" w:cstheme="minorBidi"/>
          <w:caps w:val="0"/>
          <w:noProof/>
          <w:color w:val="auto"/>
          <w:sz w:val="22"/>
          <w:szCs w:val="22"/>
        </w:rPr>
      </w:pPr>
      <w:ins w:id="86"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"_Toc461542067"</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SOLUTION IN AWS CLOUD</w:t>
        </w:r>
        <w:r>
          <w:rPr>
            <w:noProof/>
            <w:webHidden/>
          </w:rPr>
          <w:tab/>
        </w:r>
        <w:r>
          <w:rPr>
            <w:noProof/>
            <w:webHidden/>
          </w:rPr>
          <w:fldChar w:fldCharType="begin"/>
        </w:r>
        <w:r>
          <w:rPr>
            <w:noProof/>
            <w:webHidden/>
          </w:rPr>
          <w:instrText xml:space="preserve"> PAGEREF _Toc461542067 \h </w:instrText>
        </w:r>
        <w:r>
          <w:rPr>
            <w:noProof/>
            <w:webHidden/>
          </w:rPr>
        </w:r>
      </w:ins>
      <w:r>
        <w:rPr>
          <w:noProof/>
          <w:webHidden/>
        </w:rPr>
        <w:fldChar w:fldCharType="separate"/>
      </w:r>
      <w:ins w:id="87" w:author="Kostiantyn Kudriavtsev" w:date="2016-09-13T14:58:00Z">
        <w:r>
          <w:rPr>
            <w:noProof/>
            <w:webHidden/>
          </w:rPr>
          <w:t>23</w:t>
        </w:r>
        <w:r>
          <w:rPr>
            <w:noProof/>
            <w:webHidden/>
          </w:rPr>
          <w:fldChar w:fldCharType="end"/>
        </w:r>
        <w:r w:rsidRPr="00574E1D">
          <w:rPr>
            <w:rStyle w:val="Hyperlink"/>
            <w:noProof/>
          </w:rPr>
          <w:fldChar w:fldCharType="end"/>
        </w:r>
      </w:ins>
    </w:p>
    <w:p w14:paraId="5FC904C6" w14:textId="77777777" w:rsidR="00B2416E" w:rsidRDefault="00B2416E">
      <w:pPr>
        <w:pStyle w:val="TOC3"/>
        <w:tabs>
          <w:tab w:val="left" w:pos="1200"/>
          <w:tab w:val="right" w:leader="dot" w:pos="9347"/>
        </w:tabs>
        <w:rPr>
          <w:ins w:id="88" w:author="Kostiantyn Kudriavtsev" w:date="2016-09-13T14:58:00Z"/>
          <w:rFonts w:asciiTheme="minorHAnsi" w:eastAsiaTheme="minorEastAsia" w:hAnsiTheme="minorHAnsi" w:cstheme="minorBidi"/>
          <w:iCs w:val="0"/>
          <w:noProof/>
          <w:color w:val="auto"/>
          <w:sz w:val="22"/>
          <w:szCs w:val="22"/>
        </w:rPr>
      </w:pPr>
      <w:ins w:id="89"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"_Toc461542068"</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5.1.6</w:t>
        </w:r>
        <w:r>
          <w:rPr>
            <w:rFonts w:asciiTheme="minorHAnsi" w:eastAsiaTheme="minorEastAsia" w:hAnsiTheme="minorHAnsi" w:cstheme="minorBidi"/>
            <w:iCs w:val="0"/>
            <w:noProof/>
            <w:color w:val="auto"/>
            <w:sz w:val="22"/>
            <w:szCs w:val="22"/>
          </w:rPr>
          <w:tab/>
        </w:r>
        <w:r w:rsidRPr="00574E1D">
          <w:rPr>
            <w:rStyle w:val="Hyperlink"/>
            <w:noProof/>
          </w:rPr>
          <w:t>Azure mapping</w:t>
        </w:r>
        <w:r>
          <w:rPr>
            <w:noProof/>
            <w:webHidden/>
          </w:rPr>
          <w:tab/>
        </w:r>
        <w:r>
          <w:rPr>
            <w:noProof/>
            <w:webHidden/>
          </w:rPr>
          <w:fldChar w:fldCharType="begin"/>
        </w:r>
        <w:r>
          <w:rPr>
            <w:noProof/>
            <w:webHidden/>
          </w:rPr>
          <w:instrText xml:space="preserve"> PAGEREF _Toc461542068 \h </w:instrText>
        </w:r>
        <w:r>
          <w:rPr>
            <w:noProof/>
            <w:webHidden/>
          </w:rPr>
        </w:r>
      </w:ins>
      <w:r>
        <w:rPr>
          <w:noProof/>
          <w:webHidden/>
        </w:rPr>
        <w:fldChar w:fldCharType="separate"/>
      </w:r>
      <w:ins w:id="90" w:author="Kostiantyn Kudriavtsev" w:date="2016-09-13T14:58:00Z">
        <w:r>
          <w:rPr>
            <w:noProof/>
            <w:webHidden/>
          </w:rPr>
          <w:t>23</w:t>
        </w:r>
        <w:r>
          <w:rPr>
            <w:noProof/>
            <w:webHidden/>
          </w:rPr>
          <w:fldChar w:fldCharType="end"/>
        </w:r>
        <w:r w:rsidRPr="00574E1D">
          <w:rPr>
            <w:rStyle w:val="Hyperlink"/>
            <w:noProof/>
          </w:rPr>
          <w:fldChar w:fldCharType="end"/>
        </w:r>
      </w:ins>
    </w:p>
    <w:p w14:paraId="3DC8F739" w14:textId="77777777" w:rsidR="00B2416E" w:rsidRDefault="00B2416E">
      <w:pPr>
        <w:pStyle w:val="TOC2"/>
        <w:tabs>
          <w:tab w:val="right" w:leader="dot" w:pos="9347"/>
        </w:tabs>
        <w:rPr>
          <w:ins w:id="91" w:author="Kostiantyn Kudriavtsev" w:date="2016-09-13T14:58:00Z"/>
          <w:rFonts w:asciiTheme="minorHAnsi" w:eastAsiaTheme="minorEastAsia" w:hAnsiTheme="minorHAnsi" w:cstheme="minorBidi"/>
          <w:caps w:val="0"/>
          <w:noProof/>
          <w:color w:val="auto"/>
          <w:sz w:val="22"/>
          <w:szCs w:val="22"/>
        </w:rPr>
      </w:pPr>
      <w:ins w:id="92"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"_Toc461542069"</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Solution components structure</w:t>
        </w:r>
        <w:r>
          <w:rPr>
            <w:noProof/>
            <w:webHidden/>
          </w:rPr>
          <w:tab/>
        </w:r>
        <w:r>
          <w:rPr>
            <w:noProof/>
            <w:webHidden/>
          </w:rPr>
          <w:fldChar w:fldCharType="begin"/>
        </w:r>
        <w:r>
          <w:rPr>
            <w:noProof/>
            <w:webHidden/>
          </w:rPr>
          <w:instrText xml:space="preserve"> PAGEREF _Toc461542069 \h </w:instrText>
        </w:r>
        <w:r>
          <w:rPr>
            <w:noProof/>
            <w:webHidden/>
          </w:rPr>
        </w:r>
      </w:ins>
      <w:r>
        <w:rPr>
          <w:noProof/>
          <w:webHidden/>
        </w:rPr>
        <w:fldChar w:fldCharType="separate"/>
      </w:r>
      <w:ins w:id="93" w:author="Kostiantyn Kudriavtsev" w:date="2016-09-13T14:58:00Z">
        <w:r>
          <w:rPr>
            <w:noProof/>
            <w:webHidden/>
          </w:rPr>
          <w:t>24</w:t>
        </w:r>
        <w:r>
          <w:rPr>
            <w:noProof/>
            <w:webHidden/>
          </w:rPr>
          <w:fldChar w:fldCharType="end"/>
        </w:r>
        <w:r w:rsidRPr="00574E1D">
          <w:rPr>
            <w:rStyle w:val="Hyperlink"/>
            <w:noProof/>
          </w:rPr>
          <w:fldChar w:fldCharType="end"/>
        </w:r>
      </w:ins>
    </w:p>
    <w:p w14:paraId="61C110A2" w14:textId="77777777" w:rsidR="00B2416E" w:rsidRDefault="00B2416E">
      <w:pPr>
        <w:pStyle w:val="TOC3"/>
        <w:tabs>
          <w:tab w:val="left" w:pos="1200"/>
          <w:tab w:val="right" w:leader="dot" w:pos="9347"/>
        </w:tabs>
        <w:rPr>
          <w:ins w:id="94" w:author="Kostiantyn Kudriavtsev" w:date="2016-09-13T14:58:00Z"/>
          <w:rFonts w:asciiTheme="minorHAnsi" w:eastAsiaTheme="minorEastAsia" w:hAnsiTheme="minorHAnsi" w:cstheme="minorBidi"/>
          <w:iCs w:val="0"/>
          <w:noProof/>
          <w:color w:val="auto"/>
          <w:sz w:val="22"/>
          <w:szCs w:val="22"/>
        </w:rPr>
      </w:pPr>
      <w:ins w:id="95"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"_Toc461542070"</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5.1.7</w:t>
        </w:r>
        <w:r>
          <w:rPr>
            <w:rFonts w:asciiTheme="minorHAnsi" w:eastAsiaTheme="minorEastAsia" w:hAnsiTheme="minorHAnsi" w:cstheme="minorBidi"/>
            <w:iCs w:val="0"/>
            <w:noProof/>
            <w:color w:val="auto"/>
            <w:sz w:val="22"/>
            <w:szCs w:val="22"/>
          </w:rPr>
          <w:tab/>
        </w:r>
        <w:r w:rsidRPr="00574E1D">
          <w:rPr>
            <w:rStyle w:val="Hyperlink"/>
            <w:noProof/>
          </w:rPr>
          <w:t>SELF-SERVICE UI COMPONENT</w:t>
        </w:r>
        <w:r>
          <w:rPr>
            <w:noProof/>
            <w:webHidden/>
          </w:rPr>
          <w:tab/>
        </w:r>
        <w:r>
          <w:rPr>
            <w:noProof/>
            <w:webHidden/>
          </w:rPr>
          <w:fldChar w:fldCharType="begin"/>
        </w:r>
        <w:r>
          <w:rPr>
            <w:noProof/>
            <w:webHidden/>
          </w:rPr>
          <w:instrText xml:space="preserve"> PAGEREF _Toc461542070 \h </w:instrText>
        </w:r>
        <w:r>
          <w:rPr>
            <w:noProof/>
            <w:webHidden/>
          </w:rPr>
        </w:r>
      </w:ins>
      <w:r>
        <w:rPr>
          <w:noProof/>
          <w:webHidden/>
        </w:rPr>
        <w:fldChar w:fldCharType="separate"/>
      </w:r>
      <w:ins w:id="96" w:author="Kostiantyn Kudriavtsev" w:date="2016-09-13T14:58:00Z">
        <w:r>
          <w:rPr>
            <w:noProof/>
            <w:webHidden/>
          </w:rPr>
          <w:t>24</w:t>
        </w:r>
        <w:r>
          <w:rPr>
            <w:noProof/>
            <w:webHidden/>
          </w:rPr>
          <w:fldChar w:fldCharType="end"/>
        </w:r>
        <w:r w:rsidRPr="00574E1D">
          <w:rPr>
            <w:rStyle w:val="Hyperlink"/>
            <w:noProof/>
          </w:rPr>
          <w:fldChar w:fldCharType="end"/>
        </w:r>
      </w:ins>
    </w:p>
    <w:p w14:paraId="46A80944" w14:textId="77777777" w:rsidR="00B2416E" w:rsidRDefault="00B2416E">
      <w:pPr>
        <w:pStyle w:val="TOC3"/>
        <w:tabs>
          <w:tab w:val="left" w:pos="1200"/>
          <w:tab w:val="right" w:leader="dot" w:pos="9347"/>
        </w:tabs>
        <w:rPr>
          <w:ins w:id="97" w:author="Kostiantyn Kudriavtsev" w:date="2016-09-13T14:58:00Z"/>
          <w:rFonts w:asciiTheme="minorHAnsi" w:eastAsiaTheme="minorEastAsia" w:hAnsiTheme="minorHAnsi" w:cstheme="minorBidi"/>
          <w:iCs w:val="0"/>
          <w:noProof/>
          <w:color w:val="auto"/>
          <w:sz w:val="22"/>
          <w:szCs w:val="22"/>
        </w:rPr>
      </w:pPr>
      <w:ins w:id="98"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"_Toc461542071"</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5.1.8</w:t>
        </w:r>
        <w:r>
          <w:rPr>
            <w:rFonts w:asciiTheme="minorHAnsi" w:eastAsiaTheme="minorEastAsia" w:hAnsiTheme="minorHAnsi" w:cstheme="minorBidi"/>
            <w:iCs w:val="0"/>
            <w:noProof/>
            <w:color w:val="auto"/>
            <w:sz w:val="22"/>
            <w:szCs w:val="22"/>
          </w:rPr>
          <w:tab/>
        </w:r>
        <w:r w:rsidRPr="00574E1D">
          <w:rPr>
            <w:rStyle w:val="Hyperlink"/>
            <w:noProof/>
          </w:rPr>
          <w:t>PROVISION SERVICE</w:t>
        </w:r>
        <w:r>
          <w:rPr>
            <w:noProof/>
            <w:webHidden/>
          </w:rPr>
          <w:tab/>
        </w:r>
        <w:r>
          <w:rPr>
            <w:noProof/>
            <w:webHidden/>
          </w:rPr>
          <w:fldChar w:fldCharType="begin"/>
        </w:r>
        <w:r>
          <w:rPr>
            <w:noProof/>
            <w:webHidden/>
          </w:rPr>
          <w:instrText xml:space="preserve"> PAGEREF _Toc461542071 \h </w:instrText>
        </w:r>
        <w:r>
          <w:rPr>
            <w:noProof/>
            <w:webHidden/>
          </w:rPr>
        </w:r>
      </w:ins>
      <w:r>
        <w:rPr>
          <w:noProof/>
          <w:webHidden/>
        </w:rPr>
        <w:fldChar w:fldCharType="separate"/>
      </w:r>
      <w:ins w:id="99" w:author="Kostiantyn Kudriavtsev" w:date="2016-09-13T14:58:00Z">
        <w:r>
          <w:rPr>
            <w:noProof/>
            <w:webHidden/>
          </w:rPr>
          <w:t>25</w:t>
        </w:r>
        <w:r>
          <w:rPr>
            <w:noProof/>
            <w:webHidden/>
          </w:rPr>
          <w:fldChar w:fldCharType="end"/>
        </w:r>
        <w:r w:rsidRPr="00574E1D">
          <w:rPr>
            <w:rStyle w:val="Hyperlink"/>
            <w:noProof/>
          </w:rPr>
          <w:fldChar w:fldCharType="end"/>
        </w:r>
      </w:ins>
    </w:p>
    <w:p w14:paraId="37785D8E" w14:textId="77777777" w:rsidR="00B2416E" w:rsidRDefault="00B2416E">
      <w:pPr>
        <w:pStyle w:val="TOC3"/>
        <w:tabs>
          <w:tab w:val="left" w:pos="1200"/>
          <w:tab w:val="right" w:leader="dot" w:pos="9347"/>
        </w:tabs>
        <w:rPr>
          <w:ins w:id="100" w:author="Kostiantyn Kudriavtsev" w:date="2016-09-13T14:58:00Z"/>
          <w:rFonts w:asciiTheme="minorHAnsi" w:eastAsiaTheme="minorEastAsia" w:hAnsiTheme="minorHAnsi" w:cstheme="minorBidi"/>
          <w:iCs w:val="0"/>
          <w:noProof/>
          <w:color w:val="auto"/>
          <w:sz w:val="22"/>
          <w:szCs w:val="22"/>
        </w:rPr>
      </w:pPr>
      <w:ins w:id="101"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"_Toc461542072"</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5.1.9</w:t>
        </w:r>
        <w:r>
          <w:rPr>
            <w:rFonts w:asciiTheme="minorHAnsi" w:eastAsiaTheme="minorEastAsia" w:hAnsiTheme="minorHAnsi" w:cstheme="minorBidi"/>
            <w:iCs w:val="0"/>
            <w:noProof/>
            <w:color w:val="auto"/>
            <w:sz w:val="22"/>
            <w:szCs w:val="22"/>
          </w:rPr>
          <w:tab/>
        </w:r>
        <w:r w:rsidRPr="00574E1D">
          <w:rPr>
            <w:rStyle w:val="Hyperlink"/>
            <w:noProof/>
          </w:rPr>
          <w:t>BACKEND</w:t>
        </w:r>
        <w:r>
          <w:rPr>
            <w:noProof/>
            <w:webHidden/>
          </w:rPr>
          <w:tab/>
        </w:r>
        <w:r>
          <w:rPr>
            <w:noProof/>
            <w:webHidden/>
          </w:rPr>
          <w:fldChar w:fldCharType="begin"/>
        </w:r>
        <w:r>
          <w:rPr>
            <w:noProof/>
            <w:webHidden/>
          </w:rPr>
          <w:instrText xml:space="preserve"> PAGEREF _Toc461542072 \h </w:instrText>
        </w:r>
        <w:r>
          <w:rPr>
            <w:noProof/>
            <w:webHidden/>
          </w:rPr>
        </w:r>
      </w:ins>
      <w:r>
        <w:rPr>
          <w:noProof/>
          <w:webHidden/>
        </w:rPr>
        <w:fldChar w:fldCharType="separate"/>
      </w:r>
      <w:ins w:id="102" w:author="Kostiantyn Kudriavtsev" w:date="2016-09-13T14:58:00Z">
        <w:r>
          <w:rPr>
            <w:noProof/>
            <w:webHidden/>
          </w:rPr>
          <w:t>25</w:t>
        </w:r>
        <w:r>
          <w:rPr>
            <w:noProof/>
            <w:webHidden/>
          </w:rPr>
          <w:fldChar w:fldCharType="end"/>
        </w:r>
        <w:r w:rsidRPr="00574E1D">
          <w:rPr>
            <w:rStyle w:val="Hyperlink"/>
            <w:noProof/>
          </w:rPr>
          <w:fldChar w:fldCharType="end"/>
        </w:r>
      </w:ins>
    </w:p>
    <w:p w14:paraId="1FA9E0FC" w14:textId="77777777" w:rsidR="00B2416E" w:rsidRDefault="00B2416E">
      <w:pPr>
        <w:pStyle w:val="TOC3"/>
        <w:tabs>
          <w:tab w:val="left" w:pos="1200"/>
          <w:tab w:val="right" w:leader="dot" w:pos="9347"/>
        </w:tabs>
        <w:rPr>
          <w:ins w:id="103" w:author="Kostiantyn Kudriavtsev" w:date="2016-09-13T14:58:00Z"/>
          <w:rFonts w:asciiTheme="minorHAnsi" w:eastAsiaTheme="minorEastAsia" w:hAnsiTheme="minorHAnsi" w:cstheme="minorBidi"/>
          <w:iCs w:val="0"/>
          <w:noProof/>
          <w:color w:val="auto"/>
          <w:sz w:val="22"/>
          <w:szCs w:val="22"/>
        </w:rPr>
      </w:pPr>
      <w:ins w:id="104"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"_Toc461542073"</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5.1.10</w:t>
        </w:r>
        <w:r>
          <w:rPr>
            <w:rFonts w:asciiTheme="minorHAnsi" w:eastAsiaTheme="minorEastAsia" w:hAnsiTheme="minorHAnsi" w:cstheme="minorBidi"/>
            <w:iCs w:val="0"/>
            <w:noProof/>
            <w:color w:val="auto"/>
            <w:sz w:val="22"/>
            <w:szCs w:val="22"/>
          </w:rPr>
          <w:tab/>
        </w:r>
        <w:r w:rsidRPr="00574E1D">
          <w:rPr>
            <w:rStyle w:val="Hyperlink"/>
            <w:noProof/>
          </w:rPr>
          <w:t>Authentication and Authorizati</w:t>
        </w:r>
        <w:r w:rsidRPr="00574E1D">
          <w:rPr>
            <w:rStyle w:val="Hyperlink"/>
            <w:noProof/>
          </w:rPr>
          <w:t>o</w:t>
        </w:r>
        <w:r w:rsidRPr="00574E1D">
          <w:rPr>
            <w:rStyle w:val="Hyperlink"/>
            <w:noProof/>
          </w:rPr>
          <w:t>n approach</w:t>
        </w:r>
        <w:r>
          <w:rPr>
            <w:noProof/>
            <w:webHidden/>
          </w:rPr>
          <w:tab/>
        </w:r>
        <w:r>
          <w:rPr>
            <w:noProof/>
            <w:webHidden/>
          </w:rPr>
          <w:fldChar w:fldCharType="begin"/>
        </w:r>
        <w:r>
          <w:rPr>
            <w:noProof/>
            <w:webHidden/>
          </w:rPr>
          <w:instrText xml:space="preserve"> PAGEREF _Toc461542073 \h </w:instrText>
        </w:r>
        <w:r>
          <w:rPr>
            <w:noProof/>
            <w:webHidden/>
          </w:rPr>
        </w:r>
      </w:ins>
      <w:r>
        <w:rPr>
          <w:noProof/>
          <w:webHidden/>
        </w:rPr>
        <w:fldChar w:fldCharType="separate"/>
      </w:r>
      <w:ins w:id="105" w:author="Kostiantyn Kudriavtsev" w:date="2016-09-13T14:58:00Z">
        <w:r>
          <w:rPr>
            <w:noProof/>
            <w:webHidden/>
          </w:rPr>
          <w:t>25</w:t>
        </w:r>
        <w:r>
          <w:rPr>
            <w:noProof/>
            <w:webHidden/>
          </w:rPr>
          <w:fldChar w:fldCharType="end"/>
        </w:r>
        <w:r w:rsidRPr="00574E1D">
          <w:rPr>
            <w:rStyle w:val="Hyperlink"/>
            <w:noProof/>
          </w:rPr>
          <w:fldChar w:fldCharType="end"/>
        </w:r>
      </w:ins>
    </w:p>
    <w:p w14:paraId="5328F990" w14:textId="77777777" w:rsidR="00B2416E" w:rsidRDefault="00B2416E">
      <w:pPr>
        <w:pStyle w:val="TOC3"/>
        <w:tabs>
          <w:tab w:val="left" w:pos="1200"/>
          <w:tab w:val="right" w:leader="dot" w:pos="9347"/>
        </w:tabs>
        <w:rPr>
          <w:ins w:id="106" w:author="Kostiantyn Kudriavtsev" w:date="2016-09-13T14:58:00Z"/>
          <w:rFonts w:asciiTheme="minorHAnsi" w:eastAsiaTheme="minorEastAsia" w:hAnsiTheme="minorHAnsi" w:cstheme="minorBidi"/>
          <w:iCs w:val="0"/>
          <w:noProof/>
          <w:color w:val="auto"/>
          <w:sz w:val="22"/>
          <w:szCs w:val="22"/>
        </w:rPr>
      </w:pPr>
      <w:ins w:id="107"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"_Toc461542074"</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5.1.11</w:t>
        </w:r>
        <w:r>
          <w:rPr>
            <w:rFonts w:asciiTheme="minorHAnsi" w:eastAsiaTheme="minorEastAsia" w:hAnsiTheme="minorHAnsi" w:cstheme="minorBidi"/>
            <w:iCs w:val="0"/>
            <w:noProof/>
            <w:color w:val="auto"/>
            <w:sz w:val="22"/>
            <w:szCs w:val="22"/>
          </w:rPr>
          <w:tab/>
        </w:r>
        <w:r w:rsidRPr="00574E1D">
          <w:rPr>
            <w:rStyle w:val="Hyperlink"/>
            <w:noProof/>
          </w:rPr>
          <w:t>DB</w:t>
        </w:r>
        <w:r>
          <w:rPr>
            <w:noProof/>
            <w:webHidden/>
          </w:rPr>
          <w:tab/>
        </w:r>
        <w:r>
          <w:rPr>
            <w:noProof/>
            <w:webHidden/>
          </w:rPr>
          <w:fldChar w:fldCharType="begin"/>
        </w:r>
        <w:r>
          <w:rPr>
            <w:noProof/>
            <w:webHidden/>
          </w:rPr>
          <w:instrText xml:space="preserve"> PAGEREF _Toc461542074 \h </w:instrText>
        </w:r>
        <w:r>
          <w:rPr>
            <w:noProof/>
            <w:webHidden/>
          </w:rPr>
        </w:r>
      </w:ins>
      <w:r>
        <w:rPr>
          <w:noProof/>
          <w:webHidden/>
        </w:rPr>
        <w:fldChar w:fldCharType="separate"/>
      </w:r>
      <w:ins w:id="108" w:author="Kostiantyn Kudriavtsev" w:date="2016-09-13T14:58:00Z">
        <w:r>
          <w:rPr>
            <w:noProof/>
            <w:webHidden/>
          </w:rPr>
          <w:t>26</w:t>
        </w:r>
        <w:r>
          <w:rPr>
            <w:noProof/>
            <w:webHidden/>
          </w:rPr>
          <w:fldChar w:fldCharType="end"/>
        </w:r>
        <w:r w:rsidRPr="00574E1D">
          <w:rPr>
            <w:rStyle w:val="Hyperlink"/>
            <w:noProof/>
          </w:rPr>
          <w:fldChar w:fldCharType="end"/>
        </w:r>
      </w:ins>
    </w:p>
    <w:p w14:paraId="65FAF73B" w14:textId="77777777" w:rsidR="00B2416E" w:rsidRDefault="00B2416E">
      <w:pPr>
        <w:pStyle w:val="TOC2"/>
        <w:tabs>
          <w:tab w:val="right" w:leader="dot" w:pos="9347"/>
        </w:tabs>
        <w:rPr>
          <w:ins w:id="109" w:author="Kostiantyn Kudriavtsev" w:date="2016-09-13T14:58:00Z"/>
          <w:rFonts w:asciiTheme="minorHAnsi" w:eastAsiaTheme="minorEastAsia" w:hAnsiTheme="minorHAnsi" w:cstheme="minorBidi"/>
          <w:caps w:val="0"/>
          <w:noProof/>
          <w:color w:val="auto"/>
          <w:sz w:val="22"/>
          <w:szCs w:val="22"/>
        </w:rPr>
      </w:pPr>
      <w:ins w:id="110"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"_Toc461542075"</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Domain model</w:t>
        </w:r>
        <w:r>
          <w:rPr>
            <w:noProof/>
            <w:webHidden/>
          </w:rPr>
          <w:tab/>
        </w:r>
        <w:r>
          <w:rPr>
            <w:noProof/>
            <w:webHidden/>
          </w:rPr>
          <w:fldChar w:fldCharType="begin"/>
        </w:r>
        <w:r>
          <w:rPr>
            <w:noProof/>
            <w:webHidden/>
          </w:rPr>
          <w:instrText xml:space="preserve"> PAGEREF _Toc461542075 \h </w:instrText>
        </w:r>
        <w:r>
          <w:rPr>
            <w:noProof/>
            <w:webHidden/>
          </w:rPr>
        </w:r>
      </w:ins>
      <w:r>
        <w:rPr>
          <w:noProof/>
          <w:webHidden/>
        </w:rPr>
        <w:fldChar w:fldCharType="separate"/>
      </w:r>
      <w:ins w:id="111" w:author="Kostiantyn Kudriavtsev" w:date="2016-09-13T14:58:00Z">
        <w:r>
          <w:rPr>
            <w:noProof/>
            <w:webHidden/>
          </w:rPr>
          <w:t>27</w:t>
        </w:r>
        <w:r>
          <w:rPr>
            <w:noProof/>
            <w:webHidden/>
          </w:rPr>
          <w:fldChar w:fldCharType="end"/>
        </w:r>
        <w:r w:rsidRPr="00574E1D">
          <w:rPr>
            <w:rStyle w:val="Hyperlink"/>
            <w:noProof/>
          </w:rPr>
          <w:fldChar w:fldCharType="end"/>
        </w:r>
      </w:ins>
    </w:p>
    <w:p w14:paraId="67EB7E2E" w14:textId="77777777" w:rsidR="00B2416E" w:rsidRDefault="00B2416E">
      <w:pPr>
        <w:pStyle w:val="TOC2"/>
        <w:tabs>
          <w:tab w:val="right" w:leader="dot" w:pos="9347"/>
        </w:tabs>
        <w:rPr>
          <w:ins w:id="112" w:author="Kostiantyn Kudriavtsev" w:date="2016-09-13T14:58:00Z"/>
          <w:rFonts w:asciiTheme="minorHAnsi" w:eastAsiaTheme="minorEastAsia" w:hAnsiTheme="minorHAnsi" w:cstheme="minorBidi"/>
          <w:caps w:val="0"/>
          <w:noProof/>
          <w:color w:val="auto"/>
          <w:sz w:val="22"/>
          <w:szCs w:val="22"/>
        </w:rPr>
      </w:pPr>
      <w:ins w:id="113"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"_Toc461542076"</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Data model</w:t>
        </w:r>
        <w:r>
          <w:rPr>
            <w:noProof/>
            <w:webHidden/>
          </w:rPr>
          <w:tab/>
        </w:r>
        <w:r>
          <w:rPr>
            <w:noProof/>
            <w:webHidden/>
          </w:rPr>
          <w:fldChar w:fldCharType="begin"/>
        </w:r>
        <w:r>
          <w:rPr>
            <w:noProof/>
            <w:webHidden/>
          </w:rPr>
          <w:instrText xml:space="preserve"> PAGEREF _Toc461542076 \h </w:instrText>
        </w:r>
        <w:r>
          <w:rPr>
            <w:noProof/>
            <w:webHidden/>
          </w:rPr>
        </w:r>
      </w:ins>
      <w:r>
        <w:rPr>
          <w:noProof/>
          <w:webHidden/>
        </w:rPr>
        <w:fldChar w:fldCharType="separate"/>
      </w:r>
      <w:ins w:id="114" w:author="Kostiantyn Kudriavtsev" w:date="2016-09-13T14:58:00Z">
        <w:r>
          <w:rPr>
            <w:noProof/>
            <w:webHidden/>
          </w:rPr>
          <w:t>27</w:t>
        </w:r>
        <w:r>
          <w:rPr>
            <w:noProof/>
            <w:webHidden/>
          </w:rPr>
          <w:fldChar w:fldCharType="end"/>
        </w:r>
        <w:r w:rsidRPr="00574E1D">
          <w:rPr>
            <w:rStyle w:val="Hyperlink"/>
            <w:noProof/>
          </w:rPr>
          <w:fldChar w:fldCharType="end"/>
        </w:r>
      </w:ins>
    </w:p>
    <w:p w14:paraId="50548C31" w14:textId="77777777" w:rsidR="00B2416E" w:rsidRDefault="00B2416E">
      <w:pPr>
        <w:pStyle w:val="TOC3"/>
        <w:tabs>
          <w:tab w:val="left" w:pos="1200"/>
          <w:tab w:val="right" w:leader="dot" w:pos="9347"/>
        </w:tabs>
        <w:rPr>
          <w:ins w:id="115" w:author="Kostiantyn Kudriavtsev" w:date="2016-09-13T14:58:00Z"/>
          <w:rFonts w:asciiTheme="minorHAnsi" w:eastAsiaTheme="minorEastAsia" w:hAnsiTheme="minorHAnsi" w:cstheme="minorBidi"/>
          <w:iCs w:val="0"/>
          <w:noProof/>
          <w:color w:val="auto"/>
          <w:sz w:val="22"/>
          <w:szCs w:val="22"/>
        </w:rPr>
      </w:pPr>
      <w:ins w:id="116"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"_Toc461542077"</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5.1.12</w:t>
        </w:r>
        <w:r>
          <w:rPr>
            <w:rFonts w:asciiTheme="minorHAnsi" w:eastAsiaTheme="minorEastAsia" w:hAnsiTheme="minorHAnsi" w:cstheme="minorBidi"/>
            <w:iCs w:val="0"/>
            <w:noProof/>
            <w:color w:val="auto"/>
            <w:sz w:val="22"/>
            <w:szCs w:val="22"/>
          </w:rPr>
          <w:tab/>
        </w:r>
        <w:r w:rsidRPr="00574E1D">
          <w:rPr>
            <w:rStyle w:val="Hyperlink"/>
            <w:noProof/>
          </w:rPr>
          <w:t>Storage 1</w:t>
        </w:r>
        <w:r>
          <w:rPr>
            <w:noProof/>
            <w:webHidden/>
          </w:rPr>
          <w:tab/>
        </w:r>
        <w:r>
          <w:rPr>
            <w:noProof/>
            <w:webHidden/>
          </w:rPr>
          <w:fldChar w:fldCharType="begin"/>
        </w:r>
        <w:r>
          <w:rPr>
            <w:noProof/>
            <w:webHidden/>
          </w:rPr>
          <w:instrText xml:space="preserve"> PAGEREF _Toc461542077 \h </w:instrText>
        </w:r>
        <w:r>
          <w:rPr>
            <w:noProof/>
            <w:webHidden/>
          </w:rPr>
        </w:r>
      </w:ins>
      <w:r>
        <w:rPr>
          <w:noProof/>
          <w:webHidden/>
        </w:rPr>
        <w:fldChar w:fldCharType="separate"/>
      </w:r>
      <w:ins w:id="117" w:author="Kostiantyn Kudriavtsev" w:date="2016-09-13T14:58:00Z">
        <w:r>
          <w:rPr>
            <w:noProof/>
            <w:webHidden/>
          </w:rPr>
          <w:t>27</w:t>
        </w:r>
        <w:r>
          <w:rPr>
            <w:noProof/>
            <w:webHidden/>
          </w:rPr>
          <w:fldChar w:fldCharType="end"/>
        </w:r>
        <w:r w:rsidRPr="00574E1D">
          <w:rPr>
            <w:rStyle w:val="Hyperlink"/>
            <w:noProof/>
          </w:rPr>
          <w:fldChar w:fldCharType="end"/>
        </w:r>
      </w:ins>
    </w:p>
    <w:p w14:paraId="569319B4" w14:textId="77777777" w:rsidR="00B2416E" w:rsidRDefault="00B2416E">
      <w:pPr>
        <w:pStyle w:val="TOC3"/>
        <w:tabs>
          <w:tab w:val="left" w:pos="1200"/>
          <w:tab w:val="right" w:leader="dot" w:pos="9347"/>
        </w:tabs>
        <w:rPr>
          <w:ins w:id="118" w:author="Kostiantyn Kudriavtsev" w:date="2016-09-13T14:58:00Z"/>
          <w:rFonts w:asciiTheme="minorHAnsi" w:eastAsiaTheme="minorEastAsia" w:hAnsiTheme="minorHAnsi" w:cstheme="minorBidi"/>
          <w:iCs w:val="0"/>
          <w:noProof/>
          <w:color w:val="auto"/>
          <w:sz w:val="22"/>
          <w:szCs w:val="22"/>
        </w:rPr>
      </w:pPr>
      <w:ins w:id="119"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"_Toc461542078"</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5.1.13</w:t>
        </w:r>
        <w:r>
          <w:rPr>
            <w:rFonts w:asciiTheme="minorHAnsi" w:eastAsiaTheme="minorEastAsia" w:hAnsiTheme="minorHAnsi" w:cstheme="minorBidi"/>
            <w:iCs w:val="0"/>
            <w:noProof/>
            <w:color w:val="auto"/>
            <w:sz w:val="22"/>
            <w:szCs w:val="22"/>
          </w:rPr>
          <w:tab/>
        </w:r>
        <w:r w:rsidRPr="00574E1D">
          <w:rPr>
            <w:rStyle w:val="Hyperlink"/>
            <w:noProof/>
          </w:rPr>
          <w:t>Storage 2</w:t>
        </w:r>
        <w:r>
          <w:rPr>
            <w:noProof/>
            <w:webHidden/>
          </w:rPr>
          <w:tab/>
        </w:r>
        <w:r>
          <w:rPr>
            <w:noProof/>
            <w:webHidden/>
          </w:rPr>
          <w:fldChar w:fldCharType="begin"/>
        </w:r>
        <w:r>
          <w:rPr>
            <w:noProof/>
            <w:webHidden/>
          </w:rPr>
          <w:instrText xml:space="preserve"> PAGEREF _Toc461542078 \h </w:instrText>
        </w:r>
        <w:r>
          <w:rPr>
            <w:noProof/>
            <w:webHidden/>
          </w:rPr>
        </w:r>
      </w:ins>
      <w:r>
        <w:rPr>
          <w:noProof/>
          <w:webHidden/>
        </w:rPr>
        <w:fldChar w:fldCharType="separate"/>
      </w:r>
      <w:ins w:id="120" w:author="Kostiantyn Kudriavtsev" w:date="2016-09-13T14:58:00Z">
        <w:r>
          <w:rPr>
            <w:noProof/>
            <w:webHidden/>
          </w:rPr>
          <w:t>27</w:t>
        </w:r>
        <w:r>
          <w:rPr>
            <w:noProof/>
            <w:webHidden/>
          </w:rPr>
          <w:fldChar w:fldCharType="end"/>
        </w:r>
        <w:r w:rsidRPr="00574E1D">
          <w:rPr>
            <w:rStyle w:val="Hyperlink"/>
            <w:noProof/>
          </w:rPr>
          <w:fldChar w:fldCharType="end"/>
        </w:r>
      </w:ins>
    </w:p>
    <w:p w14:paraId="644DE96D" w14:textId="77777777" w:rsidR="00B2416E" w:rsidRDefault="00B2416E">
      <w:pPr>
        <w:pStyle w:val="TOC3"/>
        <w:tabs>
          <w:tab w:val="left" w:pos="1200"/>
          <w:tab w:val="right" w:leader="dot" w:pos="9347"/>
        </w:tabs>
        <w:rPr>
          <w:ins w:id="121" w:author="Kostiantyn Kudriavtsev" w:date="2016-09-13T14:58:00Z"/>
          <w:rFonts w:asciiTheme="minorHAnsi" w:eastAsiaTheme="minorEastAsia" w:hAnsiTheme="minorHAnsi" w:cstheme="minorBidi"/>
          <w:iCs w:val="0"/>
          <w:noProof/>
          <w:color w:val="auto"/>
          <w:sz w:val="22"/>
          <w:szCs w:val="22"/>
        </w:rPr>
      </w:pPr>
      <w:ins w:id="122"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"_Toc461542079"</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5.1.14</w:t>
        </w:r>
        <w:r>
          <w:rPr>
            <w:rFonts w:asciiTheme="minorHAnsi" w:eastAsiaTheme="minorEastAsia" w:hAnsiTheme="minorHAnsi" w:cstheme="minorBidi"/>
            <w:iCs w:val="0"/>
            <w:noProof/>
            <w:color w:val="auto"/>
            <w:sz w:val="22"/>
            <w:szCs w:val="22"/>
          </w:rPr>
          <w:tab/>
        </w:r>
        <w:r w:rsidRPr="00574E1D">
          <w:rPr>
            <w:rStyle w:val="Hyperlink"/>
            <w:noProof/>
          </w:rPr>
          <w:t>…</w:t>
        </w:r>
        <w:r>
          <w:rPr>
            <w:noProof/>
            <w:webHidden/>
          </w:rPr>
          <w:tab/>
        </w:r>
        <w:r>
          <w:rPr>
            <w:noProof/>
            <w:webHidden/>
          </w:rPr>
          <w:fldChar w:fldCharType="begin"/>
        </w:r>
        <w:r>
          <w:rPr>
            <w:noProof/>
            <w:webHidden/>
          </w:rPr>
          <w:instrText xml:space="preserve"> PAGEREF _Toc461542079 \h </w:instrText>
        </w:r>
        <w:r>
          <w:rPr>
            <w:noProof/>
            <w:webHidden/>
          </w:rPr>
        </w:r>
      </w:ins>
      <w:r>
        <w:rPr>
          <w:noProof/>
          <w:webHidden/>
        </w:rPr>
        <w:fldChar w:fldCharType="separate"/>
      </w:r>
      <w:ins w:id="123" w:author="Kostiantyn Kudriavtsev" w:date="2016-09-13T14:58:00Z">
        <w:r>
          <w:rPr>
            <w:noProof/>
            <w:webHidden/>
          </w:rPr>
          <w:t>27</w:t>
        </w:r>
        <w:r>
          <w:rPr>
            <w:noProof/>
            <w:webHidden/>
          </w:rPr>
          <w:fldChar w:fldCharType="end"/>
        </w:r>
        <w:r w:rsidRPr="00574E1D">
          <w:rPr>
            <w:rStyle w:val="Hyperlink"/>
            <w:noProof/>
          </w:rPr>
          <w:fldChar w:fldCharType="end"/>
        </w:r>
      </w:ins>
    </w:p>
    <w:p w14:paraId="1C00EF0A" w14:textId="77777777" w:rsidR="00B2416E" w:rsidRDefault="00B2416E">
      <w:pPr>
        <w:pStyle w:val="TOC2"/>
        <w:tabs>
          <w:tab w:val="right" w:leader="dot" w:pos="9347"/>
        </w:tabs>
        <w:rPr>
          <w:ins w:id="124" w:author="Kostiantyn Kudriavtsev" w:date="2016-09-13T14:58:00Z"/>
          <w:rFonts w:asciiTheme="minorHAnsi" w:eastAsiaTheme="minorEastAsia" w:hAnsiTheme="minorHAnsi" w:cstheme="minorBidi"/>
          <w:caps w:val="0"/>
          <w:noProof/>
          <w:color w:val="auto"/>
          <w:sz w:val="22"/>
          <w:szCs w:val="22"/>
        </w:rPr>
      </w:pPr>
      <w:ins w:id="125"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"_Toc461542080"</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High-level deployment approach</w:t>
        </w:r>
        <w:r>
          <w:rPr>
            <w:noProof/>
            <w:webHidden/>
          </w:rPr>
          <w:tab/>
        </w:r>
        <w:r>
          <w:rPr>
            <w:noProof/>
            <w:webHidden/>
          </w:rPr>
          <w:fldChar w:fldCharType="begin"/>
        </w:r>
        <w:r>
          <w:rPr>
            <w:noProof/>
            <w:webHidden/>
          </w:rPr>
          <w:instrText xml:space="preserve"> PAGEREF _Toc461542080 \h </w:instrText>
        </w:r>
        <w:r>
          <w:rPr>
            <w:noProof/>
            <w:webHidden/>
          </w:rPr>
        </w:r>
      </w:ins>
      <w:r>
        <w:rPr>
          <w:noProof/>
          <w:webHidden/>
        </w:rPr>
        <w:fldChar w:fldCharType="separate"/>
      </w:r>
      <w:ins w:id="126" w:author="Kostiantyn Kudriavtsev" w:date="2016-09-13T14:58:00Z">
        <w:r>
          <w:rPr>
            <w:noProof/>
            <w:webHidden/>
          </w:rPr>
          <w:t>27</w:t>
        </w:r>
        <w:r>
          <w:rPr>
            <w:noProof/>
            <w:webHidden/>
          </w:rPr>
          <w:fldChar w:fldCharType="end"/>
        </w:r>
        <w:r w:rsidRPr="00574E1D">
          <w:rPr>
            <w:rStyle w:val="Hyperlink"/>
            <w:noProof/>
          </w:rPr>
          <w:fldChar w:fldCharType="end"/>
        </w:r>
      </w:ins>
    </w:p>
    <w:p w14:paraId="6ADF1072" w14:textId="77777777" w:rsidR="00B2416E" w:rsidRDefault="00B2416E">
      <w:pPr>
        <w:pStyle w:val="TOC2"/>
        <w:tabs>
          <w:tab w:val="right" w:leader="dot" w:pos="9347"/>
        </w:tabs>
        <w:rPr>
          <w:ins w:id="127" w:author="Kostiantyn Kudriavtsev" w:date="2016-09-13T14:58:00Z"/>
          <w:rFonts w:asciiTheme="minorHAnsi" w:eastAsiaTheme="minorEastAsia" w:hAnsiTheme="minorHAnsi" w:cstheme="minorBidi"/>
          <w:caps w:val="0"/>
          <w:noProof/>
          <w:color w:val="auto"/>
          <w:sz w:val="22"/>
          <w:szCs w:val="22"/>
        </w:rPr>
      </w:pPr>
      <w:ins w:id="128"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"_Toc461542081"</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Architecturally Significant Quality Attributes</w:t>
        </w:r>
        <w:r>
          <w:rPr>
            <w:noProof/>
            <w:webHidden/>
          </w:rPr>
          <w:tab/>
        </w:r>
        <w:r>
          <w:rPr>
            <w:noProof/>
            <w:webHidden/>
          </w:rPr>
          <w:fldChar w:fldCharType="begin"/>
        </w:r>
        <w:r>
          <w:rPr>
            <w:noProof/>
            <w:webHidden/>
          </w:rPr>
          <w:instrText xml:space="preserve"> PAGEREF _Toc461542081 \h </w:instrText>
        </w:r>
        <w:r>
          <w:rPr>
            <w:noProof/>
            <w:webHidden/>
          </w:rPr>
        </w:r>
      </w:ins>
      <w:r>
        <w:rPr>
          <w:noProof/>
          <w:webHidden/>
        </w:rPr>
        <w:fldChar w:fldCharType="separate"/>
      </w:r>
      <w:ins w:id="129" w:author="Kostiantyn Kudriavtsev" w:date="2016-09-13T14:58:00Z">
        <w:r>
          <w:rPr>
            <w:noProof/>
            <w:webHidden/>
          </w:rPr>
          <w:t>27</w:t>
        </w:r>
        <w:r>
          <w:rPr>
            <w:noProof/>
            <w:webHidden/>
          </w:rPr>
          <w:fldChar w:fldCharType="end"/>
        </w:r>
        <w:r w:rsidRPr="00574E1D">
          <w:rPr>
            <w:rStyle w:val="Hyperlink"/>
            <w:noProof/>
          </w:rPr>
          <w:fldChar w:fldCharType="end"/>
        </w:r>
      </w:ins>
    </w:p>
    <w:p w14:paraId="0A86E000" w14:textId="77777777" w:rsidR="00B2416E" w:rsidRDefault="00B2416E">
      <w:pPr>
        <w:pStyle w:val="TOC3"/>
        <w:tabs>
          <w:tab w:val="left" w:pos="1200"/>
          <w:tab w:val="right" w:leader="dot" w:pos="9347"/>
        </w:tabs>
        <w:rPr>
          <w:ins w:id="130" w:author="Kostiantyn Kudriavtsev" w:date="2016-09-13T14:58:00Z"/>
          <w:rFonts w:asciiTheme="minorHAnsi" w:eastAsiaTheme="minorEastAsia" w:hAnsiTheme="minorHAnsi" w:cstheme="minorBidi"/>
          <w:iCs w:val="0"/>
          <w:noProof/>
          <w:color w:val="auto"/>
          <w:sz w:val="22"/>
          <w:szCs w:val="22"/>
        </w:rPr>
      </w:pPr>
      <w:ins w:id="131"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"_Toc461542082"</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5.1.15</w:t>
        </w:r>
        <w:r>
          <w:rPr>
            <w:rFonts w:asciiTheme="minorHAnsi" w:eastAsiaTheme="minorEastAsia" w:hAnsiTheme="minorHAnsi" w:cstheme="minorBidi"/>
            <w:iCs w:val="0"/>
            <w:noProof/>
            <w:color w:val="auto"/>
            <w:sz w:val="22"/>
            <w:szCs w:val="22"/>
          </w:rPr>
          <w:tab/>
        </w:r>
        <w:r w:rsidRPr="00574E1D">
          <w:rPr>
            <w:rStyle w:val="Hyperlink"/>
            <w:noProof/>
          </w:rPr>
          <w:t>Security</w:t>
        </w:r>
        <w:r>
          <w:rPr>
            <w:noProof/>
            <w:webHidden/>
          </w:rPr>
          <w:tab/>
        </w:r>
        <w:r>
          <w:rPr>
            <w:noProof/>
            <w:webHidden/>
          </w:rPr>
          <w:fldChar w:fldCharType="begin"/>
        </w:r>
        <w:r>
          <w:rPr>
            <w:noProof/>
            <w:webHidden/>
          </w:rPr>
          <w:instrText xml:space="preserve"> PAGEREF _Toc461542082 \h </w:instrText>
        </w:r>
        <w:r>
          <w:rPr>
            <w:noProof/>
            <w:webHidden/>
          </w:rPr>
        </w:r>
      </w:ins>
      <w:r>
        <w:rPr>
          <w:noProof/>
          <w:webHidden/>
        </w:rPr>
        <w:fldChar w:fldCharType="separate"/>
      </w:r>
      <w:ins w:id="132" w:author="Kostiantyn Kudriavtsev" w:date="2016-09-13T14:58:00Z">
        <w:r>
          <w:rPr>
            <w:noProof/>
            <w:webHidden/>
          </w:rPr>
          <w:t>27</w:t>
        </w:r>
        <w:r>
          <w:rPr>
            <w:noProof/>
            <w:webHidden/>
          </w:rPr>
          <w:fldChar w:fldCharType="end"/>
        </w:r>
        <w:r w:rsidRPr="00574E1D">
          <w:rPr>
            <w:rStyle w:val="Hyperlink"/>
            <w:noProof/>
          </w:rPr>
          <w:fldChar w:fldCharType="end"/>
        </w:r>
      </w:ins>
    </w:p>
    <w:p w14:paraId="734C19C4" w14:textId="77777777" w:rsidR="00B2416E" w:rsidRDefault="00B2416E">
      <w:pPr>
        <w:pStyle w:val="TOC3"/>
        <w:tabs>
          <w:tab w:val="left" w:pos="1200"/>
          <w:tab w:val="right" w:leader="dot" w:pos="9347"/>
        </w:tabs>
        <w:rPr>
          <w:ins w:id="133" w:author="Kostiantyn Kudriavtsev" w:date="2016-09-13T14:58:00Z"/>
          <w:rFonts w:asciiTheme="minorHAnsi" w:eastAsiaTheme="minorEastAsia" w:hAnsiTheme="minorHAnsi" w:cstheme="minorBidi"/>
          <w:iCs w:val="0"/>
          <w:noProof/>
          <w:color w:val="auto"/>
          <w:sz w:val="22"/>
          <w:szCs w:val="22"/>
        </w:rPr>
      </w:pPr>
      <w:ins w:id="134"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"_Toc461542083"</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5.1.16</w:t>
        </w:r>
        <w:r>
          <w:rPr>
            <w:rFonts w:asciiTheme="minorHAnsi" w:eastAsiaTheme="minorEastAsia" w:hAnsiTheme="minorHAnsi" w:cstheme="minorBidi"/>
            <w:iCs w:val="0"/>
            <w:noProof/>
            <w:color w:val="auto"/>
            <w:sz w:val="22"/>
            <w:szCs w:val="22"/>
          </w:rPr>
          <w:tab/>
        </w:r>
        <w:r w:rsidRPr="00574E1D">
          <w:rPr>
            <w:rStyle w:val="Hyperlink"/>
            <w:noProof/>
          </w:rPr>
          <w:t>Supportability</w:t>
        </w:r>
        <w:r>
          <w:rPr>
            <w:noProof/>
            <w:webHidden/>
          </w:rPr>
          <w:tab/>
        </w:r>
        <w:r>
          <w:rPr>
            <w:noProof/>
            <w:webHidden/>
          </w:rPr>
          <w:fldChar w:fldCharType="begin"/>
        </w:r>
        <w:r>
          <w:rPr>
            <w:noProof/>
            <w:webHidden/>
          </w:rPr>
          <w:instrText xml:space="preserve"> PAGEREF _Toc461542083 \h </w:instrText>
        </w:r>
        <w:r>
          <w:rPr>
            <w:noProof/>
            <w:webHidden/>
          </w:rPr>
        </w:r>
      </w:ins>
      <w:r>
        <w:rPr>
          <w:noProof/>
          <w:webHidden/>
        </w:rPr>
        <w:fldChar w:fldCharType="separate"/>
      </w:r>
      <w:ins w:id="135" w:author="Kostiantyn Kudriavtsev" w:date="2016-09-13T14:58:00Z">
        <w:r>
          <w:rPr>
            <w:noProof/>
            <w:webHidden/>
          </w:rPr>
          <w:t>28</w:t>
        </w:r>
        <w:r>
          <w:rPr>
            <w:noProof/>
            <w:webHidden/>
          </w:rPr>
          <w:fldChar w:fldCharType="end"/>
        </w:r>
        <w:r w:rsidRPr="00574E1D">
          <w:rPr>
            <w:rStyle w:val="Hyperlink"/>
            <w:noProof/>
          </w:rPr>
          <w:fldChar w:fldCharType="end"/>
        </w:r>
      </w:ins>
    </w:p>
    <w:p w14:paraId="49857621" w14:textId="77777777" w:rsidR="00B2416E" w:rsidRDefault="00B2416E">
      <w:pPr>
        <w:pStyle w:val="TOC4"/>
        <w:tabs>
          <w:tab w:val="left" w:pos="1600"/>
          <w:tab w:val="right" w:leader="dot" w:pos="9347"/>
        </w:tabs>
        <w:rPr>
          <w:ins w:id="136" w:author="Kostiantyn Kudriavtsev" w:date="2016-09-13T14:58:00Z"/>
          <w:rFonts w:asciiTheme="minorHAnsi" w:eastAsiaTheme="minorEastAsia" w:hAnsiTheme="minorHAnsi" w:cstheme="minorBidi"/>
          <w:noProof/>
          <w:color w:val="auto"/>
          <w:sz w:val="22"/>
          <w:szCs w:val="22"/>
        </w:rPr>
      </w:pPr>
      <w:ins w:id="137"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"_Toc461542084"</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5.1.16.1</w:t>
        </w:r>
        <w:r>
          <w:rPr>
            <w:rFonts w:asciiTheme="minorHAnsi" w:eastAsiaTheme="minorEastAsia" w:hAnsiTheme="minorHAnsi" w:cstheme="minorBidi"/>
            <w:noProof/>
            <w:color w:val="auto"/>
            <w:sz w:val="22"/>
            <w:szCs w:val="22"/>
          </w:rPr>
          <w:tab/>
        </w:r>
        <w:r w:rsidRPr="00574E1D">
          <w:rPr>
            <w:rStyle w:val="Hyperlink"/>
            <w:noProof/>
          </w:rPr>
          <w:t>Monitoring</w:t>
        </w:r>
        <w:r>
          <w:rPr>
            <w:noProof/>
            <w:webHidden/>
          </w:rPr>
          <w:tab/>
        </w:r>
        <w:r>
          <w:rPr>
            <w:noProof/>
            <w:webHidden/>
          </w:rPr>
          <w:fldChar w:fldCharType="begin"/>
        </w:r>
        <w:r>
          <w:rPr>
            <w:noProof/>
            <w:webHidden/>
          </w:rPr>
          <w:instrText xml:space="preserve"> PAGEREF _Toc461542084 \h </w:instrText>
        </w:r>
        <w:r>
          <w:rPr>
            <w:noProof/>
            <w:webHidden/>
          </w:rPr>
        </w:r>
      </w:ins>
      <w:r>
        <w:rPr>
          <w:noProof/>
          <w:webHidden/>
        </w:rPr>
        <w:fldChar w:fldCharType="separate"/>
      </w:r>
      <w:ins w:id="138" w:author="Kostiantyn Kudriavtsev" w:date="2016-09-13T14:58:00Z">
        <w:r>
          <w:rPr>
            <w:noProof/>
            <w:webHidden/>
          </w:rPr>
          <w:t>28</w:t>
        </w:r>
        <w:r>
          <w:rPr>
            <w:noProof/>
            <w:webHidden/>
          </w:rPr>
          <w:fldChar w:fldCharType="end"/>
        </w:r>
        <w:r w:rsidRPr="00574E1D">
          <w:rPr>
            <w:rStyle w:val="Hyperlink"/>
            <w:noProof/>
          </w:rPr>
          <w:fldChar w:fldCharType="end"/>
        </w:r>
      </w:ins>
    </w:p>
    <w:p w14:paraId="2011A8A1" w14:textId="77777777" w:rsidR="00B2416E" w:rsidRDefault="00B2416E">
      <w:pPr>
        <w:pStyle w:val="TOC4"/>
        <w:tabs>
          <w:tab w:val="left" w:pos="1600"/>
          <w:tab w:val="right" w:leader="dot" w:pos="9347"/>
        </w:tabs>
        <w:rPr>
          <w:ins w:id="139" w:author="Kostiantyn Kudriavtsev" w:date="2016-09-13T14:58:00Z"/>
          <w:rFonts w:asciiTheme="minorHAnsi" w:eastAsiaTheme="minorEastAsia" w:hAnsiTheme="minorHAnsi" w:cstheme="minorBidi"/>
          <w:noProof/>
          <w:color w:val="auto"/>
          <w:sz w:val="22"/>
          <w:szCs w:val="22"/>
        </w:rPr>
      </w:pPr>
      <w:ins w:id="140"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"_Toc461542085"</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5.1.16.2</w:t>
        </w:r>
        <w:r>
          <w:rPr>
            <w:rFonts w:asciiTheme="minorHAnsi" w:eastAsiaTheme="minorEastAsia" w:hAnsiTheme="minorHAnsi" w:cstheme="minorBidi"/>
            <w:noProof/>
            <w:color w:val="auto"/>
            <w:sz w:val="22"/>
            <w:szCs w:val="22"/>
          </w:rPr>
          <w:tab/>
        </w:r>
        <w:r w:rsidRPr="00574E1D">
          <w:rPr>
            <w:rStyle w:val="Hyperlink"/>
            <w:noProof/>
          </w:rPr>
          <w:t>Administration Tools</w:t>
        </w:r>
        <w:r>
          <w:rPr>
            <w:noProof/>
            <w:webHidden/>
          </w:rPr>
          <w:tab/>
        </w:r>
        <w:r>
          <w:rPr>
            <w:noProof/>
            <w:webHidden/>
          </w:rPr>
          <w:fldChar w:fldCharType="begin"/>
        </w:r>
        <w:r>
          <w:rPr>
            <w:noProof/>
            <w:webHidden/>
          </w:rPr>
          <w:instrText xml:space="preserve"> PAGEREF _Toc461542085 \h </w:instrText>
        </w:r>
        <w:r>
          <w:rPr>
            <w:noProof/>
            <w:webHidden/>
          </w:rPr>
        </w:r>
      </w:ins>
      <w:r>
        <w:rPr>
          <w:noProof/>
          <w:webHidden/>
        </w:rPr>
        <w:fldChar w:fldCharType="separate"/>
      </w:r>
      <w:ins w:id="141" w:author="Kostiantyn Kudriavtsev" w:date="2016-09-13T14:58:00Z">
        <w:r>
          <w:rPr>
            <w:noProof/>
            <w:webHidden/>
          </w:rPr>
          <w:t>28</w:t>
        </w:r>
        <w:r>
          <w:rPr>
            <w:noProof/>
            <w:webHidden/>
          </w:rPr>
          <w:fldChar w:fldCharType="end"/>
        </w:r>
        <w:r w:rsidRPr="00574E1D">
          <w:rPr>
            <w:rStyle w:val="Hyperlink"/>
            <w:noProof/>
          </w:rPr>
          <w:fldChar w:fldCharType="end"/>
        </w:r>
      </w:ins>
    </w:p>
    <w:p w14:paraId="607EFDC1" w14:textId="77777777" w:rsidR="00B2416E" w:rsidRDefault="00B2416E">
      <w:pPr>
        <w:pStyle w:val="TOC4"/>
        <w:tabs>
          <w:tab w:val="left" w:pos="1600"/>
          <w:tab w:val="right" w:leader="dot" w:pos="9347"/>
        </w:tabs>
        <w:rPr>
          <w:ins w:id="142" w:author="Kostiantyn Kudriavtsev" w:date="2016-09-13T14:58:00Z"/>
          <w:rFonts w:asciiTheme="minorHAnsi" w:eastAsiaTheme="minorEastAsia" w:hAnsiTheme="minorHAnsi" w:cstheme="minorBidi"/>
          <w:noProof/>
          <w:color w:val="auto"/>
          <w:sz w:val="22"/>
          <w:szCs w:val="22"/>
        </w:rPr>
      </w:pPr>
      <w:ins w:id="143"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"_Toc461542086"</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5.1.16.3</w:t>
        </w:r>
        <w:r>
          <w:rPr>
            <w:rFonts w:asciiTheme="minorHAnsi" w:eastAsiaTheme="minorEastAsia" w:hAnsiTheme="minorHAnsi" w:cstheme="minorBidi"/>
            <w:noProof/>
            <w:color w:val="auto"/>
            <w:sz w:val="22"/>
            <w:szCs w:val="22"/>
          </w:rPr>
          <w:tab/>
        </w:r>
        <w:r w:rsidRPr="00574E1D">
          <w:rPr>
            <w:rStyle w:val="Hyperlink"/>
            <w:noProof/>
          </w:rPr>
          <w:t>Specific deployment aspects</w:t>
        </w:r>
        <w:r>
          <w:rPr>
            <w:noProof/>
            <w:webHidden/>
          </w:rPr>
          <w:tab/>
        </w:r>
        <w:r>
          <w:rPr>
            <w:noProof/>
            <w:webHidden/>
          </w:rPr>
          <w:fldChar w:fldCharType="begin"/>
        </w:r>
        <w:r>
          <w:rPr>
            <w:noProof/>
            <w:webHidden/>
          </w:rPr>
          <w:instrText xml:space="preserve"> PAGEREF _Toc461542086 \h </w:instrText>
        </w:r>
        <w:r>
          <w:rPr>
            <w:noProof/>
            <w:webHidden/>
          </w:rPr>
        </w:r>
      </w:ins>
      <w:r>
        <w:rPr>
          <w:noProof/>
          <w:webHidden/>
        </w:rPr>
        <w:fldChar w:fldCharType="separate"/>
      </w:r>
      <w:ins w:id="144" w:author="Kostiantyn Kudriavtsev" w:date="2016-09-13T14:58:00Z">
        <w:r>
          <w:rPr>
            <w:noProof/>
            <w:webHidden/>
          </w:rPr>
          <w:t>28</w:t>
        </w:r>
        <w:r>
          <w:rPr>
            <w:noProof/>
            <w:webHidden/>
          </w:rPr>
          <w:fldChar w:fldCharType="end"/>
        </w:r>
        <w:r w:rsidRPr="00574E1D">
          <w:rPr>
            <w:rStyle w:val="Hyperlink"/>
            <w:noProof/>
          </w:rPr>
          <w:fldChar w:fldCharType="end"/>
        </w:r>
      </w:ins>
    </w:p>
    <w:p w14:paraId="02D9CA15" w14:textId="77777777" w:rsidR="00B2416E" w:rsidRDefault="00B2416E">
      <w:pPr>
        <w:pStyle w:val="TOC1"/>
        <w:tabs>
          <w:tab w:val="left" w:pos="400"/>
          <w:tab w:val="right" w:leader="dot" w:pos="9347"/>
        </w:tabs>
        <w:rPr>
          <w:ins w:id="145" w:author="Kostiantyn Kudriavtsev" w:date="2016-09-13T14:58:00Z"/>
          <w:rFonts w:asciiTheme="minorHAnsi" w:eastAsiaTheme="minorEastAsia" w:hAnsiTheme="minorHAnsi" w:cstheme="minorBidi"/>
          <w:bCs w:val="0"/>
          <w:caps w:val="0"/>
          <w:noProof/>
          <w:color w:val="auto"/>
          <w:sz w:val="22"/>
          <w:szCs w:val="22"/>
        </w:rPr>
      </w:pPr>
      <w:ins w:id="146"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"_Toc461542087"</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w:t>
        </w:r>
        <w:r>
          <w:rPr>
            <w:rFonts w:asciiTheme="minorHAnsi" w:eastAsiaTheme="minorEastAsia" w:hAnsiTheme="minorHAnsi" w:cstheme="minorBidi"/>
            <w:bCs w:val="0"/>
            <w:caps w:val="0"/>
            <w:noProof/>
            <w:color w:val="auto"/>
            <w:sz w:val="22"/>
            <w:szCs w:val="22"/>
          </w:rPr>
          <w:tab/>
        </w:r>
        <w:r w:rsidRPr="00574E1D">
          <w:rPr>
            <w:rStyle w:val="Hyperlink"/>
            <w:noProof/>
          </w:rPr>
          <w:t>Target Solution Architecture</w:t>
        </w:r>
        <w:r>
          <w:rPr>
            <w:noProof/>
            <w:webHidden/>
          </w:rPr>
          <w:tab/>
        </w:r>
        <w:r>
          <w:rPr>
            <w:noProof/>
            <w:webHidden/>
          </w:rPr>
          <w:fldChar w:fldCharType="begin"/>
        </w:r>
        <w:r>
          <w:rPr>
            <w:noProof/>
            <w:webHidden/>
          </w:rPr>
          <w:instrText xml:space="preserve"> PAGEREF _Toc461542087 \h </w:instrText>
        </w:r>
        <w:r>
          <w:rPr>
            <w:noProof/>
            <w:webHidden/>
          </w:rPr>
        </w:r>
      </w:ins>
      <w:r>
        <w:rPr>
          <w:noProof/>
          <w:webHidden/>
        </w:rPr>
        <w:fldChar w:fldCharType="separate"/>
      </w:r>
      <w:ins w:id="147" w:author="Kostiantyn Kudriavtsev" w:date="2016-09-13T14:58:00Z">
        <w:r>
          <w:rPr>
            <w:noProof/>
            <w:webHidden/>
          </w:rPr>
          <w:t>29</w:t>
        </w:r>
        <w:r>
          <w:rPr>
            <w:noProof/>
            <w:webHidden/>
          </w:rPr>
          <w:fldChar w:fldCharType="end"/>
        </w:r>
        <w:r w:rsidRPr="00574E1D">
          <w:rPr>
            <w:rStyle w:val="Hyperlink"/>
            <w:noProof/>
          </w:rPr>
          <w:fldChar w:fldCharType="end"/>
        </w:r>
      </w:ins>
    </w:p>
    <w:p w14:paraId="782A297E" w14:textId="77777777" w:rsidR="00B2416E" w:rsidRDefault="00B2416E">
      <w:pPr>
        <w:pStyle w:val="TOC2"/>
        <w:tabs>
          <w:tab w:val="right" w:leader="dot" w:pos="9347"/>
        </w:tabs>
        <w:rPr>
          <w:ins w:id="148" w:author="Kostiantyn Kudriavtsev" w:date="2016-09-13T14:58:00Z"/>
          <w:rFonts w:asciiTheme="minorHAnsi" w:eastAsiaTheme="minorEastAsia" w:hAnsiTheme="minorHAnsi" w:cstheme="minorBidi"/>
          <w:caps w:val="0"/>
          <w:noProof/>
          <w:color w:val="auto"/>
          <w:sz w:val="22"/>
          <w:szCs w:val="22"/>
        </w:rPr>
      </w:pPr>
      <w:ins w:id="149"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"_Toc461542088"</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Risks</w:t>
        </w:r>
        <w:r>
          <w:rPr>
            <w:noProof/>
            <w:webHidden/>
          </w:rPr>
          <w:tab/>
        </w:r>
        <w:r>
          <w:rPr>
            <w:noProof/>
            <w:webHidden/>
          </w:rPr>
          <w:fldChar w:fldCharType="begin"/>
        </w:r>
        <w:r>
          <w:rPr>
            <w:noProof/>
            <w:webHidden/>
          </w:rPr>
          <w:instrText xml:space="preserve"> PAGEREF _Toc461542088 \h </w:instrText>
        </w:r>
        <w:r>
          <w:rPr>
            <w:noProof/>
            <w:webHidden/>
          </w:rPr>
        </w:r>
      </w:ins>
      <w:r>
        <w:rPr>
          <w:noProof/>
          <w:webHidden/>
        </w:rPr>
        <w:fldChar w:fldCharType="separate"/>
      </w:r>
      <w:ins w:id="150" w:author="Kostiantyn Kudriavtsev" w:date="2016-09-13T14:58:00Z">
        <w:r>
          <w:rPr>
            <w:noProof/>
            <w:webHidden/>
          </w:rPr>
          <w:t>29</w:t>
        </w:r>
        <w:r>
          <w:rPr>
            <w:noProof/>
            <w:webHidden/>
          </w:rPr>
          <w:fldChar w:fldCharType="end"/>
        </w:r>
        <w:r w:rsidRPr="00574E1D">
          <w:rPr>
            <w:rStyle w:val="Hyperlink"/>
            <w:noProof/>
          </w:rPr>
          <w:fldChar w:fldCharType="end"/>
        </w:r>
      </w:ins>
    </w:p>
    <w:p w14:paraId="0486CAE1" w14:textId="77777777" w:rsidR="00B2416E" w:rsidRDefault="00B2416E">
      <w:pPr>
        <w:pStyle w:val="TOC2"/>
        <w:tabs>
          <w:tab w:val="right" w:leader="dot" w:pos="9347"/>
        </w:tabs>
        <w:rPr>
          <w:ins w:id="151" w:author="Kostiantyn Kudriavtsev" w:date="2016-09-13T14:58:00Z"/>
          <w:rFonts w:asciiTheme="minorHAnsi" w:eastAsiaTheme="minorEastAsia" w:hAnsiTheme="minorHAnsi" w:cstheme="minorBidi"/>
          <w:caps w:val="0"/>
          <w:noProof/>
          <w:color w:val="auto"/>
          <w:sz w:val="22"/>
          <w:szCs w:val="22"/>
        </w:rPr>
      </w:pPr>
      <w:ins w:id="152"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"_Toc461542089"</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dependencies</w:t>
        </w:r>
        <w:r>
          <w:rPr>
            <w:noProof/>
            <w:webHidden/>
          </w:rPr>
          <w:tab/>
        </w:r>
        <w:r>
          <w:rPr>
            <w:noProof/>
            <w:webHidden/>
          </w:rPr>
          <w:fldChar w:fldCharType="begin"/>
        </w:r>
        <w:r>
          <w:rPr>
            <w:noProof/>
            <w:webHidden/>
          </w:rPr>
          <w:instrText xml:space="preserve"> PAGEREF _Toc461542089 \h </w:instrText>
        </w:r>
        <w:r>
          <w:rPr>
            <w:noProof/>
            <w:webHidden/>
          </w:rPr>
        </w:r>
      </w:ins>
      <w:r>
        <w:rPr>
          <w:noProof/>
          <w:webHidden/>
        </w:rPr>
        <w:fldChar w:fldCharType="separate"/>
      </w:r>
      <w:ins w:id="153" w:author="Kostiantyn Kudriavtsev" w:date="2016-09-13T14:58:00Z">
        <w:r>
          <w:rPr>
            <w:noProof/>
            <w:webHidden/>
          </w:rPr>
          <w:t>29</w:t>
        </w:r>
        <w:r>
          <w:rPr>
            <w:noProof/>
            <w:webHidden/>
          </w:rPr>
          <w:fldChar w:fldCharType="end"/>
        </w:r>
        <w:r w:rsidRPr="00574E1D">
          <w:rPr>
            <w:rStyle w:val="Hyperlink"/>
            <w:noProof/>
          </w:rPr>
          <w:fldChar w:fldCharType="end"/>
        </w:r>
      </w:ins>
    </w:p>
    <w:p w14:paraId="4221C6C5" w14:textId="77777777" w:rsidR="00B2416E" w:rsidRDefault="00B2416E">
      <w:pPr>
        <w:pStyle w:val="TOC2"/>
        <w:tabs>
          <w:tab w:val="right" w:leader="dot" w:pos="9347"/>
        </w:tabs>
        <w:rPr>
          <w:ins w:id="154" w:author="Kostiantyn Kudriavtsev" w:date="2016-09-13T14:58:00Z"/>
          <w:rFonts w:asciiTheme="minorHAnsi" w:eastAsiaTheme="minorEastAsia" w:hAnsiTheme="minorHAnsi" w:cstheme="minorBidi"/>
          <w:caps w:val="0"/>
          <w:noProof/>
          <w:color w:val="auto"/>
          <w:sz w:val="22"/>
          <w:szCs w:val="22"/>
        </w:rPr>
      </w:pPr>
      <w:ins w:id="155"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"_Toc461542090"</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Assumptions</w:t>
        </w:r>
        <w:r>
          <w:rPr>
            <w:noProof/>
            <w:webHidden/>
          </w:rPr>
          <w:tab/>
        </w:r>
        <w:r>
          <w:rPr>
            <w:noProof/>
            <w:webHidden/>
          </w:rPr>
          <w:fldChar w:fldCharType="begin"/>
        </w:r>
        <w:r>
          <w:rPr>
            <w:noProof/>
            <w:webHidden/>
          </w:rPr>
          <w:instrText xml:space="preserve"> PAGEREF _Toc461542090 \h </w:instrText>
        </w:r>
        <w:r>
          <w:rPr>
            <w:noProof/>
            <w:webHidden/>
          </w:rPr>
        </w:r>
      </w:ins>
      <w:r>
        <w:rPr>
          <w:noProof/>
          <w:webHidden/>
        </w:rPr>
        <w:fldChar w:fldCharType="separate"/>
      </w:r>
      <w:ins w:id="156" w:author="Kostiantyn Kudriavtsev" w:date="2016-09-13T14:58:00Z">
        <w:r>
          <w:rPr>
            <w:noProof/>
            <w:webHidden/>
          </w:rPr>
          <w:t>29</w:t>
        </w:r>
        <w:r>
          <w:rPr>
            <w:noProof/>
            <w:webHidden/>
          </w:rPr>
          <w:fldChar w:fldCharType="end"/>
        </w:r>
        <w:r w:rsidRPr="00574E1D">
          <w:rPr>
            <w:rStyle w:val="Hyperlink"/>
            <w:noProof/>
          </w:rPr>
          <w:fldChar w:fldCharType="end"/>
        </w:r>
      </w:ins>
    </w:p>
    <w:p w14:paraId="24D353C7" w14:textId="77777777" w:rsidR="00B2416E" w:rsidRDefault="00B2416E">
      <w:pPr>
        <w:pStyle w:val="TOC2"/>
        <w:tabs>
          <w:tab w:val="right" w:leader="dot" w:pos="9347"/>
        </w:tabs>
        <w:rPr>
          <w:ins w:id="157" w:author="Kostiantyn Kudriavtsev" w:date="2016-09-13T14:58:00Z"/>
          <w:rFonts w:asciiTheme="minorHAnsi" w:eastAsiaTheme="minorEastAsia" w:hAnsiTheme="minorHAnsi" w:cstheme="minorBidi"/>
          <w:caps w:val="0"/>
          <w:noProof/>
          <w:color w:val="auto"/>
          <w:sz w:val="22"/>
          <w:szCs w:val="22"/>
        </w:rPr>
      </w:pPr>
      <w:ins w:id="158"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"_Toc461542091"</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High-level solution structure</w:t>
        </w:r>
        <w:r>
          <w:rPr>
            <w:noProof/>
            <w:webHidden/>
          </w:rPr>
          <w:tab/>
        </w:r>
        <w:r>
          <w:rPr>
            <w:noProof/>
            <w:webHidden/>
          </w:rPr>
          <w:fldChar w:fldCharType="begin"/>
        </w:r>
        <w:r>
          <w:rPr>
            <w:noProof/>
            <w:webHidden/>
          </w:rPr>
          <w:instrText xml:space="preserve"> PAGEREF _Toc461542091 \h </w:instrText>
        </w:r>
        <w:r>
          <w:rPr>
            <w:noProof/>
            <w:webHidden/>
          </w:rPr>
        </w:r>
      </w:ins>
      <w:r>
        <w:rPr>
          <w:noProof/>
          <w:webHidden/>
        </w:rPr>
        <w:fldChar w:fldCharType="separate"/>
      </w:r>
      <w:ins w:id="159" w:author="Kostiantyn Kudriavtsev" w:date="2016-09-13T14:58:00Z">
        <w:r>
          <w:rPr>
            <w:noProof/>
            <w:webHidden/>
          </w:rPr>
          <w:t>29</w:t>
        </w:r>
        <w:r>
          <w:rPr>
            <w:noProof/>
            <w:webHidden/>
          </w:rPr>
          <w:fldChar w:fldCharType="end"/>
        </w:r>
        <w:r w:rsidRPr="00574E1D">
          <w:rPr>
            <w:rStyle w:val="Hyperlink"/>
            <w:noProof/>
          </w:rPr>
          <w:fldChar w:fldCharType="end"/>
        </w:r>
      </w:ins>
    </w:p>
    <w:p w14:paraId="5A41B576" w14:textId="77777777" w:rsidR="00B2416E" w:rsidRDefault="00B2416E">
      <w:pPr>
        <w:pStyle w:val="TOC3"/>
        <w:tabs>
          <w:tab w:val="left" w:pos="1200"/>
          <w:tab w:val="right" w:leader="dot" w:pos="9347"/>
        </w:tabs>
        <w:rPr>
          <w:ins w:id="160" w:author="Kostiantyn Kudriavtsev" w:date="2016-09-13T14:58:00Z"/>
          <w:rFonts w:asciiTheme="minorHAnsi" w:eastAsiaTheme="minorEastAsia" w:hAnsiTheme="minorHAnsi" w:cstheme="minorBidi"/>
          <w:iCs w:val="0"/>
          <w:noProof/>
          <w:color w:val="auto"/>
          <w:sz w:val="22"/>
          <w:szCs w:val="22"/>
        </w:rPr>
      </w:pPr>
      <w:ins w:id="161"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"_Toc461542092"</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6.1.1</w:t>
        </w:r>
        <w:r>
          <w:rPr>
            <w:rFonts w:asciiTheme="minorHAnsi" w:eastAsiaTheme="minorEastAsia" w:hAnsiTheme="minorHAnsi" w:cstheme="minorBidi"/>
            <w:iCs w:val="0"/>
            <w:noProof/>
            <w:color w:val="auto"/>
            <w:sz w:val="22"/>
            <w:szCs w:val="22"/>
          </w:rPr>
          <w:tab/>
        </w:r>
        <w:r w:rsidRPr="00574E1D">
          <w:rPr>
            <w:rStyle w:val="Hyperlink"/>
            <w:noProof/>
          </w:rPr>
          <w:t>Solution Component 1</w:t>
        </w:r>
        <w:r>
          <w:rPr>
            <w:noProof/>
            <w:webHidden/>
          </w:rPr>
          <w:tab/>
        </w:r>
        <w:r>
          <w:rPr>
            <w:noProof/>
            <w:webHidden/>
          </w:rPr>
          <w:fldChar w:fldCharType="begin"/>
        </w:r>
        <w:r>
          <w:rPr>
            <w:noProof/>
            <w:webHidden/>
          </w:rPr>
          <w:instrText xml:space="preserve"> PAGEREF _Toc461542092 \h </w:instrText>
        </w:r>
        <w:r>
          <w:rPr>
            <w:noProof/>
            <w:webHidden/>
          </w:rPr>
        </w:r>
      </w:ins>
      <w:r>
        <w:rPr>
          <w:noProof/>
          <w:webHidden/>
        </w:rPr>
        <w:fldChar w:fldCharType="separate"/>
      </w:r>
      <w:ins w:id="162" w:author="Kostiantyn Kudriavtsev" w:date="2016-09-13T14:58:00Z">
        <w:r>
          <w:rPr>
            <w:noProof/>
            <w:webHidden/>
          </w:rPr>
          <w:t>29</w:t>
        </w:r>
        <w:r>
          <w:rPr>
            <w:noProof/>
            <w:webHidden/>
          </w:rPr>
          <w:fldChar w:fldCharType="end"/>
        </w:r>
        <w:r w:rsidRPr="00574E1D">
          <w:rPr>
            <w:rStyle w:val="Hyperlink"/>
            <w:noProof/>
          </w:rPr>
          <w:fldChar w:fldCharType="end"/>
        </w:r>
      </w:ins>
    </w:p>
    <w:p w14:paraId="25DB443D" w14:textId="77777777" w:rsidR="00B2416E" w:rsidRDefault="00B2416E">
      <w:pPr>
        <w:pStyle w:val="TOC3"/>
        <w:tabs>
          <w:tab w:val="left" w:pos="1200"/>
          <w:tab w:val="right" w:leader="dot" w:pos="9347"/>
        </w:tabs>
        <w:rPr>
          <w:ins w:id="163" w:author="Kostiantyn Kudriavtsev" w:date="2016-09-13T14:58:00Z"/>
          <w:rFonts w:asciiTheme="minorHAnsi" w:eastAsiaTheme="minorEastAsia" w:hAnsiTheme="minorHAnsi" w:cstheme="minorBidi"/>
          <w:iCs w:val="0"/>
          <w:noProof/>
          <w:color w:val="auto"/>
          <w:sz w:val="22"/>
          <w:szCs w:val="22"/>
        </w:rPr>
      </w:pPr>
      <w:ins w:id="164"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"_Toc461542093"</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6.1.2</w:t>
        </w:r>
        <w:r>
          <w:rPr>
            <w:rFonts w:asciiTheme="minorHAnsi" w:eastAsiaTheme="minorEastAsia" w:hAnsiTheme="minorHAnsi" w:cstheme="minorBidi"/>
            <w:iCs w:val="0"/>
            <w:noProof/>
            <w:color w:val="auto"/>
            <w:sz w:val="22"/>
            <w:szCs w:val="22"/>
          </w:rPr>
          <w:tab/>
        </w:r>
        <w:r w:rsidRPr="00574E1D">
          <w:rPr>
            <w:rStyle w:val="Hyperlink"/>
            <w:noProof/>
          </w:rPr>
          <w:t>Solution Component 2</w:t>
        </w:r>
        <w:r>
          <w:rPr>
            <w:noProof/>
            <w:webHidden/>
          </w:rPr>
          <w:tab/>
        </w:r>
        <w:r>
          <w:rPr>
            <w:noProof/>
            <w:webHidden/>
          </w:rPr>
          <w:fldChar w:fldCharType="begin"/>
        </w:r>
        <w:r>
          <w:rPr>
            <w:noProof/>
            <w:webHidden/>
          </w:rPr>
          <w:instrText xml:space="preserve"> PAGEREF _Toc461542093 \h </w:instrText>
        </w:r>
        <w:r>
          <w:rPr>
            <w:noProof/>
            <w:webHidden/>
          </w:rPr>
        </w:r>
      </w:ins>
      <w:r>
        <w:rPr>
          <w:noProof/>
          <w:webHidden/>
        </w:rPr>
        <w:fldChar w:fldCharType="separate"/>
      </w:r>
      <w:ins w:id="165" w:author="Kostiantyn Kudriavtsev" w:date="2016-09-13T14:58:00Z">
        <w:r>
          <w:rPr>
            <w:noProof/>
            <w:webHidden/>
          </w:rPr>
          <w:t>30</w:t>
        </w:r>
        <w:r>
          <w:rPr>
            <w:noProof/>
            <w:webHidden/>
          </w:rPr>
          <w:fldChar w:fldCharType="end"/>
        </w:r>
        <w:r w:rsidRPr="00574E1D">
          <w:rPr>
            <w:rStyle w:val="Hyperlink"/>
            <w:noProof/>
          </w:rPr>
          <w:fldChar w:fldCharType="end"/>
        </w:r>
      </w:ins>
    </w:p>
    <w:p w14:paraId="67D59FDD" w14:textId="77777777" w:rsidR="00B2416E" w:rsidRDefault="00B2416E">
      <w:pPr>
        <w:pStyle w:val="TOC3"/>
        <w:tabs>
          <w:tab w:val="left" w:pos="1200"/>
          <w:tab w:val="right" w:leader="dot" w:pos="9347"/>
        </w:tabs>
        <w:rPr>
          <w:ins w:id="166" w:author="Kostiantyn Kudriavtsev" w:date="2016-09-13T14:58:00Z"/>
          <w:rFonts w:asciiTheme="minorHAnsi" w:eastAsiaTheme="minorEastAsia" w:hAnsiTheme="minorHAnsi" w:cstheme="minorBidi"/>
          <w:iCs w:val="0"/>
          <w:noProof/>
          <w:color w:val="auto"/>
          <w:sz w:val="22"/>
          <w:szCs w:val="22"/>
        </w:rPr>
      </w:pPr>
      <w:ins w:id="167"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"_Toc461542094"</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6.1.3</w:t>
        </w:r>
        <w:r>
          <w:rPr>
            <w:rFonts w:asciiTheme="minorHAnsi" w:eastAsiaTheme="minorEastAsia" w:hAnsiTheme="minorHAnsi" w:cstheme="minorBidi"/>
            <w:iCs w:val="0"/>
            <w:noProof/>
            <w:color w:val="auto"/>
            <w:sz w:val="22"/>
            <w:szCs w:val="22"/>
          </w:rPr>
          <w:tab/>
        </w:r>
        <w:r w:rsidRPr="00574E1D">
          <w:rPr>
            <w:rStyle w:val="Hyperlink"/>
            <w:noProof/>
          </w:rPr>
          <w:t>…</w:t>
        </w:r>
        <w:r>
          <w:rPr>
            <w:noProof/>
            <w:webHidden/>
          </w:rPr>
          <w:tab/>
        </w:r>
        <w:r>
          <w:rPr>
            <w:noProof/>
            <w:webHidden/>
          </w:rPr>
          <w:fldChar w:fldCharType="begin"/>
        </w:r>
        <w:r>
          <w:rPr>
            <w:noProof/>
            <w:webHidden/>
          </w:rPr>
          <w:instrText xml:space="preserve"> PAGEREF _Toc461542094 \h </w:instrText>
        </w:r>
        <w:r>
          <w:rPr>
            <w:noProof/>
            <w:webHidden/>
          </w:rPr>
        </w:r>
      </w:ins>
      <w:r>
        <w:rPr>
          <w:noProof/>
          <w:webHidden/>
        </w:rPr>
        <w:fldChar w:fldCharType="separate"/>
      </w:r>
      <w:ins w:id="168" w:author="Kostiantyn Kudriavtsev" w:date="2016-09-13T14:58:00Z">
        <w:r>
          <w:rPr>
            <w:noProof/>
            <w:webHidden/>
          </w:rPr>
          <w:t>30</w:t>
        </w:r>
        <w:r>
          <w:rPr>
            <w:noProof/>
            <w:webHidden/>
          </w:rPr>
          <w:fldChar w:fldCharType="end"/>
        </w:r>
        <w:r w:rsidRPr="00574E1D">
          <w:rPr>
            <w:rStyle w:val="Hyperlink"/>
            <w:noProof/>
          </w:rPr>
          <w:fldChar w:fldCharType="end"/>
        </w:r>
      </w:ins>
    </w:p>
    <w:p w14:paraId="0962DAF9" w14:textId="77777777" w:rsidR="00B2416E" w:rsidRDefault="00B2416E">
      <w:pPr>
        <w:pStyle w:val="TOC2"/>
        <w:tabs>
          <w:tab w:val="right" w:leader="dot" w:pos="9347"/>
        </w:tabs>
        <w:rPr>
          <w:ins w:id="169" w:author="Kostiantyn Kudriavtsev" w:date="2016-09-13T14:58:00Z"/>
          <w:rFonts w:asciiTheme="minorHAnsi" w:eastAsiaTheme="minorEastAsia" w:hAnsiTheme="minorHAnsi" w:cstheme="minorBidi"/>
          <w:caps w:val="0"/>
          <w:noProof/>
          <w:color w:val="auto"/>
          <w:sz w:val="22"/>
          <w:szCs w:val="22"/>
        </w:rPr>
      </w:pPr>
      <w:ins w:id="170"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"_Toc461542095"</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Solution components structure</w:t>
        </w:r>
        <w:r>
          <w:rPr>
            <w:noProof/>
            <w:webHidden/>
          </w:rPr>
          <w:tab/>
        </w:r>
        <w:r>
          <w:rPr>
            <w:noProof/>
            <w:webHidden/>
          </w:rPr>
          <w:fldChar w:fldCharType="begin"/>
        </w:r>
        <w:r>
          <w:rPr>
            <w:noProof/>
            <w:webHidden/>
          </w:rPr>
          <w:instrText xml:space="preserve"> PAGEREF _Toc461542095 \h </w:instrText>
        </w:r>
        <w:r>
          <w:rPr>
            <w:noProof/>
            <w:webHidden/>
          </w:rPr>
        </w:r>
      </w:ins>
      <w:r>
        <w:rPr>
          <w:noProof/>
          <w:webHidden/>
        </w:rPr>
        <w:fldChar w:fldCharType="separate"/>
      </w:r>
      <w:ins w:id="171" w:author="Kostiantyn Kudriavtsev" w:date="2016-09-13T14:58:00Z">
        <w:r>
          <w:rPr>
            <w:noProof/>
            <w:webHidden/>
          </w:rPr>
          <w:t>30</w:t>
        </w:r>
        <w:r>
          <w:rPr>
            <w:noProof/>
            <w:webHidden/>
          </w:rPr>
          <w:fldChar w:fldCharType="end"/>
        </w:r>
        <w:r w:rsidRPr="00574E1D">
          <w:rPr>
            <w:rStyle w:val="Hyperlink"/>
            <w:noProof/>
          </w:rPr>
          <w:fldChar w:fldCharType="end"/>
        </w:r>
      </w:ins>
    </w:p>
    <w:p w14:paraId="30773556" w14:textId="77777777" w:rsidR="00B2416E" w:rsidRDefault="00B2416E">
      <w:pPr>
        <w:pStyle w:val="TOC3"/>
        <w:tabs>
          <w:tab w:val="left" w:pos="1200"/>
          <w:tab w:val="right" w:leader="dot" w:pos="9347"/>
        </w:tabs>
        <w:rPr>
          <w:ins w:id="172" w:author="Kostiantyn Kudriavtsev" w:date="2016-09-13T14:58:00Z"/>
          <w:rFonts w:asciiTheme="minorHAnsi" w:eastAsiaTheme="minorEastAsia" w:hAnsiTheme="minorHAnsi" w:cstheme="minorBidi"/>
          <w:iCs w:val="0"/>
          <w:noProof/>
          <w:color w:val="auto"/>
          <w:sz w:val="22"/>
          <w:szCs w:val="22"/>
        </w:rPr>
      </w:pPr>
      <w:ins w:id="173"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"_Toc461542096"</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6.1.4</w:t>
        </w:r>
        <w:r>
          <w:rPr>
            <w:rFonts w:asciiTheme="minorHAnsi" w:eastAsiaTheme="minorEastAsia" w:hAnsiTheme="minorHAnsi" w:cstheme="minorBidi"/>
            <w:iCs w:val="0"/>
            <w:noProof/>
            <w:color w:val="auto"/>
            <w:sz w:val="22"/>
            <w:szCs w:val="22"/>
          </w:rPr>
          <w:tab/>
        </w:r>
        <w:r w:rsidRPr="00574E1D">
          <w:rPr>
            <w:rStyle w:val="Hyperlink"/>
            <w:noProof/>
          </w:rPr>
          <w:t>Solution Component 1</w:t>
        </w:r>
        <w:r>
          <w:rPr>
            <w:noProof/>
            <w:webHidden/>
          </w:rPr>
          <w:tab/>
        </w:r>
        <w:r>
          <w:rPr>
            <w:noProof/>
            <w:webHidden/>
          </w:rPr>
          <w:fldChar w:fldCharType="begin"/>
        </w:r>
        <w:r>
          <w:rPr>
            <w:noProof/>
            <w:webHidden/>
          </w:rPr>
          <w:instrText xml:space="preserve"> PAGEREF _Toc461542096 \h </w:instrText>
        </w:r>
        <w:r>
          <w:rPr>
            <w:noProof/>
            <w:webHidden/>
          </w:rPr>
        </w:r>
      </w:ins>
      <w:r>
        <w:rPr>
          <w:noProof/>
          <w:webHidden/>
        </w:rPr>
        <w:fldChar w:fldCharType="separate"/>
      </w:r>
      <w:ins w:id="174" w:author="Kostiantyn Kudriavtsev" w:date="2016-09-13T14:58:00Z">
        <w:r>
          <w:rPr>
            <w:noProof/>
            <w:webHidden/>
          </w:rPr>
          <w:t>30</w:t>
        </w:r>
        <w:r>
          <w:rPr>
            <w:noProof/>
            <w:webHidden/>
          </w:rPr>
          <w:fldChar w:fldCharType="end"/>
        </w:r>
        <w:r w:rsidRPr="00574E1D">
          <w:rPr>
            <w:rStyle w:val="Hyperlink"/>
            <w:noProof/>
          </w:rPr>
          <w:fldChar w:fldCharType="end"/>
        </w:r>
      </w:ins>
    </w:p>
    <w:p w14:paraId="6845E487" w14:textId="77777777" w:rsidR="00B2416E" w:rsidRDefault="00B2416E">
      <w:pPr>
        <w:pStyle w:val="TOC3"/>
        <w:tabs>
          <w:tab w:val="left" w:pos="1200"/>
          <w:tab w:val="right" w:leader="dot" w:pos="9347"/>
        </w:tabs>
        <w:rPr>
          <w:ins w:id="175" w:author="Kostiantyn Kudriavtsev" w:date="2016-09-13T14:58:00Z"/>
          <w:rFonts w:asciiTheme="minorHAnsi" w:eastAsiaTheme="minorEastAsia" w:hAnsiTheme="minorHAnsi" w:cstheme="minorBidi"/>
          <w:iCs w:val="0"/>
          <w:noProof/>
          <w:color w:val="auto"/>
          <w:sz w:val="22"/>
          <w:szCs w:val="22"/>
        </w:rPr>
      </w:pPr>
      <w:ins w:id="176" w:author="Kostiantyn Kudriavtsev" w:date="2016-09-13T14:58:00Z">
        <w:r w:rsidRPr="00574E1D">
          <w:rPr>
            <w:rStyle w:val="Hyperlink"/>
            <w:noProof/>
          </w:rPr>
          <w:lastRenderedPageBreak/>
          <w:fldChar w:fldCharType="begin"/>
        </w:r>
        <w:r w:rsidRPr="00574E1D">
          <w:rPr>
            <w:rStyle w:val="Hyperlink"/>
            <w:noProof/>
          </w:rPr>
          <w:instrText xml:space="preserve"> </w:instrText>
        </w:r>
        <w:r>
          <w:rPr>
            <w:noProof/>
          </w:rPr>
          <w:instrText>HYPERLINK \l "_Toc461542097"</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6.1.5</w:t>
        </w:r>
        <w:r>
          <w:rPr>
            <w:rFonts w:asciiTheme="minorHAnsi" w:eastAsiaTheme="minorEastAsia" w:hAnsiTheme="minorHAnsi" w:cstheme="minorBidi"/>
            <w:iCs w:val="0"/>
            <w:noProof/>
            <w:color w:val="auto"/>
            <w:sz w:val="22"/>
            <w:szCs w:val="22"/>
          </w:rPr>
          <w:tab/>
        </w:r>
        <w:r w:rsidRPr="00574E1D">
          <w:rPr>
            <w:rStyle w:val="Hyperlink"/>
            <w:noProof/>
          </w:rPr>
          <w:t>Solution Component 2</w:t>
        </w:r>
        <w:r>
          <w:rPr>
            <w:noProof/>
            <w:webHidden/>
          </w:rPr>
          <w:tab/>
        </w:r>
        <w:r>
          <w:rPr>
            <w:noProof/>
            <w:webHidden/>
          </w:rPr>
          <w:fldChar w:fldCharType="begin"/>
        </w:r>
        <w:r>
          <w:rPr>
            <w:noProof/>
            <w:webHidden/>
          </w:rPr>
          <w:instrText xml:space="preserve"> PAGEREF _Toc461542097 \h </w:instrText>
        </w:r>
        <w:r>
          <w:rPr>
            <w:noProof/>
            <w:webHidden/>
          </w:rPr>
        </w:r>
      </w:ins>
      <w:r>
        <w:rPr>
          <w:noProof/>
          <w:webHidden/>
        </w:rPr>
        <w:fldChar w:fldCharType="separate"/>
      </w:r>
      <w:ins w:id="177" w:author="Kostiantyn Kudriavtsev" w:date="2016-09-13T14:58:00Z">
        <w:r>
          <w:rPr>
            <w:noProof/>
            <w:webHidden/>
          </w:rPr>
          <w:t>30</w:t>
        </w:r>
        <w:r>
          <w:rPr>
            <w:noProof/>
            <w:webHidden/>
          </w:rPr>
          <w:fldChar w:fldCharType="end"/>
        </w:r>
        <w:r w:rsidRPr="00574E1D">
          <w:rPr>
            <w:rStyle w:val="Hyperlink"/>
            <w:noProof/>
          </w:rPr>
          <w:fldChar w:fldCharType="end"/>
        </w:r>
      </w:ins>
    </w:p>
    <w:p w14:paraId="5C5D0966" w14:textId="77777777" w:rsidR="00B2416E" w:rsidRDefault="00B2416E">
      <w:pPr>
        <w:pStyle w:val="TOC3"/>
        <w:tabs>
          <w:tab w:val="left" w:pos="1200"/>
          <w:tab w:val="right" w:leader="dot" w:pos="9347"/>
        </w:tabs>
        <w:rPr>
          <w:ins w:id="178" w:author="Kostiantyn Kudriavtsev" w:date="2016-09-13T14:58:00Z"/>
          <w:rFonts w:asciiTheme="minorHAnsi" w:eastAsiaTheme="minorEastAsia" w:hAnsiTheme="minorHAnsi" w:cstheme="minorBidi"/>
          <w:iCs w:val="0"/>
          <w:noProof/>
          <w:color w:val="auto"/>
          <w:sz w:val="22"/>
          <w:szCs w:val="22"/>
        </w:rPr>
      </w:pPr>
      <w:ins w:id="179"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"_Toc461542098"</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6.1.6</w:t>
        </w:r>
        <w:r>
          <w:rPr>
            <w:rFonts w:asciiTheme="minorHAnsi" w:eastAsiaTheme="minorEastAsia" w:hAnsiTheme="minorHAnsi" w:cstheme="minorBidi"/>
            <w:iCs w:val="0"/>
            <w:noProof/>
            <w:color w:val="auto"/>
            <w:sz w:val="22"/>
            <w:szCs w:val="22"/>
          </w:rPr>
          <w:tab/>
        </w:r>
        <w:r w:rsidRPr="00574E1D">
          <w:rPr>
            <w:rStyle w:val="Hyperlink"/>
            <w:noProof/>
          </w:rPr>
          <w:t>…</w:t>
        </w:r>
        <w:r>
          <w:rPr>
            <w:noProof/>
            <w:webHidden/>
          </w:rPr>
          <w:tab/>
        </w:r>
        <w:r>
          <w:rPr>
            <w:noProof/>
            <w:webHidden/>
          </w:rPr>
          <w:fldChar w:fldCharType="begin"/>
        </w:r>
        <w:r>
          <w:rPr>
            <w:noProof/>
            <w:webHidden/>
          </w:rPr>
          <w:instrText xml:space="preserve"> PAGEREF _Toc461542098 \h </w:instrText>
        </w:r>
        <w:r>
          <w:rPr>
            <w:noProof/>
            <w:webHidden/>
          </w:rPr>
        </w:r>
      </w:ins>
      <w:r>
        <w:rPr>
          <w:noProof/>
          <w:webHidden/>
        </w:rPr>
        <w:fldChar w:fldCharType="separate"/>
      </w:r>
      <w:ins w:id="180" w:author="Kostiantyn Kudriavtsev" w:date="2016-09-13T14:58:00Z">
        <w:r>
          <w:rPr>
            <w:noProof/>
            <w:webHidden/>
          </w:rPr>
          <w:t>31</w:t>
        </w:r>
        <w:r>
          <w:rPr>
            <w:noProof/>
            <w:webHidden/>
          </w:rPr>
          <w:fldChar w:fldCharType="end"/>
        </w:r>
        <w:r w:rsidRPr="00574E1D">
          <w:rPr>
            <w:rStyle w:val="Hyperlink"/>
            <w:noProof/>
          </w:rPr>
          <w:fldChar w:fldCharType="end"/>
        </w:r>
      </w:ins>
    </w:p>
    <w:p w14:paraId="783E7FA5" w14:textId="77777777" w:rsidR="00B2416E" w:rsidRDefault="00B2416E">
      <w:pPr>
        <w:pStyle w:val="TOC2"/>
        <w:tabs>
          <w:tab w:val="right" w:leader="dot" w:pos="9347"/>
        </w:tabs>
        <w:rPr>
          <w:ins w:id="181" w:author="Kostiantyn Kudriavtsev" w:date="2016-09-13T14:58:00Z"/>
          <w:rFonts w:asciiTheme="minorHAnsi" w:eastAsiaTheme="minorEastAsia" w:hAnsiTheme="minorHAnsi" w:cstheme="minorBidi"/>
          <w:caps w:val="0"/>
          <w:noProof/>
          <w:color w:val="auto"/>
          <w:sz w:val="22"/>
          <w:szCs w:val="22"/>
        </w:rPr>
      </w:pPr>
      <w:ins w:id="182"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"_Toc461542099"</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Domain model</w:t>
        </w:r>
        <w:r>
          <w:rPr>
            <w:noProof/>
            <w:webHidden/>
          </w:rPr>
          <w:tab/>
        </w:r>
        <w:r>
          <w:rPr>
            <w:noProof/>
            <w:webHidden/>
          </w:rPr>
          <w:fldChar w:fldCharType="begin"/>
        </w:r>
        <w:r>
          <w:rPr>
            <w:noProof/>
            <w:webHidden/>
          </w:rPr>
          <w:instrText xml:space="preserve"> PAGEREF _Toc461542099 \h </w:instrText>
        </w:r>
        <w:r>
          <w:rPr>
            <w:noProof/>
            <w:webHidden/>
          </w:rPr>
        </w:r>
      </w:ins>
      <w:r>
        <w:rPr>
          <w:noProof/>
          <w:webHidden/>
        </w:rPr>
        <w:fldChar w:fldCharType="separate"/>
      </w:r>
      <w:ins w:id="183" w:author="Kostiantyn Kudriavtsev" w:date="2016-09-13T14:58:00Z">
        <w:r>
          <w:rPr>
            <w:noProof/>
            <w:webHidden/>
          </w:rPr>
          <w:t>31</w:t>
        </w:r>
        <w:r>
          <w:rPr>
            <w:noProof/>
            <w:webHidden/>
          </w:rPr>
          <w:fldChar w:fldCharType="end"/>
        </w:r>
        <w:r w:rsidRPr="00574E1D">
          <w:rPr>
            <w:rStyle w:val="Hyperlink"/>
            <w:noProof/>
          </w:rPr>
          <w:fldChar w:fldCharType="end"/>
        </w:r>
      </w:ins>
    </w:p>
    <w:p w14:paraId="10B3C4DF" w14:textId="77777777" w:rsidR="00B2416E" w:rsidRDefault="00B2416E">
      <w:pPr>
        <w:pStyle w:val="TOC2"/>
        <w:tabs>
          <w:tab w:val="right" w:leader="dot" w:pos="9347"/>
        </w:tabs>
        <w:rPr>
          <w:ins w:id="184" w:author="Kostiantyn Kudriavtsev" w:date="2016-09-13T14:58:00Z"/>
          <w:rFonts w:asciiTheme="minorHAnsi" w:eastAsiaTheme="minorEastAsia" w:hAnsiTheme="minorHAnsi" w:cstheme="minorBidi"/>
          <w:caps w:val="0"/>
          <w:noProof/>
          <w:color w:val="auto"/>
          <w:sz w:val="22"/>
          <w:szCs w:val="22"/>
        </w:rPr>
      </w:pPr>
      <w:ins w:id="185"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"_Toc461542100"</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Data model</w:t>
        </w:r>
        <w:r>
          <w:rPr>
            <w:noProof/>
            <w:webHidden/>
          </w:rPr>
          <w:tab/>
        </w:r>
        <w:r>
          <w:rPr>
            <w:noProof/>
            <w:webHidden/>
          </w:rPr>
          <w:fldChar w:fldCharType="begin"/>
        </w:r>
        <w:r>
          <w:rPr>
            <w:noProof/>
            <w:webHidden/>
          </w:rPr>
          <w:instrText xml:space="preserve"> PAGEREF _Toc461542100 \h </w:instrText>
        </w:r>
        <w:r>
          <w:rPr>
            <w:noProof/>
            <w:webHidden/>
          </w:rPr>
        </w:r>
      </w:ins>
      <w:r>
        <w:rPr>
          <w:noProof/>
          <w:webHidden/>
        </w:rPr>
        <w:fldChar w:fldCharType="separate"/>
      </w:r>
      <w:ins w:id="186" w:author="Kostiantyn Kudriavtsev" w:date="2016-09-13T14:58:00Z">
        <w:r>
          <w:rPr>
            <w:noProof/>
            <w:webHidden/>
          </w:rPr>
          <w:t>31</w:t>
        </w:r>
        <w:r>
          <w:rPr>
            <w:noProof/>
            <w:webHidden/>
          </w:rPr>
          <w:fldChar w:fldCharType="end"/>
        </w:r>
        <w:r w:rsidRPr="00574E1D">
          <w:rPr>
            <w:rStyle w:val="Hyperlink"/>
            <w:noProof/>
          </w:rPr>
          <w:fldChar w:fldCharType="end"/>
        </w:r>
      </w:ins>
    </w:p>
    <w:p w14:paraId="5B945017" w14:textId="77777777" w:rsidR="00B2416E" w:rsidRDefault="00B2416E">
      <w:pPr>
        <w:pStyle w:val="TOC3"/>
        <w:tabs>
          <w:tab w:val="left" w:pos="1200"/>
          <w:tab w:val="right" w:leader="dot" w:pos="9347"/>
        </w:tabs>
        <w:rPr>
          <w:ins w:id="187" w:author="Kostiantyn Kudriavtsev" w:date="2016-09-13T14:58:00Z"/>
          <w:rFonts w:asciiTheme="minorHAnsi" w:eastAsiaTheme="minorEastAsia" w:hAnsiTheme="minorHAnsi" w:cstheme="minorBidi"/>
          <w:iCs w:val="0"/>
          <w:noProof/>
          <w:color w:val="auto"/>
          <w:sz w:val="22"/>
          <w:szCs w:val="22"/>
        </w:rPr>
      </w:pPr>
      <w:ins w:id="188"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"_Toc461542101"</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6.1.7</w:t>
        </w:r>
        <w:r>
          <w:rPr>
            <w:rFonts w:asciiTheme="minorHAnsi" w:eastAsiaTheme="minorEastAsia" w:hAnsiTheme="minorHAnsi" w:cstheme="minorBidi"/>
            <w:iCs w:val="0"/>
            <w:noProof/>
            <w:color w:val="auto"/>
            <w:sz w:val="22"/>
            <w:szCs w:val="22"/>
          </w:rPr>
          <w:tab/>
        </w:r>
        <w:r w:rsidRPr="00574E1D">
          <w:rPr>
            <w:rStyle w:val="Hyperlink"/>
            <w:noProof/>
          </w:rPr>
          <w:t>Storage 1</w:t>
        </w:r>
        <w:r>
          <w:rPr>
            <w:noProof/>
            <w:webHidden/>
          </w:rPr>
          <w:tab/>
        </w:r>
        <w:r>
          <w:rPr>
            <w:noProof/>
            <w:webHidden/>
          </w:rPr>
          <w:fldChar w:fldCharType="begin"/>
        </w:r>
        <w:r>
          <w:rPr>
            <w:noProof/>
            <w:webHidden/>
          </w:rPr>
          <w:instrText xml:space="preserve"> PAGEREF _Toc461542101 \h </w:instrText>
        </w:r>
        <w:r>
          <w:rPr>
            <w:noProof/>
            <w:webHidden/>
          </w:rPr>
        </w:r>
      </w:ins>
      <w:r>
        <w:rPr>
          <w:noProof/>
          <w:webHidden/>
        </w:rPr>
        <w:fldChar w:fldCharType="separate"/>
      </w:r>
      <w:ins w:id="189" w:author="Kostiantyn Kudriavtsev" w:date="2016-09-13T14:58:00Z">
        <w:r>
          <w:rPr>
            <w:noProof/>
            <w:webHidden/>
          </w:rPr>
          <w:t>31</w:t>
        </w:r>
        <w:r>
          <w:rPr>
            <w:noProof/>
            <w:webHidden/>
          </w:rPr>
          <w:fldChar w:fldCharType="end"/>
        </w:r>
        <w:r w:rsidRPr="00574E1D">
          <w:rPr>
            <w:rStyle w:val="Hyperlink"/>
            <w:noProof/>
          </w:rPr>
          <w:fldChar w:fldCharType="end"/>
        </w:r>
      </w:ins>
    </w:p>
    <w:p w14:paraId="63D15B38" w14:textId="77777777" w:rsidR="00B2416E" w:rsidRDefault="00B2416E">
      <w:pPr>
        <w:pStyle w:val="TOC3"/>
        <w:tabs>
          <w:tab w:val="left" w:pos="1200"/>
          <w:tab w:val="right" w:leader="dot" w:pos="9347"/>
        </w:tabs>
        <w:rPr>
          <w:ins w:id="190" w:author="Kostiantyn Kudriavtsev" w:date="2016-09-13T14:58:00Z"/>
          <w:rFonts w:asciiTheme="minorHAnsi" w:eastAsiaTheme="minorEastAsia" w:hAnsiTheme="minorHAnsi" w:cstheme="minorBidi"/>
          <w:iCs w:val="0"/>
          <w:noProof/>
          <w:color w:val="auto"/>
          <w:sz w:val="22"/>
          <w:szCs w:val="22"/>
        </w:rPr>
      </w:pPr>
      <w:ins w:id="191"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"_Toc461542102"</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6.1.8</w:t>
        </w:r>
        <w:r>
          <w:rPr>
            <w:rFonts w:asciiTheme="minorHAnsi" w:eastAsiaTheme="minorEastAsia" w:hAnsiTheme="minorHAnsi" w:cstheme="minorBidi"/>
            <w:iCs w:val="0"/>
            <w:noProof/>
            <w:color w:val="auto"/>
            <w:sz w:val="22"/>
            <w:szCs w:val="22"/>
          </w:rPr>
          <w:tab/>
        </w:r>
        <w:r w:rsidRPr="00574E1D">
          <w:rPr>
            <w:rStyle w:val="Hyperlink"/>
            <w:noProof/>
          </w:rPr>
          <w:t>Storage 2</w:t>
        </w:r>
        <w:r>
          <w:rPr>
            <w:noProof/>
            <w:webHidden/>
          </w:rPr>
          <w:tab/>
        </w:r>
        <w:r>
          <w:rPr>
            <w:noProof/>
            <w:webHidden/>
          </w:rPr>
          <w:fldChar w:fldCharType="begin"/>
        </w:r>
        <w:r>
          <w:rPr>
            <w:noProof/>
            <w:webHidden/>
          </w:rPr>
          <w:instrText xml:space="preserve"> PAGEREF _Toc461542102 \h </w:instrText>
        </w:r>
        <w:r>
          <w:rPr>
            <w:noProof/>
            <w:webHidden/>
          </w:rPr>
        </w:r>
      </w:ins>
      <w:r>
        <w:rPr>
          <w:noProof/>
          <w:webHidden/>
        </w:rPr>
        <w:fldChar w:fldCharType="separate"/>
      </w:r>
      <w:ins w:id="192" w:author="Kostiantyn Kudriavtsev" w:date="2016-09-13T14:58:00Z">
        <w:r>
          <w:rPr>
            <w:noProof/>
            <w:webHidden/>
          </w:rPr>
          <w:t>31</w:t>
        </w:r>
        <w:r>
          <w:rPr>
            <w:noProof/>
            <w:webHidden/>
          </w:rPr>
          <w:fldChar w:fldCharType="end"/>
        </w:r>
        <w:r w:rsidRPr="00574E1D">
          <w:rPr>
            <w:rStyle w:val="Hyperlink"/>
            <w:noProof/>
          </w:rPr>
          <w:fldChar w:fldCharType="end"/>
        </w:r>
      </w:ins>
    </w:p>
    <w:p w14:paraId="71A55D84" w14:textId="77777777" w:rsidR="00B2416E" w:rsidRDefault="00B2416E">
      <w:pPr>
        <w:pStyle w:val="TOC3"/>
        <w:tabs>
          <w:tab w:val="left" w:pos="1200"/>
          <w:tab w:val="right" w:leader="dot" w:pos="9347"/>
        </w:tabs>
        <w:rPr>
          <w:ins w:id="193" w:author="Kostiantyn Kudriavtsev" w:date="2016-09-13T14:58:00Z"/>
          <w:rFonts w:asciiTheme="minorHAnsi" w:eastAsiaTheme="minorEastAsia" w:hAnsiTheme="minorHAnsi" w:cstheme="minorBidi"/>
          <w:iCs w:val="0"/>
          <w:noProof/>
          <w:color w:val="auto"/>
          <w:sz w:val="22"/>
          <w:szCs w:val="22"/>
        </w:rPr>
      </w:pPr>
      <w:ins w:id="194"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"_Toc461542103"</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6.1.9</w:t>
        </w:r>
        <w:r>
          <w:rPr>
            <w:rFonts w:asciiTheme="minorHAnsi" w:eastAsiaTheme="minorEastAsia" w:hAnsiTheme="minorHAnsi" w:cstheme="minorBidi"/>
            <w:iCs w:val="0"/>
            <w:noProof/>
            <w:color w:val="auto"/>
            <w:sz w:val="22"/>
            <w:szCs w:val="22"/>
          </w:rPr>
          <w:tab/>
        </w:r>
        <w:r w:rsidRPr="00574E1D">
          <w:rPr>
            <w:rStyle w:val="Hyperlink"/>
            <w:noProof/>
          </w:rPr>
          <w:t>…</w:t>
        </w:r>
        <w:r>
          <w:rPr>
            <w:noProof/>
            <w:webHidden/>
          </w:rPr>
          <w:tab/>
        </w:r>
        <w:r>
          <w:rPr>
            <w:noProof/>
            <w:webHidden/>
          </w:rPr>
          <w:fldChar w:fldCharType="begin"/>
        </w:r>
        <w:r>
          <w:rPr>
            <w:noProof/>
            <w:webHidden/>
          </w:rPr>
          <w:instrText xml:space="preserve"> PAGEREF _Toc461542103 \h </w:instrText>
        </w:r>
        <w:r>
          <w:rPr>
            <w:noProof/>
            <w:webHidden/>
          </w:rPr>
        </w:r>
      </w:ins>
      <w:r>
        <w:rPr>
          <w:noProof/>
          <w:webHidden/>
        </w:rPr>
        <w:fldChar w:fldCharType="separate"/>
      </w:r>
      <w:ins w:id="195" w:author="Kostiantyn Kudriavtsev" w:date="2016-09-13T14:58:00Z">
        <w:r>
          <w:rPr>
            <w:noProof/>
            <w:webHidden/>
          </w:rPr>
          <w:t>31</w:t>
        </w:r>
        <w:r>
          <w:rPr>
            <w:noProof/>
            <w:webHidden/>
          </w:rPr>
          <w:fldChar w:fldCharType="end"/>
        </w:r>
        <w:r w:rsidRPr="00574E1D">
          <w:rPr>
            <w:rStyle w:val="Hyperlink"/>
            <w:noProof/>
          </w:rPr>
          <w:fldChar w:fldCharType="end"/>
        </w:r>
      </w:ins>
    </w:p>
    <w:p w14:paraId="7001798D" w14:textId="77777777" w:rsidR="00B2416E" w:rsidRDefault="00B2416E">
      <w:pPr>
        <w:pStyle w:val="TOC1"/>
        <w:tabs>
          <w:tab w:val="left" w:pos="400"/>
          <w:tab w:val="right" w:leader="dot" w:pos="9347"/>
        </w:tabs>
        <w:rPr>
          <w:ins w:id="196" w:author="Kostiantyn Kudriavtsev" w:date="2016-09-13T14:58:00Z"/>
          <w:rFonts w:asciiTheme="minorHAnsi" w:eastAsiaTheme="minorEastAsia" w:hAnsiTheme="minorHAnsi" w:cstheme="minorBidi"/>
          <w:bCs w:val="0"/>
          <w:caps w:val="0"/>
          <w:noProof/>
          <w:color w:val="auto"/>
          <w:sz w:val="22"/>
          <w:szCs w:val="22"/>
        </w:rPr>
      </w:pPr>
      <w:ins w:id="197"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"_Toc461542104"</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7</w:t>
        </w:r>
        <w:r>
          <w:rPr>
            <w:rFonts w:asciiTheme="minorHAnsi" w:eastAsiaTheme="minorEastAsia" w:hAnsiTheme="minorHAnsi" w:cstheme="minorBidi"/>
            <w:bCs w:val="0"/>
            <w:caps w:val="0"/>
            <w:noProof/>
            <w:color w:val="auto"/>
            <w:sz w:val="22"/>
            <w:szCs w:val="22"/>
          </w:rPr>
          <w:tab/>
        </w:r>
        <w:r w:rsidRPr="00574E1D">
          <w:rPr>
            <w:rStyle w:val="Hyperlink"/>
            <w:noProof/>
          </w:rPr>
          <w:t>Technology stack</w:t>
        </w:r>
        <w:r>
          <w:rPr>
            <w:noProof/>
            <w:webHidden/>
          </w:rPr>
          <w:tab/>
        </w:r>
        <w:r>
          <w:rPr>
            <w:noProof/>
            <w:webHidden/>
          </w:rPr>
          <w:fldChar w:fldCharType="begin"/>
        </w:r>
        <w:r>
          <w:rPr>
            <w:noProof/>
            <w:webHidden/>
          </w:rPr>
          <w:instrText xml:space="preserve"> PAGEREF _Toc461542104 \h </w:instrText>
        </w:r>
        <w:r>
          <w:rPr>
            <w:noProof/>
            <w:webHidden/>
          </w:rPr>
        </w:r>
      </w:ins>
      <w:r>
        <w:rPr>
          <w:noProof/>
          <w:webHidden/>
        </w:rPr>
        <w:fldChar w:fldCharType="separate"/>
      </w:r>
      <w:ins w:id="198" w:author="Kostiantyn Kudriavtsev" w:date="2016-09-13T14:58:00Z">
        <w:r>
          <w:rPr>
            <w:noProof/>
            <w:webHidden/>
          </w:rPr>
          <w:t>31</w:t>
        </w:r>
        <w:r>
          <w:rPr>
            <w:noProof/>
            <w:webHidden/>
          </w:rPr>
          <w:fldChar w:fldCharType="end"/>
        </w:r>
        <w:r w:rsidRPr="00574E1D">
          <w:rPr>
            <w:rStyle w:val="Hyperlink"/>
            <w:noProof/>
          </w:rPr>
          <w:fldChar w:fldCharType="end"/>
        </w:r>
      </w:ins>
    </w:p>
    <w:p w14:paraId="03A105F2" w14:textId="77777777" w:rsidR="00B2416E" w:rsidRDefault="00B2416E">
      <w:pPr>
        <w:pStyle w:val="TOC2"/>
        <w:tabs>
          <w:tab w:val="right" w:leader="dot" w:pos="9347"/>
        </w:tabs>
        <w:rPr>
          <w:ins w:id="199" w:author="Kostiantyn Kudriavtsev" w:date="2016-09-13T14:58:00Z"/>
          <w:rFonts w:asciiTheme="minorHAnsi" w:eastAsiaTheme="minorEastAsia" w:hAnsiTheme="minorHAnsi" w:cstheme="minorBidi"/>
          <w:caps w:val="0"/>
          <w:noProof/>
          <w:color w:val="auto"/>
          <w:sz w:val="22"/>
          <w:szCs w:val="22"/>
        </w:rPr>
      </w:pPr>
      <w:ins w:id="200"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"_Toc461542105"</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High-level deployment approach</w:t>
        </w:r>
        <w:r>
          <w:rPr>
            <w:noProof/>
            <w:webHidden/>
          </w:rPr>
          <w:tab/>
        </w:r>
        <w:r>
          <w:rPr>
            <w:noProof/>
            <w:webHidden/>
          </w:rPr>
          <w:fldChar w:fldCharType="begin"/>
        </w:r>
        <w:r>
          <w:rPr>
            <w:noProof/>
            <w:webHidden/>
          </w:rPr>
          <w:instrText xml:space="preserve"> PAGEREF _Toc461542105 \h </w:instrText>
        </w:r>
        <w:r>
          <w:rPr>
            <w:noProof/>
            <w:webHidden/>
          </w:rPr>
        </w:r>
      </w:ins>
      <w:r>
        <w:rPr>
          <w:noProof/>
          <w:webHidden/>
        </w:rPr>
        <w:fldChar w:fldCharType="separate"/>
      </w:r>
      <w:ins w:id="201" w:author="Kostiantyn Kudriavtsev" w:date="2016-09-13T14:58:00Z">
        <w:r>
          <w:rPr>
            <w:noProof/>
            <w:webHidden/>
          </w:rPr>
          <w:t>32</w:t>
        </w:r>
        <w:r>
          <w:rPr>
            <w:noProof/>
            <w:webHidden/>
          </w:rPr>
          <w:fldChar w:fldCharType="end"/>
        </w:r>
        <w:r w:rsidRPr="00574E1D">
          <w:rPr>
            <w:rStyle w:val="Hyperlink"/>
            <w:noProof/>
          </w:rPr>
          <w:fldChar w:fldCharType="end"/>
        </w:r>
      </w:ins>
    </w:p>
    <w:p w14:paraId="536DC1CC" w14:textId="77777777" w:rsidR="00B2416E" w:rsidRDefault="00B2416E">
      <w:pPr>
        <w:pStyle w:val="TOC2"/>
        <w:tabs>
          <w:tab w:val="right" w:leader="dot" w:pos="9347"/>
        </w:tabs>
        <w:rPr>
          <w:ins w:id="202" w:author="Kostiantyn Kudriavtsev" w:date="2016-09-13T14:58:00Z"/>
          <w:rFonts w:asciiTheme="minorHAnsi" w:eastAsiaTheme="minorEastAsia" w:hAnsiTheme="minorHAnsi" w:cstheme="minorBidi"/>
          <w:caps w:val="0"/>
          <w:noProof/>
          <w:color w:val="auto"/>
          <w:sz w:val="22"/>
          <w:szCs w:val="22"/>
        </w:rPr>
      </w:pPr>
      <w:ins w:id="203"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"_Toc461542106"</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Architecturally Significant Quality Attributes</w:t>
        </w:r>
        <w:r>
          <w:rPr>
            <w:noProof/>
            <w:webHidden/>
          </w:rPr>
          <w:tab/>
        </w:r>
        <w:r>
          <w:rPr>
            <w:noProof/>
            <w:webHidden/>
          </w:rPr>
          <w:fldChar w:fldCharType="begin"/>
        </w:r>
        <w:r>
          <w:rPr>
            <w:noProof/>
            <w:webHidden/>
          </w:rPr>
          <w:instrText xml:space="preserve"> PAGEREF _Toc461542106 \h </w:instrText>
        </w:r>
        <w:r>
          <w:rPr>
            <w:noProof/>
            <w:webHidden/>
          </w:rPr>
        </w:r>
      </w:ins>
      <w:r>
        <w:rPr>
          <w:noProof/>
          <w:webHidden/>
        </w:rPr>
        <w:fldChar w:fldCharType="separate"/>
      </w:r>
      <w:ins w:id="204" w:author="Kostiantyn Kudriavtsev" w:date="2016-09-13T14:58:00Z">
        <w:r>
          <w:rPr>
            <w:noProof/>
            <w:webHidden/>
          </w:rPr>
          <w:t>32</w:t>
        </w:r>
        <w:r>
          <w:rPr>
            <w:noProof/>
            <w:webHidden/>
          </w:rPr>
          <w:fldChar w:fldCharType="end"/>
        </w:r>
        <w:r w:rsidRPr="00574E1D">
          <w:rPr>
            <w:rStyle w:val="Hyperlink"/>
            <w:noProof/>
          </w:rPr>
          <w:fldChar w:fldCharType="end"/>
        </w:r>
      </w:ins>
    </w:p>
    <w:p w14:paraId="34B08162" w14:textId="77777777" w:rsidR="00B2416E" w:rsidRDefault="00B2416E">
      <w:pPr>
        <w:pStyle w:val="TOC3"/>
        <w:tabs>
          <w:tab w:val="left" w:pos="1200"/>
          <w:tab w:val="right" w:leader="dot" w:pos="9347"/>
        </w:tabs>
        <w:rPr>
          <w:ins w:id="205" w:author="Kostiantyn Kudriavtsev" w:date="2016-09-13T14:58:00Z"/>
          <w:rFonts w:asciiTheme="minorHAnsi" w:eastAsiaTheme="minorEastAsia" w:hAnsiTheme="minorHAnsi" w:cstheme="minorBidi"/>
          <w:iCs w:val="0"/>
          <w:noProof/>
          <w:color w:val="auto"/>
          <w:sz w:val="22"/>
          <w:szCs w:val="22"/>
        </w:rPr>
      </w:pPr>
      <w:ins w:id="206"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"_Toc461542107"</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7.1.1</w:t>
        </w:r>
        <w:r>
          <w:rPr>
            <w:rFonts w:asciiTheme="minorHAnsi" w:eastAsiaTheme="minorEastAsia" w:hAnsiTheme="minorHAnsi" w:cstheme="minorBidi"/>
            <w:iCs w:val="0"/>
            <w:noProof/>
            <w:color w:val="auto"/>
            <w:sz w:val="22"/>
            <w:szCs w:val="22"/>
          </w:rPr>
          <w:tab/>
        </w:r>
        <w:r w:rsidRPr="00574E1D">
          <w:rPr>
            <w:rStyle w:val="Hyperlink"/>
            <w:noProof/>
          </w:rPr>
          <w:t>Security</w:t>
        </w:r>
        <w:r>
          <w:rPr>
            <w:noProof/>
            <w:webHidden/>
          </w:rPr>
          <w:tab/>
        </w:r>
        <w:r>
          <w:rPr>
            <w:noProof/>
            <w:webHidden/>
          </w:rPr>
          <w:fldChar w:fldCharType="begin"/>
        </w:r>
        <w:r>
          <w:rPr>
            <w:noProof/>
            <w:webHidden/>
          </w:rPr>
          <w:instrText xml:space="preserve"> PAGEREF _Toc461542107 \h </w:instrText>
        </w:r>
        <w:r>
          <w:rPr>
            <w:noProof/>
            <w:webHidden/>
          </w:rPr>
        </w:r>
      </w:ins>
      <w:r>
        <w:rPr>
          <w:noProof/>
          <w:webHidden/>
        </w:rPr>
        <w:fldChar w:fldCharType="separate"/>
      </w:r>
      <w:ins w:id="207" w:author="Kostiantyn Kudriavtsev" w:date="2016-09-13T14:58:00Z">
        <w:r>
          <w:rPr>
            <w:noProof/>
            <w:webHidden/>
          </w:rPr>
          <w:t>32</w:t>
        </w:r>
        <w:r>
          <w:rPr>
            <w:noProof/>
            <w:webHidden/>
          </w:rPr>
          <w:fldChar w:fldCharType="end"/>
        </w:r>
        <w:r w:rsidRPr="00574E1D">
          <w:rPr>
            <w:rStyle w:val="Hyperlink"/>
            <w:noProof/>
          </w:rPr>
          <w:fldChar w:fldCharType="end"/>
        </w:r>
      </w:ins>
    </w:p>
    <w:p w14:paraId="72605102" w14:textId="77777777" w:rsidR="00B2416E" w:rsidRDefault="00B2416E">
      <w:pPr>
        <w:pStyle w:val="TOC3"/>
        <w:tabs>
          <w:tab w:val="left" w:pos="1200"/>
          <w:tab w:val="right" w:leader="dot" w:pos="9347"/>
        </w:tabs>
        <w:rPr>
          <w:ins w:id="208" w:author="Kostiantyn Kudriavtsev" w:date="2016-09-13T14:58:00Z"/>
          <w:rFonts w:asciiTheme="minorHAnsi" w:eastAsiaTheme="minorEastAsia" w:hAnsiTheme="minorHAnsi" w:cstheme="minorBidi"/>
          <w:iCs w:val="0"/>
          <w:noProof/>
          <w:color w:val="auto"/>
          <w:sz w:val="22"/>
          <w:szCs w:val="22"/>
        </w:rPr>
      </w:pPr>
      <w:ins w:id="209"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"_Toc461542108"</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7.1.2</w:t>
        </w:r>
        <w:r>
          <w:rPr>
            <w:rFonts w:asciiTheme="minorHAnsi" w:eastAsiaTheme="minorEastAsia" w:hAnsiTheme="minorHAnsi" w:cstheme="minorBidi"/>
            <w:iCs w:val="0"/>
            <w:noProof/>
            <w:color w:val="auto"/>
            <w:sz w:val="22"/>
            <w:szCs w:val="22"/>
          </w:rPr>
          <w:tab/>
        </w:r>
        <w:r w:rsidRPr="00574E1D">
          <w:rPr>
            <w:rStyle w:val="Hyperlink"/>
            <w:noProof/>
          </w:rPr>
          <w:t>Supportability</w:t>
        </w:r>
        <w:r>
          <w:rPr>
            <w:noProof/>
            <w:webHidden/>
          </w:rPr>
          <w:tab/>
        </w:r>
        <w:r>
          <w:rPr>
            <w:noProof/>
            <w:webHidden/>
          </w:rPr>
          <w:fldChar w:fldCharType="begin"/>
        </w:r>
        <w:r>
          <w:rPr>
            <w:noProof/>
            <w:webHidden/>
          </w:rPr>
          <w:instrText xml:space="preserve"> PAGEREF _Toc461542108 \h </w:instrText>
        </w:r>
        <w:r>
          <w:rPr>
            <w:noProof/>
            <w:webHidden/>
          </w:rPr>
        </w:r>
      </w:ins>
      <w:r>
        <w:rPr>
          <w:noProof/>
          <w:webHidden/>
        </w:rPr>
        <w:fldChar w:fldCharType="separate"/>
      </w:r>
      <w:ins w:id="210" w:author="Kostiantyn Kudriavtsev" w:date="2016-09-13T14:58:00Z">
        <w:r>
          <w:rPr>
            <w:noProof/>
            <w:webHidden/>
          </w:rPr>
          <w:t>33</w:t>
        </w:r>
        <w:r>
          <w:rPr>
            <w:noProof/>
            <w:webHidden/>
          </w:rPr>
          <w:fldChar w:fldCharType="end"/>
        </w:r>
        <w:r w:rsidRPr="00574E1D">
          <w:rPr>
            <w:rStyle w:val="Hyperlink"/>
            <w:noProof/>
          </w:rPr>
          <w:fldChar w:fldCharType="end"/>
        </w:r>
      </w:ins>
    </w:p>
    <w:p w14:paraId="7410B3B5" w14:textId="77777777" w:rsidR="00B2416E" w:rsidRDefault="00B2416E">
      <w:pPr>
        <w:pStyle w:val="TOC4"/>
        <w:tabs>
          <w:tab w:val="left" w:pos="1600"/>
          <w:tab w:val="right" w:leader="dot" w:pos="9347"/>
        </w:tabs>
        <w:rPr>
          <w:ins w:id="211" w:author="Kostiantyn Kudriavtsev" w:date="2016-09-13T14:58:00Z"/>
          <w:rFonts w:asciiTheme="minorHAnsi" w:eastAsiaTheme="minorEastAsia" w:hAnsiTheme="minorHAnsi" w:cstheme="minorBidi"/>
          <w:noProof/>
          <w:color w:val="auto"/>
          <w:sz w:val="22"/>
          <w:szCs w:val="22"/>
        </w:rPr>
      </w:pPr>
      <w:ins w:id="212"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"_Toc461542109"</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7.1.2.1</w:t>
        </w:r>
        <w:r>
          <w:rPr>
            <w:rFonts w:asciiTheme="minorHAnsi" w:eastAsiaTheme="minorEastAsia" w:hAnsiTheme="minorHAnsi" w:cstheme="minorBidi"/>
            <w:noProof/>
            <w:color w:val="auto"/>
            <w:sz w:val="22"/>
            <w:szCs w:val="22"/>
          </w:rPr>
          <w:tab/>
        </w:r>
        <w:r w:rsidRPr="00574E1D">
          <w:rPr>
            <w:rStyle w:val="Hyperlink"/>
            <w:noProof/>
          </w:rPr>
          <w:t>Monitoring</w:t>
        </w:r>
        <w:r>
          <w:rPr>
            <w:noProof/>
            <w:webHidden/>
          </w:rPr>
          <w:tab/>
        </w:r>
        <w:r>
          <w:rPr>
            <w:noProof/>
            <w:webHidden/>
          </w:rPr>
          <w:fldChar w:fldCharType="begin"/>
        </w:r>
        <w:r>
          <w:rPr>
            <w:noProof/>
            <w:webHidden/>
          </w:rPr>
          <w:instrText xml:space="preserve"> PAGEREF _Toc461542109 \h </w:instrText>
        </w:r>
        <w:r>
          <w:rPr>
            <w:noProof/>
            <w:webHidden/>
          </w:rPr>
        </w:r>
      </w:ins>
      <w:r>
        <w:rPr>
          <w:noProof/>
          <w:webHidden/>
        </w:rPr>
        <w:fldChar w:fldCharType="separate"/>
      </w:r>
      <w:ins w:id="213" w:author="Kostiantyn Kudriavtsev" w:date="2016-09-13T14:58:00Z">
        <w:r>
          <w:rPr>
            <w:noProof/>
            <w:webHidden/>
          </w:rPr>
          <w:t>33</w:t>
        </w:r>
        <w:r>
          <w:rPr>
            <w:noProof/>
            <w:webHidden/>
          </w:rPr>
          <w:fldChar w:fldCharType="end"/>
        </w:r>
        <w:r w:rsidRPr="00574E1D">
          <w:rPr>
            <w:rStyle w:val="Hyperlink"/>
            <w:noProof/>
          </w:rPr>
          <w:fldChar w:fldCharType="end"/>
        </w:r>
      </w:ins>
    </w:p>
    <w:p w14:paraId="3FCB1BDE" w14:textId="77777777" w:rsidR="00B2416E" w:rsidRDefault="00B2416E">
      <w:pPr>
        <w:pStyle w:val="TOC4"/>
        <w:tabs>
          <w:tab w:val="left" w:pos="1600"/>
          <w:tab w:val="right" w:leader="dot" w:pos="9347"/>
        </w:tabs>
        <w:rPr>
          <w:ins w:id="214" w:author="Kostiantyn Kudriavtsev" w:date="2016-09-13T14:58:00Z"/>
          <w:rFonts w:asciiTheme="minorHAnsi" w:eastAsiaTheme="minorEastAsia" w:hAnsiTheme="minorHAnsi" w:cstheme="minorBidi"/>
          <w:noProof/>
          <w:color w:val="auto"/>
          <w:sz w:val="22"/>
          <w:szCs w:val="22"/>
        </w:rPr>
      </w:pPr>
      <w:ins w:id="215"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"_Toc461542110"</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7.1.2.2</w:t>
        </w:r>
        <w:r>
          <w:rPr>
            <w:rFonts w:asciiTheme="minorHAnsi" w:eastAsiaTheme="minorEastAsia" w:hAnsiTheme="minorHAnsi" w:cstheme="minorBidi"/>
            <w:noProof/>
            <w:color w:val="auto"/>
            <w:sz w:val="22"/>
            <w:szCs w:val="22"/>
          </w:rPr>
          <w:tab/>
        </w:r>
        <w:r w:rsidRPr="00574E1D">
          <w:rPr>
            <w:rStyle w:val="Hyperlink"/>
            <w:noProof/>
          </w:rPr>
          <w:t>Administration Tools</w:t>
        </w:r>
        <w:r>
          <w:rPr>
            <w:noProof/>
            <w:webHidden/>
          </w:rPr>
          <w:tab/>
        </w:r>
        <w:r>
          <w:rPr>
            <w:noProof/>
            <w:webHidden/>
          </w:rPr>
          <w:fldChar w:fldCharType="begin"/>
        </w:r>
        <w:r>
          <w:rPr>
            <w:noProof/>
            <w:webHidden/>
          </w:rPr>
          <w:instrText xml:space="preserve"> PAGEREF _Toc461542110 \h </w:instrText>
        </w:r>
        <w:r>
          <w:rPr>
            <w:noProof/>
            <w:webHidden/>
          </w:rPr>
        </w:r>
      </w:ins>
      <w:r>
        <w:rPr>
          <w:noProof/>
          <w:webHidden/>
        </w:rPr>
        <w:fldChar w:fldCharType="separate"/>
      </w:r>
      <w:ins w:id="216" w:author="Kostiantyn Kudriavtsev" w:date="2016-09-13T14:58:00Z">
        <w:r>
          <w:rPr>
            <w:noProof/>
            <w:webHidden/>
          </w:rPr>
          <w:t>33</w:t>
        </w:r>
        <w:r>
          <w:rPr>
            <w:noProof/>
            <w:webHidden/>
          </w:rPr>
          <w:fldChar w:fldCharType="end"/>
        </w:r>
        <w:r w:rsidRPr="00574E1D">
          <w:rPr>
            <w:rStyle w:val="Hyperlink"/>
            <w:noProof/>
          </w:rPr>
          <w:fldChar w:fldCharType="end"/>
        </w:r>
      </w:ins>
    </w:p>
    <w:p w14:paraId="6DF8E9E3" w14:textId="77777777" w:rsidR="00B2416E" w:rsidRDefault="00B2416E">
      <w:pPr>
        <w:pStyle w:val="TOC4"/>
        <w:tabs>
          <w:tab w:val="left" w:pos="1600"/>
          <w:tab w:val="right" w:leader="dot" w:pos="9347"/>
        </w:tabs>
        <w:rPr>
          <w:ins w:id="217" w:author="Kostiantyn Kudriavtsev" w:date="2016-09-13T14:58:00Z"/>
          <w:rFonts w:asciiTheme="minorHAnsi" w:eastAsiaTheme="minorEastAsia" w:hAnsiTheme="minorHAnsi" w:cstheme="minorBidi"/>
          <w:noProof/>
          <w:color w:val="auto"/>
          <w:sz w:val="22"/>
          <w:szCs w:val="22"/>
        </w:rPr>
      </w:pPr>
      <w:ins w:id="218"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"_Toc461542111"</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7.1.2.3</w:t>
        </w:r>
        <w:r>
          <w:rPr>
            <w:rFonts w:asciiTheme="minorHAnsi" w:eastAsiaTheme="minorEastAsia" w:hAnsiTheme="minorHAnsi" w:cstheme="minorBidi"/>
            <w:noProof/>
            <w:color w:val="auto"/>
            <w:sz w:val="22"/>
            <w:szCs w:val="22"/>
          </w:rPr>
          <w:tab/>
        </w:r>
        <w:r w:rsidRPr="00574E1D">
          <w:rPr>
            <w:rStyle w:val="Hyperlink"/>
            <w:noProof/>
          </w:rPr>
          <w:t>Specific deployment aspects</w:t>
        </w:r>
        <w:r>
          <w:rPr>
            <w:noProof/>
            <w:webHidden/>
          </w:rPr>
          <w:tab/>
        </w:r>
        <w:r>
          <w:rPr>
            <w:noProof/>
            <w:webHidden/>
          </w:rPr>
          <w:fldChar w:fldCharType="begin"/>
        </w:r>
        <w:r>
          <w:rPr>
            <w:noProof/>
            <w:webHidden/>
          </w:rPr>
          <w:instrText xml:space="preserve"> PAGEREF _Toc461542111 \h </w:instrText>
        </w:r>
        <w:r>
          <w:rPr>
            <w:noProof/>
            <w:webHidden/>
          </w:rPr>
        </w:r>
      </w:ins>
      <w:r>
        <w:rPr>
          <w:noProof/>
          <w:webHidden/>
        </w:rPr>
        <w:fldChar w:fldCharType="separate"/>
      </w:r>
      <w:ins w:id="219" w:author="Kostiantyn Kudriavtsev" w:date="2016-09-13T14:58:00Z">
        <w:r>
          <w:rPr>
            <w:noProof/>
            <w:webHidden/>
          </w:rPr>
          <w:t>33</w:t>
        </w:r>
        <w:r>
          <w:rPr>
            <w:noProof/>
            <w:webHidden/>
          </w:rPr>
          <w:fldChar w:fldCharType="end"/>
        </w:r>
        <w:r w:rsidRPr="00574E1D">
          <w:rPr>
            <w:rStyle w:val="Hyperlink"/>
            <w:noProof/>
          </w:rPr>
          <w:fldChar w:fldCharType="end"/>
        </w:r>
      </w:ins>
    </w:p>
    <w:p w14:paraId="0131AC4B" w14:textId="77777777" w:rsidR="00B2416E" w:rsidRDefault="00B2416E">
      <w:pPr>
        <w:pStyle w:val="TOC2"/>
        <w:tabs>
          <w:tab w:val="right" w:leader="dot" w:pos="9347"/>
        </w:tabs>
        <w:rPr>
          <w:ins w:id="220" w:author="Kostiantyn Kudriavtsev" w:date="2016-09-13T14:58:00Z"/>
          <w:rFonts w:asciiTheme="minorHAnsi" w:eastAsiaTheme="minorEastAsia" w:hAnsiTheme="minorHAnsi" w:cstheme="minorBidi"/>
          <w:caps w:val="0"/>
          <w:noProof/>
          <w:color w:val="auto"/>
          <w:sz w:val="22"/>
          <w:szCs w:val="22"/>
        </w:rPr>
      </w:pPr>
      <w:ins w:id="221"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"_Toc461542112"</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Architecture Constraints and Limitations</w:t>
        </w:r>
        <w:r>
          <w:rPr>
            <w:noProof/>
            <w:webHidden/>
          </w:rPr>
          <w:tab/>
        </w:r>
        <w:r>
          <w:rPr>
            <w:noProof/>
            <w:webHidden/>
          </w:rPr>
          <w:fldChar w:fldCharType="begin"/>
        </w:r>
        <w:r>
          <w:rPr>
            <w:noProof/>
            <w:webHidden/>
          </w:rPr>
          <w:instrText xml:space="preserve"> PAGEREF _Toc461542112 \h </w:instrText>
        </w:r>
        <w:r>
          <w:rPr>
            <w:noProof/>
            <w:webHidden/>
          </w:rPr>
        </w:r>
      </w:ins>
      <w:r>
        <w:rPr>
          <w:noProof/>
          <w:webHidden/>
        </w:rPr>
        <w:fldChar w:fldCharType="separate"/>
      </w:r>
      <w:ins w:id="222" w:author="Kostiantyn Kudriavtsev" w:date="2016-09-13T14:58:00Z">
        <w:r>
          <w:rPr>
            <w:noProof/>
            <w:webHidden/>
          </w:rPr>
          <w:t>33</w:t>
        </w:r>
        <w:r>
          <w:rPr>
            <w:noProof/>
            <w:webHidden/>
          </w:rPr>
          <w:fldChar w:fldCharType="end"/>
        </w:r>
        <w:r w:rsidRPr="00574E1D">
          <w:rPr>
            <w:rStyle w:val="Hyperlink"/>
            <w:noProof/>
          </w:rPr>
          <w:fldChar w:fldCharType="end"/>
        </w:r>
      </w:ins>
    </w:p>
    <w:p w14:paraId="69AB726A" w14:textId="77777777" w:rsidR="00B2416E" w:rsidRDefault="00B2416E">
      <w:pPr>
        <w:pStyle w:val="TOC1"/>
        <w:tabs>
          <w:tab w:val="left" w:pos="400"/>
          <w:tab w:val="right" w:leader="dot" w:pos="9347"/>
        </w:tabs>
        <w:rPr>
          <w:ins w:id="223" w:author="Kostiantyn Kudriavtsev" w:date="2016-09-13T14:58:00Z"/>
          <w:rFonts w:asciiTheme="minorHAnsi" w:eastAsiaTheme="minorEastAsia" w:hAnsiTheme="minorHAnsi" w:cstheme="minorBidi"/>
          <w:bCs w:val="0"/>
          <w:caps w:val="0"/>
          <w:noProof/>
          <w:color w:val="auto"/>
          <w:sz w:val="22"/>
          <w:szCs w:val="22"/>
        </w:rPr>
      </w:pPr>
      <w:ins w:id="224"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"_Toc461542113"</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8</w:t>
        </w:r>
        <w:r>
          <w:rPr>
            <w:rFonts w:asciiTheme="minorHAnsi" w:eastAsiaTheme="minorEastAsia" w:hAnsiTheme="minorHAnsi" w:cstheme="minorBidi"/>
            <w:bCs w:val="0"/>
            <w:caps w:val="0"/>
            <w:noProof/>
            <w:color w:val="auto"/>
            <w:sz w:val="22"/>
            <w:szCs w:val="22"/>
          </w:rPr>
          <w:tab/>
        </w:r>
        <w:r w:rsidRPr="00574E1D">
          <w:rPr>
            <w:rStyle w:val="Hyperlink"/>
            <w:noProof/>
          </w:rPr>
          <w:t>Transition</w:t>
        </w:r>
        <w:r>
          <w:rPr>
            <w:noProof/>
            <w:webHidden/>
          </w:rPr>
          <w:tab/>
        </w:r>
        <w:r>
          <w:rPr>
            <w:noProof/>
            <w:webHidden/>
          </w:rPr>
          <w:fldChar w:fldCharType="begin"/>
        </w:r>
        <w:r>
          <w:rPr>
            <w:noProof/>
            <w:webHidden/>
          </w:rPr>
          <w:instrText xml:space="preserve"> PAGEREF _Toc461542113 \h </w:instrText>
        </w:r>
        <w:r>
          <w:rPr>
            <w:noProof/>
            <w:webHidden/>
          </w:rPr>
        </w:r>
      </w:ins>
      <w:r>
        <w:rPr>
          <w:noProof/>
          <w:webHidden/>
        </w:rPr>
        <w:fldChar w:fldCharType="separate"/>
      </w:r>
      <w:ins w:id="225" w:author="Kostiantyn Kudriavtsev" w:date="2016-09-13T14:58:00Z">
        <w:r>
          <w:rPr>
            <w:noProof/>
            <w:webHidden/>
          </w:rPr>
          <w:t>33</w:t>
        </w:r>
        <w:r>
          <w:rPr>
            <w:noProof/>
            <w:webHidden/>
          </w:rPr>
          <w:fldChar w:fldCharType="end"/>
        </w:r>
        <w:r w:rsidRPr="00574E1D">
          <w:rPr>
            <w:rStyle w:val="Hyperlink"/>
            <w:noProof/>
          </w:rPr>
          <w:fldChar w:fldCharType="end"/>
        </w:r>
      </w:ins>
    </w:p>
    <w:p w14:paraId="71513D0C" w14:textId="77777777" w:rsidR="00B2416E" w:rsidRDefault="00B2416E">
      <w:pPr>
        <w:pStyle w:val="TOC1"/>
        <w:tabs>
          <w:tab w:val="left" w:pos="1400"/>
          <w:tab w:val="right" w:leader="dot" w:pos="9347"/>
        </w:tabs>
        <w:rPr>
          <w:ins w:id="226" w:author="Kostiantyn Kudriavtsev" w:date="2016-09-13T14:58:00Z"/>
          <w:rFonts w:asciiTheme="minorHAnsi" w:eastAsiaTheme="minorEastAsia" w:hAnsiTheme="minorHAnsi" w:cstheme="minorBidi"/>
          <w:bCs w:val="0"/>
          <w:caps w:val="0"/>
          <w:noProof/>
          <w:color w:val="auto"/>
          <w:sz w:val="22"/>
          <w:szCs w:val="22"/>
        </w:rPr>
      </w:pPr>
      <w:ins w:id="227" w:author="Kostiantyn Kudriavtsev" w:date="2016-09-13T14:58:00Z">
        <w:r w:rsidRPr="00574E1D">
          <w:rPr>
            <w:rStyle w:val="Hyperlink"/>
            <w:noProof/>
          </w:rPr>
          <w:fldChar w:fldCharType="begin"/>
        </w:r>
        <w:r w:rsidRPr="00574E1D">
          <w:rPr>
            <w:rStyle w:val="Hyperlink"/>
            <w:noProof/>
          </w:rPr>
          <w:instrText xml:space="preserve"> </w:instrText>
        </w:r>
        <w:r>
          <w:rPr>
            <w:noProof/>
          </w:rPr>
          <w:instrText>HYPERLINK \l "_Toc461542114"</w:instrText>
        </w:r>
        <w:r w:rsidRPr="00574E1D">
          <w:rPr>
            <w:rStyle w:val="Hyperlink"/>
            <w:noProof/>
          </w:rPr>
          <w:instrText xml:space="preserve"> </w:instrText>
        </w:r>
        <w:r w:rsidRPr="00574E1D">
          <w:rPr>
            <w:rStyle w:val="Hyperlink"/>
            <w:noProof/>
          </w:rPr>
        </w:r>
        <w:r w:rsidRPr="00574E1D">
          <w:rPr>
            <w:rStyle w:val="Hyperlink"/>
            <w:noProof/>
          </w:rPr>
          <w:fldChar w:fldCharType="separate"/>
        </w:r>
        <w:r w:rsidRPr="00574E1D">
          <w:rPr>
            <w:rStyle w:val="Hyperlink"/>
            <w:noProof/>
          </w:rPr>
          <w:t>Appendix A.</w:t>
        </w:r>
        <w:r>
          <w:rPr>
            <w:rFonts w:asciiTheme="minorHAnsi" w:eastAsiaTheme="minorEastAsia" w:hAnsiTheme="minorHAnsi" w:cstheme="minorBidi"/>
            <w:bCs w:val="0"/>
            <w:caps w:val="0"/>
            <w:noProof/>
            <w:color w:val="auto"/>
            <w:sz w:val="22"/>
            <w:szCs w:val="22"/>
          </w:rPr>
          <w:tab/>
        </w:r>
        <w:r w:rsidRPr="00574E1D">
          <w:rPr>
            <w:rStyle w:val="Hyperlink"/>
            <w:noProof/>
          </w:rPr>
          <w:t>Solution Architecture Quality Attributes</w:t>
        </w:r>
        <w:r>
          <w:rPr>
            <w:noProof/>
            <w:webHidden/>
          </w:rPr>
          <w:tab/>
        </w:r>
        <w:r>
          <w:rPr>
            <w:noProof/>
            <w:webHidden/>
          </w:rPr>
          <w:fldChar w:fldCharType="begin"/>
        </w:r>
        <w:r>
          <w:rPr>
            <w:noProof/>
            <w:webHidden/>
          </w:rPr>
          <w:instrText xml:space="preserve"> PAGEREF _Toc461542114 \h </w:instrText>
        </w:r>
        <w:r>
          <w:rPr>
            <w:noProof/>
            <w:webHidden/>
          </w:rPr>
        </w:r>
      </w:ins>
      <w:r>
        <w:rPr>
          <w:noProof/>
          <w:webHidden/>
        </w:rPr>
        <w:fldChar w:fldCharType="separate"/>
      </w:r>
      <w:ins w:id="228" w:author="Kostiantyn Kudriavtsev" w:date="2016-09-13T14:58:00Z">
        <w:r>
          <w:rPr>
            <w:noProof/>
            <w:webHidden/>
          </w:rPr>
          <w:t>35</w:t>
        </w:r>
        <w:r>
          <w:rPr>
            <w:noProof/>
            <w:webHidden/>
          </w:rPr>
          <w:fldChar w:fldCharType="end"/>
        </w:r>
        <w:r w:rsidRPr="00574E1D">
          <w:rPr>
            <w:rStyle w:val="Hyperlink"/>
            <w:noProof/>
          </w:rPr>
          <w:fldChar w:fldCharType="end"/>
        </w:r>
      </w:ins>
    </w:p>
    <w:p w14:paraId="3E1DEB22" w14:textId="77777777" w:rsidR="002E3298" w:rsidDel="00B2416E" w:rsidRDefault="002E3298">
      <w:pPr>
        <w:pStyle w:val="TOC1"/>
        <w:tabs>
          <w:tab w:val="left" w:pos="400"/>
          <w:tab w:val="right" w:leader="dot" w:pos="9347"/>
        </w:tabs>
        <w:rPr>
          <w:del w:id="229" w:author="Kostiantyn Kudriavtsev" w:date="2016-09-13T14:58:00Z"/>
          <w:rFonts w:asciiTheme="minorHAnsi" w:eastAsiaTheme="minorEastAsia" w:hAnsiTheme="minorHAnsi" w:cstheme="minorBidi"/>
          <w:bCs w:val="0"/>
          <w:caps w:val="0"/>
          <w:noProof/>
          <w:color w:val="auto"/>
          <w:sz w:val="22"/>
          <w:szCs w:val="22"/>
        </w:rPr>
      </w:pPr>
      <w:del w:id="230" w:author="Kostiantyn Kudriavtsev" w:date="2016-09-13T14:58:00Z">
        <w:r w:rsidRPr="00B2416E" w:rsidDel="00B2416E">
          <w:rPr>
            <w:rStyle w:val="Hyperlink"/>
            <w:noProof/>
            <w:rPrChange w:id="231" w:author="Kostiantyn Kudriavtsev" w:date="2016-09-13T14:58:00Z">
              <w:rPr>
                <w:rStyle w:val="Hyperlink"/>
                <w:noProof/>
              </w:rPr>
            </w:rPrChange>
          </w:rPr>
          <w:delText>1</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232" w:author="Kostiantyn Kudriavtsev" w:date="2016-09-13T14:58:00Z">
              <w:rPr>
                <w:rStyle w:val="Hyperlink"/>
                <w:noProof/>
              </w:rPr>
            </w:rPrChange>
          </w:rPr>
          <w:delText>Executive Summary</w:delText>
        </w:r>
        <w:r w:rsidDel="00B2416E">
          <w:rPr>
            <w:noProof/>
            <w:webHidden/>
          </w:rPr>
          <w:tab/>
        </w:r>
        <w:r w:rsidR="00B2416E" w:rsidDel="00B2416E">
          <w:rPr>
            <w:noProof/>
            <w:webHidden/>
          </w:rPr>
          <w:delText>5</w:delText>
        </w:r>
      </w:del>
    </w:p>
    <w:p w14:paraId="1CD249C6" w14:textId="77777777" w:rsidR="002E3298" w:rsidDel="00B2416E" w:rsidRDefault="002E3298">
      <w:pPr>
        <w:pStyle w:val="TOC1"/>
        <w:tabs>
          <w:tab w:val="left" w:pos="400"/>
          <w:tab w:val="right" w:leader="dot" w:pos="9347"/>
        </w:tabs>
        <w:rPr>
          <w:del w:id="233" w:author="Kostiantyn Kudriavtsev" w:date="2016-09-13T14:58:00Z"/>
          <w:rFonts w:asciiTheme="minorHAnsi" w:eastAsiaTheme="minorEastAsia" w:hAnsiTheme="minorHAnsi" w:cstheme="minorBidi"/>
          <w:bCs w:val="0"/>
          <w:caps w:val="0"/>
          <w:noProof/>
          <w:color w:val="auto"/>
          <w:sz w:val="22"/>
          <w:szCs w:val="22"/>
        </w:rPr>
      </w:pPr>
      <w:del w:id="234" w:author="Kostiantyn Kudriavtsev" w:date="2016-09-13T14:58:00Z">
        <w:r w:rsidRPr="00B2416E" w:rsidDel="00B2416E">
          <w:rPr>
            <w:rStyle w:val="Hyperlink"/>
            <w:noProof/>
            <w:rPrChange w:id="235" w:author="Kostiantyn Kudriavtsev" w:date="2016-09-13T14:58:00Z">
              <w:rPr>
                <w:rStyle w:val="Hyperlink"/>
                <w:noProof/>
              </w:rPr>
            </w:rPrChange>
          </w:rPr>
          <w:delText>2</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236" w:author="Kostiantyn Kudriavtsev" w:date="2016-09-13T14:58:00Z">
              <w:rPr>
                <w:rStyle w:val="Hyperlink"/>
                <w:noProof/>
              </w:rPr>
            </w:rPrChange>
          </w:rPr>
          <w:delText>Introduction</w:delText>
        </w:r>
        <w:r w:rsidDel="00B2416E">
          <w:rPr>
            <w:noProof/>
            <w:webHidden/>
          </w:rPr>
          <w:tab/>
        </w:r>
        <w:r w:rsidR="00B2416E" w:rsidDel="00B2416E">
          <w:rPr>
            <w:noProof/>
            <w:webHidden/>
          </w:rPr>
          <w:delText>6</w:delText>
        </w:r>
      </w:del>
    </w:p>
    <w:p w14:paraId="4A650347" w14:textId="77777777" w:rsidR="002E3298" w:rsidDel="00B2416E" w:rsidRDefault="002E3298">
      <w:pPr>
        <w:pStyle w:val="TOC2"/>
        <w:tabs>
          <w:tab w:val="right" w:leader="dot" w:pos="9347"/>
        </w:tabs>
        <w:rPr>
          <w:del w:id="237" w:author="Kostiantyn Kudriavtsev" w:date="2016-09-13T14:58:00Z"/>
          <w:rFonts w:asciiTheme="minorHAnsi" w:eastAsiaTheme="minorEastAsia" w:hAnsiTheme="minorHAnsi" w:cstheme="minorBidi"/>
          <w:caps w:val="0"/>
          <w:noProof/>
          <w:color w:val="auto"/>
          <w:sz w:val="22"/>
          <w:szCs w:val="22"/>
        </w:rPr>
      </w:pPr>
      <w:del w:id="238" w:author="Kostiantyn Kudriavtsev" w:date="2016-09-13T14:58:00Z">
        <w:r w:rsidRPr="00B2416E" w:rsidDel="00B2416E">
          <w:rPr>
            <w:rStyle w:val="Hyperlink"/>
            <w:noProof/>
            <w:rPrChange w:id="239" w:author="Kostiantyn Kudriavtsev" w:date="2016-09-13T14:58:00Z">
              <w:rPr>
                <w:rStyle w:val="Hyperlink"/>
                <w:noProof/>
              </w:rPr>
            </w:rPrChange>
          </w:rPr>
          <w:delText>Definitions, Acronyms, Abbreviations</w:delText>
        </w:r>
        <w:r w:rsidDel="00B2416E">
          <w:rPr>
            <w:noProof/>
            <w:webHidden/>
          </w:rPr>
          <w:tab/>
        </w:r>
        <w:r w:rsidR="00B2416E" w:rsidDel="00B2416E">
          <w:rPr>
            <w:noProof/>
            <w:webHidden/>
          </w:rPr>
          <w:delText>6</w:delText>
        </w:r>
      </w:del>
    </w:p>
    <w:p w14:paraId="203B862C" w14:textId="77777777" w:rsidR="002E3298" w:rsidDel="00B2416E" w:rsidRDefault="002E3298">
      <w:pPr>
        <w:pStyle w:val="TOC2"/>
        <w:tabs>
          <w:tab w:val="right" w:leader="dot" w:pos="9347"/>
        </w:tabs>
        <w:rPr>
          <w:del w:id="240" w:author="Kostiantyn Kudriavtsev" w:date="2016-09-13T14:58:00Z"/>
          <w:rFonts w:asciiTheme="minorHAnsi" w:eastAsiaTheme="minorEastAsia" w:hAnsiTheme="minorHAnsi" w:cstheme="minorBidi"/>
          <w:caps w:val="0"/>
          <w:noProof/>
          <w:color w:val="auto"/>
          <w:sz w:val="22"/>
          <w:szCs w:val="22"/>
        </w:rPr>
      </w:pPr>
      <w:del w:id="241" w:author="Kostiantyn Kudriavtsev" w:date="2016-09-13T14:58:00Z">
        <w:r w:rsidRPr="00B2416E" w:rsidDel="00B2416E">
          <w:rPr>
            <w:rStyle w:val="Hyperlink"/>
            <w:noProof/>
            <w:rPrChange w:id="242" w:author="Kostiantyn Kudriavtsev" w:date="2016-09-13T14:58:00Z">
              <w:rPr>
                <w:rStyle w:val="Hyperlink"/>
                <w:noProof/>
              </w:rPr>
            </w:rPrChange>
          </w:rPr>
          <w:delText>Purpose</w:delText>
        </w:r>
        <w:r w:rsidDel="00B2416E">
          <w:rPr>
            <w:noProof/>
            <w:webHidden/>
          </w:rPr>
          <w:tab/>
        </w:r>
        <w:r w:rsidR="00B2416E" w:rsidDel="00B2416E">
          <w:rPr>
            <w:noProof/>
            <w:webHidden/>
          </w:rPr>
          <w:delText>6</w:delText>
        </w:r>
      </w:del>
    </w:p>
    <w:p w14:paraId="2697157C" w14:textId="77777777" w:rsidR="002E3298" w:rsidDel="00B2416E" w:rsidRDefault="002E3298">
      <w:pPr>
        <w:pStyle w:val="TOC3"/>
        <w:tabs>
          <w:tab w:val="left" w:pos="1200"/>
          <w:tab w:val="right" w:leader="dot" w:pos="9347"/>
        </w:tabs>
        <w:rPr>
          <w:del w:id="243" w:author="Kostiantyn Kudriavtsev" w:date="2016-09-13T14:58:00Z"/>
          <w:rFonts w:asciiTheme="minorHAnsi" w:eastAsiaTheme="minorEastAsia" w:hAnsiTheme="minorHAnsi" w:cstheme="minorBidi"/>
          <w:iCs w:val="0"/>
          <w:noProof/>
          <w:color w:val="auto"/>
          <w:sz w:val="22"/>
          <w:szCs w:val="22"/>
        </w:rPr>
      </w:pPr>
      <w:del w:id="244" w:author="Kostiantyn Kudriavtsev" w:date="2016-09-13T14:58:00Z">
        <w:r w:rsidRPr="00B2416E" w:rsidDel="00B2416E">
          <w:rPr>
            <w:rStyle w:val="Hyperlink"/>
            <w:noProof/>
            <w:rPrChange w:id="245" w:author="Kostiantyn Kudriavtsev" w:date="2016-09-13T14:58:00Z">
              <w:rPr>
                <w:rStyle w:val="Hyperlink"/>
                <w:noProof/>
              </w:rPr>
            </w:rPrChange>
          </w:rPr>
          <w:delText>2.1.1</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246" w:author="Kostiantyn Kudriavtsev" w:date="2016-09-13T14:58:00Z">
              <w:rPr>
                <w:rStyle w:val="Hyperlink"/>
                <w:noProof/>
              </w:rPr>
            </w:rPrChange>
          </w:rPr>
          <w:delText>Stakeholders</w:delText>
        </w:r>
        <w:r w:rsidDel="00B2416E">
          <w:rPr>
            <w:noProof/>
            <w:webHidden/>
          </w:rPr>
          <w:tab/>
        </w:r>
        <w:r w:rsidR="00B2416E" w:rsidDel="00B2416E">
          <w:rPr>
            <w:noProof/>
            <w:webHidden/>
          </w:rPr>
          <w:delText>6</w:delText>
        </w:r>
      </w:del>
    </w:p>
    <w:p w14:paraId="0D20052D" w14:textId="77777777" w:rsidR="002E3298" w:rsidDel="00B2416E" w:rsidRDefault="002E3298">
      <w:pPr>
        <w:pStyle w:val="TOC3"/>
        <w:tabs>
          <w:tab w:val="left" w:pos="1200"/>
          <w:tab w:val="right" w:leader="dot" w:pos="9347"/>
        </w:tabs>
        <w:rPr>
          <w:del w:id="247" w:author="Kostiantyn Kudriavtsev" w:date="2016-09-13T14:58:00Z"/>
          <w:rFonts w:asciiTheme="minorHAnsi" w:eastAsiaTheme="minorEastAsia" w:hAnsiTheme="minorHAnsi" w:cstheme="minorBidi"/>
          <w:iCs w:val="0"/>
          <w:noProof/>
          <w:color w:val="auto"/>
          <w:sz w:val="22"/>
          <w:szCs w:val="22"/>
        </w:rPr>
      </w:pPr>
      <w:del w:id="248" w:author="Kostiantyn Kudriavtsev" w:date="2016-09-13T14:58:00Z">
        <w:r w:rsidRPr="00B2416E" w:rsidDel="00B2416E">
          <w:rPr>
            <w:rStyle w:val="Hyperlink"/>
            <w:noProof/>
            <w:rPrChange w:id="249" w:author="Kostiantyn Kudriavtsev" w:date="2016-09-13T14:58:00Z">
              <w:rPr>
                <w:rStyle w:val="Hyperlink"/>
                <w:noProof/>
              </w:rPr>
            </w:rPrChange>
          </w:rPr>
          <w:delText>2.1.2</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250" w:author="Kostiantyn Kudriavtsev" w:date="2016-09-13T14:58:00Z">
              <w:rPr>
                <w:rStyle w:val="Hyperlink"/>
                <w:noProof/>
              </w:rPr>
            </w:rPrChange>
          </w:rPr>
          <w:delText>GOALS</w:delText>
        </w:r>
        <w:r w:rsidDel="00B2416E">
          <w:rPr>
            <w:noProof/>
            <w:webHidden/>
          </w:rPr>
          <w:tab/>
        </w:r>
        <w:r w:rsidR="00B2416E" w:rsidDel="00B2416E">
          <w:rPr>
            <w:noProof/>
            <w:webHidden/>
          </w:rPr>
          <w:delText>6</w:delText>
        </w:r>
      </w:del>
    </w:p>
    <w:p w14:paraId="20733BA2" w14:textId="77777777" w:rsidR="002E3298" w:rsidDel="00B2416E" w:rsidRDefault="002E3298">
      <w:pPr>
        <w:pStyle w:val="TOC3"/>
        <w:tabs>
          <w:tab w:val="left" w:pos="1200"/>
          <w:tab w:val="right" w:leader="dot" w:pos="9347"/>
        </w:tabs>
        <w:rPr>
          <w:del w:id="251" w:author="Kostiantyn Kudriavtsev" w:date="2016-09-13T14:58:00Z"/>
          <w:rFonts w:asciiTheme="minorHAnsi" w:eastAsiaTheme="minorEastAsia" w:hAnsiTheme="minorHAnsi" w:cstheme="minorBidi"/>
          <w:iCs w:val="0"/>
          <w:noProof/>
          <w:color w:val="auto"/>
          <w:sz w:val="22"/>
          <w:szCs w:val="22"/>
        </w:rPr>
      </w:pPr>
      <w:del w:id="252" w:author="Kostiantyn Kudriavtsev" w:date="2016-09-13T14:58:00Z">
        <w:r w:rsidRPr="00B2416E" w:rsidDel="00B2416E">
          <w:rPr>
            <w:rStyle w:val="Hyperlink"/>
            <w:noProof/>
            <w:rPrChange w:id="253" w:author="Kostiantyn Kudriavtsev" w:date="2016-09-13T14:58:00Z">
              <w:rPr>
                <w:rStyle w:val="Hyperlink"/>
                <w:noProof/>
              </w:rPr>
            </w:rPrChange>
          </w:rPr>
          <w:delText>2.1.3</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254" w:author="Kostiantyn Kudriavtsev" w:date="2016-09-13T14:58:00Z">
              <w:rPr>
                <w:rStyle w:val="Hyperlink"/>
                <w:noProof/>
              </w:rPr>
            </w:rPrChange>
          </w:rPr>
          <w:delText>SCOPE</w:delText>
        </w:r>
        <w:r w:rsidDel="00B2416E">
          <w:rPr>
            <w:noProof/>
            <w:webHidden/>
          </w:rPr>
          <w:tab/>
        </w:r>
        <w:r w:rsidR="00B2416E" w:rsidDel="00B2416E">
          <w:rPr>
            <w:noProof/>
            <w:webHidden/>
          </w:rPr>
          <w:delText>7</w:delText>
        </w:r>
      </w:del>
    </w:p>
    <w:p w14:paraId="7FC376BC" w14:textId="77777777" w:rsidR="002E3298" w:rsidDel="00B2416E" w:rsidRDefault="002E3298">
      <w:pPr>
        <w:pStyle w:val="TOC3"/>
        <w:tabs>
          <w:tab w:val="left" w:pos="1200"/>
          <w:tab w:val="right" w:leader="dot" w:pos="9347"/>
        </w:tabs>
        <w:rPr>
          <w:del w:id="255" w:author="Kostiantyn Kudriavtsev" w:date="2016-09-13T14:58:00Z"/>
          <w:rFonts w:asciiTheme="minorHAnsi" w:eastAsiaTheme="minorEastAsia" w:hAnsiTheme="minorHAnsi" w:cstheme="minorBidi"/>
          <w:iCs w:val="0"/>
          <w:noProof/>
          <w:color w:val="auto"/>
          <w:sz w:val="22"/>
          <w:szCs w:val="22"/>
        </w:rPr>
      </w:pPr>
      <w:del w:id="256" w:author="Kostiantyn Kudriavtsev" w:date="2016-09-13T14:58:00Z">
        <w:r w:rsidRPr="00B2416E" w:rsidDel="00B2416E">
          <w:rPr>
            <w:rStyle w:val="Hyperlink"/>
            <w:noProof/>
            <w:rPrChange w:id="257" w:author="Kostiantyn Kudriavtsev" w:date="2016-09-13T14:58:00Z">
              <w:rPr>
                <w:rStyle w:val="Hyperlink"/>
                <w:noProof/>
              </w:rPr>
            </w:rPrChange>
          </w:rPr>
          <w:delText>2.1.4</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258" w:author="Kostiantyn Kudriavtsev" w:date="2016-09-13T14:58:00Z">
              <w:rPr>
                <w:rStyle w:val="Hyperlink"/>
                <w:noProof/>
              </w:rPr>
            </w:rPrChange>
          </w:rPr>
          <w:delText>MAJOR BUSINESS DRIVERS</w:delText>
        </w:r>
        <w:r w:rsidDel="00B2416E">
          <w:rPr>
            <w:noProof/>
            <w:webHidden/>
          </w:rPr>
          <w:tab/>
        </w:r>
        <w:r w:rsidR="00B2416E" w:rsidDel="00B2416E">
          <w:rPr>
            <w:noProof/>
            <w:webHidden/>
          </w:rPr>
          <w:delText>7</w:delText>
        </w:r>
      </w:del>
    </w:p>
    <w:p w14:paraId="08AF160B" w14:textId="77777777" w:rsidR="002E3298" w:rsidDel="00B2416E" w:rsidRDefault="002E3298">
      <w:pPr>
        <w:pStyle w:val="TOC1"/>
        <w:tabs>
          <w:tab w:val="left" w:pos="400"/>
          <w:tab w:val="right" w:leader="dot" w:pos="9347"/>
        </w:tabs>
        <w:rPr>
          <w:del w:id="259" w:author="Kostiantyn Kudriavtsev" w:date="2016-09-13T14:58:00Z"/>
          <w:rFonts w:asciiTheme="minorHAnsi" w:eastAsiaTheme="minorEastAsia" w:hAnsiTheme="minorHAnsi" w:cstheme="minorBidi"/>
          <w:bCs w:val="0"/>
          <w:caps w:val="0"/>
          <w:noProof/>
          <w:color w:val="auto"/>
          <w:sz w:val="22"/>
          <w:szCs w:val="22"/>
        </w:rPr>
      </w:pPr>
      <w:del w:id="260" w:author="Kostiantyn Kudriavtsev" w:date="2016-09-13T14:58:00Z">
        <w:r w:rsidRPr="00B2416E" w:rsidDel="00B2416E">
          <w:rPr>
            <w:rStyle w:val="Hyperlink"/>
            <w:noProof/>
            <w:rPrChange w:id="261" w:author="Kostiantyn Kudriavtsev" w:date="2016-09-13T14:58:00Z">
              <w:rPr>
                <w:rStyle w:val="Hyperlink"/>
                <w:noProof/>
              </w:rPr>
            </w:rPrChange>
          </w:rPr>
          <w:delText>3</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262" w:author="Kostiantyn Kudriavtsev" w:date="2016-09-13T14:58:00Z">
              <w:rPr>
                <w:rStyle w:val="Hyperlink"/>
                <w:noProof/>
              </w:rPr>
            </w:rPrChange>
          </w:rPr>
          <w:delText>Requirements</w:delText>
        </w:r>
        <w:r w:rsidDel="00B2416E">
          <w:rPr>
            <w:noProof/>
            <w:webHidden/>
          </w:rPr>
          <w:tab/>
        </w:r>
        <w:r w:rsidR="00B2416E" w:rsidDel="00B2416E">
          <w:rPr>
            <w:noProof/>
            <w:webHidden/>
          </w:rPr>
          <w:delText>9</w:delText>
        </w:r>
      </w:del>
    </w:p>
    <w:p w14:paraId="3FED4E55" w14:textId="77777777" w:rsidR="002E3298" w:rsidDel="00B2416E" w:rsidRDefault="002E3298">
      <w:pPr>
        <w:pStyle w:val="TOC2"/>
        <w:tabs>
          <w:tab w:val="right" w:leader="dot" w:pos="9347"/>
        </w:tabs>
        <w:rPr>
          <w:del w:id="263" w:author="Kostiantyn Kudriavtsev" w:date="2016-09-13T14:58:00Z"/>
          <w:rFonts w:asciiTheme="minorHAnsi" w:eastAsiaTheme="minorEastAsia" w:hAnsiTheme="minorHAnsi" w:cstheme="minorBidi"/>
          <w:caps w:val="0"/>
          <w:noProof/>
          <w:color w:val="auto"/>
          <w:sz w:val="22"/>
          <w:szCs w:val="22"/>
        </w:rPr>
      </w:pPr>
      <w:del w:id="264" w:author="Kostiantyn Kudriavtsev" w:date="2016-09-13T14:58:00Z">
        <w:r w:rsidRPr="00B2416E" w:rsidDel="00B2416E">
          <w:rPr>
            <w:rStyle w:val="Hyperlink"/>
            <w:noProof/>
            <w:rPrChange w:id="265" w:author="Kostiantyn Kudriavtsev" w:date="2016-09-13T14:58:00Z">
              <w:rPr>
                <w:rStyle w:val="Hyperlink"/>
                <w:noProof/>
              </w:rPr>
            </w:rPrChange>
          </w:rPr>
          <w:delText>Stakeholders</w:delText>
        </w:r>
        <w:r w:rsidDel="00B2416E">
          <w:rPr>
            <w:noProof/>
            <w:webHidden/>
          </w:rPr>
          <w:tab/>
        </w:r>
        <w:r w:rsidR="00B2416E" w:rsidDel="00B2416E">
          <w:rPr>
            <w:noProof/>
            <w:webHidden/>
          </w:rPr>
          <w:delText>9</w:delText>
        </w:r>
      </w:del>
    </w:p>
    <w:p w14:paraId="0DE2DE69" w14:textId="77777777" w:rsidR="002E3298" w:rsidDel="00B2416E" w:rsidRDefault="002E3298">
      <w:pPr>
        <w:pStyle w:val="TOC2"/>
        <w:tabs>
          <w:tab w:val="right" w:leader="dot" w:pos="9347"/>
        </w:tabs>
        <w:rPr>
          <w:del w:id="266" w:author="Kostiantyn Kudriavtsev" w:date="2016-09-13T14:58:00Z"/>
          <w:rFonts w:asciiTheme="minorHAnsi" w:eastAsiaTheme="minorEastAsia" w:hAnsiTheme="minorHAnsi" w:cstheme="minorBidi"/>
          <w:caps w:val="0"/>
          <w:noProof/>
          <w:color w:val="auto"/>
          <w:sz w:val="22"/>
          <w:szCs w:val="22"/>
        </w:rPr>
      </w:pPr>
      <w:del w:id="267" w:author="Kostiantyn Kudriavtsev" w:date="2016-09-13T14:58:00Z">
        <w:r w:rsidRPr="00B2416E" w:rsidDel="00B2416E">
          <w:rPr>
            <w:rStyle w:val="Hyperlink"/>
            <w:noProof/>
            <w:rPrChange w:id="268" w:author="Kostiantyn Kudriavtsev" w:date="2016-09-13T14:58:00Z">
              <w:rPr>
                <w:rStyle w:val="Hyperlink"/>
                <w:noProof/>
              </w:rPr>
            </w:rPrChange>
          </w:rPr>
          <w:delText>Functional requirements</w:delText>
        </w:r>
        <w:r w:rsidDel="00B2416E">
          <w:rPr>
            <w:noProof/>
            <w:webHidden/>
          </w:rPr>
          <w:tab/>
        </w:r>
        <w:r w:rsidR="00B2416E" w:rsidDel="00B2416E">
          <w:rPr>
            <w:noProof/>
            <w:webHidden/>
          </w:rPr>
          <w:delText>10</w:delText>
        </w:r>
      </w:del>
    </w:p>
    <w:p w14:paraId="537B1937" w14:textId="77777777" w:rsidR="002E3298" w:rsidDel="00B2416E" w:rsidRDefault="002E3298">
      <w:pPr>
        <w:pStyle w:val="TOC3"/>
        <w:tabs>
          <w:tab w:val="left" w:pos="1200"/>
          <w:tab w:val="right" w:leader="dot" w:pos="9347"/>
        </w:tabs>
        <w:rPr>
          <w:del w:id="269" w:author="Kostiantyn Kudriavtsev" w:date="2016-09-13T14:58:00Z"/>
          <w:rFonts w:asciiTheme="minorHAnsi" w:eastAsiaTheme="minorEastAsia" w:hAnsiTheme="minorHAnsi" w:cstheme="minorBidi"/>
          <w:iCs w:val="0"/>
          <w:noProof/>
          <w:color w:val="auto"/>
          <w:sz w:val="22"/>
          <w:szCs w:val="22"/>
        </w:rPr>
      </w:pPr>
      <w:del w:id="270" w:author="Kostiantyn Kudriavtsev" w:date="2016-09-13T14:58:00Z">
        <w:r w:rsidRPr="00B2416E" w:rsidDel="00B2416E">
          <w:rPr>
            <w:rStyle w:val="Hyperlink"/>
            <w:noProof/>
            <w:rPrChange w:id="271" w:author="Kostiantyn Kudriavtsev" w:date="2016-09-13T14:58:00Z">
              <w:rPr>
                <w:rStyle w:val="Hyperlink"/>
                <w:noProof/>
              </w:rPr>
            </w:rPrChange>
          </w:rPr>
          <w:delText>3.1.1</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272" w:author="Kostiantyn Kudriavtsev" w:date="2016-09-13T14:58:00Z">
              <w:rPr>
                <w:rStyle w:val="Hyperlink"/>
                <w:noProof/>
              </w:rPr>
            </w:rPrChange>
          </w:rPr>
          <w:delText>Roles in the system</w:delText>
        </w:r>
        <w:r w:rsidDel="00B2416E">
          <w:rPr>
            <w:noProof/>
            <w:webHidden/>
          </w:rPr>
          <w:tab/>
        </w:r>
        <w:r w:rsidR="00B2416E" w:rsidDel="00B2416E">
          <w:rPr>
            <w:noProof/>
            <w:webHidden/>
          </w:rPr>
          <w:delText>10</w:delText>
        </w:r>
      </w:del>
    </w:p>
    <w:p w14:paraId="3483403A" w14:textId="77777777" w:rsidR="002E3298" w:rsidDel="00B2416E" w:rsidRDefault="002E3298">
      <w:pPr>
        <w:pStyle w:val="TOC3"/>
        <w:tabs>
          <w:tab w:val="left" w:pos="1200"/>
          <w:tab w:val="right" w:leader="dot" w:pos="9347"/>
        </w:tabs>
        <w:rPr>
          <w:del w:id="273" w:author="Kostiantyn Kudriavtsev" w:date="2016-09-13T14:58:00Z"/>
          <w:rFonts w:asciiTheme="minorHAnsi" w:eastAsiaTheme="minorEastAsia" w:hAnsiTheme="minorHAnsi" w:cstheme="minorBidi"/>
          <w:iCs w:val="0"/>
          <w:noProof/>
          <w:color w:val="auto"/>
          <w:sz w:val="22"/>
          <w:szCs w:val="22"/>
        </w:rPr>
      </w:pPr>
      <w:del w:id="274" w:author="Kostiantyn Kudriavtsev" w:date="2016-09-13T14:58:00Z">
        <w:r w:rsidRPr="00B2416E" w:rsidDel="00B2416E">
          <w:rPr>
            <w:rStyle w:val="Hyperlink"/>
            <w:noProof/>
            <w:rPrChange w:id="275" w:author="Kostiantyn Kudriavtsev" w:date="2016-09-13T14:58:00Z">
              <w:rPr>
                <w:rStyle w:val="Hyperlink"/>
                <w:noProof/>
              </w:rPr>
            </w:rPrChange>
          </w:rPr>
          <w:delText>3.1.2</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276" w:author="Kostiantyn Kudriavtsev" w:date="2016-09-13T14:58:00Z">
              <w:rPr>
                <w:rStyle w:val="Hyperlink"/>
                <w:noProof/>
              </w:rPr>
            </w:rPrChange>
          </w:rPr>
          <w:delText>Web UI wireframe</w:delText>
        </w:r>
        <w:r w:rsidDel="00B2416E">
          <w:rPr>
            <w:noProof/>
            <w:webHidden/>
          </w:rPr>
          <w:tab/>
        </w:r>
        <w:r w:rsidR="00B2416E" w:rsidDel="00B2416E">
          <w:rPr>
            <w:noProof/>
            <w:webHidden/>
          </w:rPr>
          <w:delText>10</w:delText>
        </w:r>
      </w:del>
    </w:p>
    <w:p w14:paraId="2A43C478" w14:textId="77777777" w:rsidR="002E3298" w:rsidDel="00B2416E" w:rsidRDefault="002E3298">
      <w:pPr>
        <w:pStyle w:val="TOC2"/>
        <w:tabs>
          <w:tab w:val="right" w:leader="dot" w:pos="9347"/>
        </w:tabs>
        <w:rPr>
          <w:del w:id="277" w:author="Kostiantyn Kudriavtsev" w:date="2016-09-13T14:58:00Z"/>
          <w:rFonts w:asciiTheme="minorHAnsi" w:eastAsiaTheme="minorEastAsia" w:hAnsiTheme="minorHAnsi" w:cstheme="minorBidi"/>
          <w:caps w:val="0"/>
          <w:noProof/>
          <w:color w:val="auto"/>
          <w:sz w:val="22"/>
          <w:szCs w:val="22"/>
        </w:rPr>
      </w:pPr>
      <w:del w:id="278" w:author="Kostiantyn Kudriavtsev" w:date="2016-09-13T14:58:00Z">
        <w:r w:rsidRPr="00B2416E" w:rsidDel="00B2416E">
          <w:rPr>
            <w:rStyle w:val="Hyperlink"/>
            <w:noProof/>
            <w:rPrChange w:id="279" w:author="Kostiantyn Kudriavtsev" w:date="2016-09-13T14:58:00Z">
              <w:rPr>
                <w:rStyle w:val="Hyperlink"/>
                <w:noProof/>
              </w:rPr>
            </w:rPrChange>
          </w:rPr>
          <w:delText>Non-functional requirements</w:delText>
        </w:r>
        <w:r w:rsidDel="00B2416E">
          <w:rPr>
            <w:noProof/>
            <w:webHidden/>
          </w:rPr>
          <w:tab/>
        </w:r>
        <w:r w:rsidR="00B2416E" w:rsidDel="00B2416E">
          <w:rPr>
            <w:noProof/>
            <w:webHidden/>
          </w:rPr>
          <w:delText>14</w:delText>
        </w:r>
      </w:del>
    </w:p>
    <w:p w14:paraId="04D4E971" w14:textId="77777777" w:rsidR="002E3298" w:rsidDel="00B2416E" w:rsidRDefault="002E3298">
      <w:pPr>
        <w:pStyle w:val="TOC3"/>
        <w:tabs>
          <w:tab w:val="left" w:pos="1200"/>
          <w:tab w:val="right" w:leader="dot" w:pos="9347"/>
        </w:tabs>
        <w:rPr>
          <w:del w:id="280" w:author="Kostiantyn Kudriavtsev" w:date="2016-09-13T14:58:00Z"/>
          <w:rFonts w:asciiTheme="minorHAnsi" w:eastAsiaTheme="minorEastAsia" w:hAnsiTheme="minorHAnsi" w:cstheme="minorBidi"/>
          <w:iCs w:val="0"/>
          <w:noProof/>
          <w:color w:val="auto"/>
          <w:sz w:val="22"/>
          <w:szCs w:val="22"/>
        </w:rPr>
      </w:pPr>
      <w:del w:id="281" w:author="Kostiantyn Kudriavtsev" w:date="2016-09-13T14:58:00Z">
        <w:r w:rsidRPr="00B2416E" w:rsidDel="00B2416E">
          <w:rPr>
            <w:rStyle w:val="Hyperlink"/>
            <w:noProof/>
            <w:rPrChange w:id="282" w:author="Kostiantyn Kudriavtsev" w:date="2016-09-13T14:58:00Z">
              <w:rPr>
                <w:rStyle w:val="Hyperlink"/>
                <w:noProof/>
              </w:rPr>
            </w:rPrChange>
          </w:rPr>
          <w:delText>3.1.3</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283" w:author="Kostiantyn Kudriavtsev" w:date="2016-09-13T14:58:00Z">
              <w:rPr>
                <w:rStyle w:val="Hyperlink"/>
                <w:noProof/>
              </w:rPr>
            </w:rPrChange>
          </w:rPr>
          <w:delText>Self service: UI</w:delText>
        </w:r>
        <w:r w:rsidDel="00B2416E">
          <w:rPr>
            <w:noProof/>
            <w:webHidden/>
          </w:rPr>
          <w:tab/>
        </w:r>
        <w:r w:rsidR="00B2416E" w:rsidDel="00B2416E">
          <w:rPr>
            <w:noProof/>
            <w:webHidden/>
          </w:rPr>
          <w:delText>14</w:delText>
        </w:r>
      </w:del>
    </w:p>
    <w:p w14:paraId="770C5037" w14:textId="77777777" w:rsidR="002E3298" w:rsidDel="00B2416E" w:rsidRDefault="002E3298">
      <w:pPr>
        <w:pStyle w:val="TOC2"/>
        <w:tabs>
          <w:tab w:val="right" w:leader="dot" w:pos="9347"/>
        </w:tabs>
        <w:rPr>
          <w:del w:id="284" w:author="Kostiantyn Kudriavtsev" w:date="2016-09-13T14:58:00Z"/>
          <w:rFonts w:asciiTheme="minorHAnsi" w:eastAsiaTheme="minorEastAsia" w:hAnsiTheme="minorHAnsi" w:cstheme="minorBidi"/>
          <w:caps w:val="0"/>
          <w:noProof/>
          <w:color w:val="auto"/>
          <w:sz w:val="22"/>
          <w:szCs w:val="22"/>
        </w:rPr>
      </w:pPr>
      <w:del w:id="285" w:author="Kostiantyn Kudriavtsev" w:date="2016-09-13T14:58:00Z">
        <w:r w:rsidRPr="00B2416E" w:rsidDel="00B2416E">
          <w:rPr>
            <w:rStyle w:val="Hyperlink"/>
            <w:noProof/>
            <w:rPrChange w:id="286" w:author="Kostiantyn Kudriavtsev" w:date="2016-09-13T14:58:00Z">
              <w:rPr>
                <w:rStyle w:val="Hyperlink"/>
                <w:noProof/>
              </w:rPr>
            </w:rPrChange>
          </w:rPr>
          <w:delText>Constraints</w:delText>
        </w:r>
        <w:r w:rsidDel="00B2416E">
          <w:rPr>
            <w:noProof/>
            <w:webHidden/>
          </w:rPr>
          <w:tab/>
        </w:r>
        <w:r w:rsidR="00B2416E" w:rsidDel="00B2416E">
          <w:rPr>
            <w:noProof/>
            <w:webHidden/>
          </w:rPr>
          <w:delText>14</w:delText>
        </w:r>
      </w:del>
    </w:p>
    <w:p w14:paraId="2E6E48B7" w14:textId="77777777" w:rsidR="002E3298" w:rsidDel="00B2416E" w:rsidRDefault="002E3298">
      <w:pPr>
        <w:pStyle w:val="TOC2"/>
        <w:tabs>
          <w:tab w:val="right" w:leader="dot" w:pos="9347"/>
        </w:tabs>
        <w:rPr>
          <w:del w:id="287" w:author="Kostiantyn Kudriavtsev" w:date="2016-09-13T14:58:00Z"/>
          <w:rFonts w:asciiTheme="minorHAnsi" w:eastAsiaTheme="minorEastAsia" w:hAnsiTheme="minorHAnsi" w:cstheme="minorBidi"/>
          <w:caps w:val="0"/>
          <w:noProof/>
          <w:color w:val="auto"/>
          <w:sz w:val="22"/>
          <w:szCs w:val="22"/>
        </w:rPr>
      </w:pPr>
      <w:del w:id="288" w:author="Kostiantyn Kudriavtsev" w:date="2016-09-13T14:58:00Z">
        <w:r w:rsidRPr="00B2416E" w:rsidDel="00B2416E">
          <w:rPr>
            <w:rStyle w:val="Hyperlink"/>
            <w:noProof/>
            <w:rPrChange w:id="289" w:author="Kostiantyn Kudriavtsev" w:date="2016-09-13T14:58:00Z">
              <w:rPr>
                <w:rStyle w:val="Hyperlink"/>
                <w:noProof/>
              </w:rPr>
            </w:rPrChange>
          </w:rPr>
          <w:delText>Assum</w:delText>
        </w:r>
        <w:r w:rsidRPr="00B2416E" w:rsidDel="00B2416E">
          <w:rPr>
            <w:rStyle w:val="Hyperlink"/>
            <w:noProof/>
            <w:rPrChange w:id="290" w:author="Kostiantyn Kudriavtsev" w:date="2016-09-13T14:58:00Z">
              <w:rPr>
                <w:rStyle w:val="Hyperlink"/>
                <w:noProof/>
              </w:rPr>
            </w:rPrChange>
          </w:rPr>
          <w:delText>p</w:delText>
        </w:r>
        <w:r w:rsidRPr="00B2416E" w:rsidDel="00B2416E">
          <w:rPr>
            <w:rStyle w:val="Hyperlink"/>
            <w:noProof/>
            <w:rPrChange w:id="291" w:author="Kostiantyn Kudriavtsev" w:date="2016-09-13T14:58:00Z">
              <w:rPr>
                <w:rStyle w:val="Hyperlink"/>
                <w:noProof/>
              </w:rPr>
            </w:rPrChange>
          </w:rPr>
          <w:delText>tions</w:delText>
        </w:r>
        <w:r w:rsidDel="00B2416E">
          <w:rPr>
            <w:noProof/>
            <w:webHidden/>
          </w:rPr>
          <w:tab/>
        </w:r>
        <w:r w:rsidR="00B2416E" w:rsidDel="00B2416E">
          <w:rPr>
            <w:noProof/>
            <w:webHidden/>
          </w:rPr>
          <w:delText>14</w:delText>
        </w:r>
      </w:del>
    </w:p>
    <w:p w14:paraId="57E85C56" w14:textId="77777777" w:rsidR="002E3298" w:rsidDel="00B2416E" w:rsidRDefault="002E3298">
      <w:pPr>
        <w:pStyle w:val="TOC2"/>
        <w:tabs>
          <w:tab w:val="right" w:leader="dot" w:pos="9347"/>
        </w:tabs>
        <w:rPr>
          <w:del w:id="292" w:author="Kostiantyn Kudriavtsev" w:date="2016-09-13T14:58:00Z"/>
          <w:rFonts w:asciiTheme="minorHAnsi" w:eastAsiaTheme="minorEastAsia" w:hAnsiTheme="minorHAnsi" w:cstheme="minorBidi"/>
          <w:caps w:val="0"/>
          <w:noProof/>
          <w:color w:val="auto"/>
          <w:sz w:val="22"/>
          <w:szCs w:val="22"/>
        </w:rPr>
      </w:pPr>
      <w:del w:id="293" w:author="Kostiantyn Kudriavtsev" w:date="2016-09-13T14:58:00Z">
        <w:r w:rsidRPr="00B2416E" w:rsidDel="00B2416E">
          <w:rPr>
            <w:rStyle w:val="Hyperlink"/>
            <w:noProof/>
            <w:rPrChange w:id="294" w:author="Kostiantyn Kudriavtsev" w:date="2016-09-13T14:58:00Z">
              <w:rPr>
                <w:rStyle w:val="Hyperlink"/>
                <w:noProof/>
              </w:rPr>
            </w:rPrChange>
          </w:rPr>
          <w:delText>Azure mapping</w:delText>
        </w:r>
        <w:r w:rsidDel="00B2416E">
          <w:rPr>
            <w:noProof/>
            <w:webHidden/>
          </w:rPr>
          <w:tab/>
        </w:r>
        <w:r w:rsidR="00B2416E" w:rsidDel="00B2416E">
          <w:rPr>
            <w:noProof/>
            <w:webHidden/>
          </w:rPr>
          <w:delText>16</w:delText>
        </w:r>
      </w:del>
    </w:p>
    <w:p w14:paraId="082B3081" w14:textId="77777777" w:rsidR="002E3298" w:rsidDel="00B2416E" w:rsidRDefault="002E3298">
      <w:pPr>
        <w:pStyle w:val="TOC1"/>
        <w:tabs>
          <w:tab w:val="left" w:pos="400"/>
          <w:tab w:val="right" w:leader="dot" w:pos="9347"/>
        </w:tabs>
        <w:rPr>
          <w:del w:id="295" w:author="Kostiantyn Kudriavtsev" w:date="2016-09-13T14:58:00Z"/>
          <w:rFonts w:asciiTheme="minorHAnsi" w:eastAsiaTheme="minorEastAsia" w:hAnsiTheme="minorHAnsi" w:cstheme="minorBidi"/>
          <w:bCs w:val="0"/>
          <w:caps w:val="0"/>
          <w:noProof/>
          <w:color w:val="auto"/>
          <w:sz w:val="22"/>
          <w:szCs w:val="22"/>
        </w:rPr>
      </w:pPr>
      <w:del w:id="296" w:author="Kostiantyn Kudriavtsev" w:date="2016-09-13T14:58:00Z">
        <w:r w:rsidRPr="00B2416E" w:rsidDel="00B2416E">
          <w:rPr>
            <w:rStyle w:val="Hyperlink"/>
            <w:noProof/>
            <w:rPrChange w:id="297" w:author="Kostiantyn Kudriavtsev" w:date="2016-09-13T14:58:00Z">
              <w:rPr>
                <w:rStyle w:val="Hyperlink"/>
                <w:noProof/>
              </w:rPr>
            </w:rPrChange>
          </w:rPr>
          <w:delText>4</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298" w:author="Kostiantyn Kudriavtsev" w:date="2016-09-13T14:58:00Z">
              <w:rPr>
                <w:rStyle w:val="Hyperlink"/>
                <w:noProof/>
              </w:rPr>
            </w:rPrChange>
          </w:rPr>
          <w:delText>Quality Attributes</w:delText>
        </w:r>
        <w:r w:rsidDel="00B2416E">
          <w:rPr>
            <w:noProof/>
            <w:webHidden/>
          </w:rPr>
          <w:tab/>
        </w:r>
        <w:r w:rsidR="00B2416E" w:rsidDel="00B2416E">
          <w:rPr>
            <w:noProof/>
            <w:webHidden/>
          </w:rPr>
          <w:delText>16</w:delText>
        </w:r>
      </w:del>
    </w:p>
    <w:p w14:paraId="7BF06F7F" w14:textId="77777777" w:rsidR="002E3298" w:rsidDel="00B2416E" w:rsidRDefault="002E3298">
      <w:pPr>
        <w:pStyle w:val="TOC2"/>
        <w:tabs>
          <w:tab w:val="right" w:leader="dot" w:pos="9347"/>
        </w:tabs>
        <w:rPr>
          <w:del w:id="299" w:author="Kostiantyn Kudriavtsev" w:date="2016-09-13T14:58:00Z"/>
          <w:rFonts w:asciiTheme="minorHAnsi" w:eastAsiaTheme="minorEastAsia" w:hAnsiTheme="minorHAnsi" w:cstheme="minorBidi"/>
          <w:caps w:val="0"/>
          <w:noProof/>
          <w:color w:val="auto"/>
          <w:sz w:val="22"/>
          <w:szCs w:val="22"/>
        </w:rPr>
      </w:pPr>
      <w:del w:id="300" w:author="Kostiantyn Kudriavtsev" w:date="2016-09-13T14:58:00Z">
        <w:r w:rsidRPr="00B2416E" w:rsidDel="00B2416E">
          <w:rPr>
            <w:rStyle w:val="Hyperlink"/>
            <w:noProof/>
            <w:rPrChange w:id="301" w:author="Kostiantyn Kudriavtsev" w:date="2016-09-13T14:58:00Z">
              <w:rPr>
                <w:rStyle w:val="Hyperlink"/>
                <w:noProof/>
              </w:rPr>
            </w:rPrChange>
          </w:rPr>
          <w:delText>Considered Solution Architecture Quality Attributes</w:delText>
        </w:r>
        <w:r w:rsidDel="00B2416E">
          <w:rPr>
            <w:noProof/>
            <w:webHidden/>
          </w:rPr>
          <w:tab/>
        </w:r>
        <w:r w:rsidR="00B2416E" w:rsidDel="00B2416E">
          <w:rPr>
            <w:noProof/>
            <w:webHidden/>
          </w:rPr>
          <w:delText>16</w:delText>
        </w:r>
      </w:del>
    </w:p>
    <w:p w14:paraId="51F24289" w14:textId="77777777" w:rsidR="002E3298" w:rsidDel="00B2416E" w:rsidRDefault="002E3298">
      <w:pPr>
        <w:pStyle w:val="TOC2"/>
        <w:tabs>
          <w:tab w:val="right" w:leader="dot" w:pos="9347"/>
        </w:tabs>
        <w:rPr>
          <w:del w:id="302" w:author="Kostiantyn Kudriavtsev" w:date="2016-09-13T14:58:00Z"/>
          <w:rFonts w:asciiTheme="minorHAnsi" w:eastAsiaTheme="minorEastAsia" w:hAnsiTheme="minorHAnsi" w:cstheme="minorBidi"/>
          <w:caps w:val="0"/>
          <w:noProof/>
          <w:color w:val="auto"/>
          <w:sz w:val="22"/>
          <w:szCs w:val="22"/>
        </w:rPr>
      </w:pPr>
      <w:del w:id="303" w:author="Kostiantyn Kudriavtsev" w:date="2016-09-13T14:58:00Z">
        <w:r w:rsidRPr="00B2416E" w:rsidDel="00B2416E">
          <w:rPr>
            <w:rStyle w:val="Hyperlink"/>
            <w:noProof/>
            <w:rPrChange w:id="304" w:author="Kostiantyn Kudriavtsev" w:date="2016-09-13T14:58:00Z">
              <w:rPr>
                <w:rStyle w:val="Hyperlink"/>
                <w:noProof/>
              </w:rPr>
            </w:rPrChange>
          </w:rPr>
          <w:delText>Architecturally Significant Quality Attributes</w:delText>
        </w:r>
        <w:r w:rsidDel="00B2416E">
          <w:rPr>
            <w:noProof/>
            <w:webHidden/>
          </w:rPr>
          <w:tab/>
          <w:delText>17</w:delText>
        </w:r>
      </w:del>
    </w:p>
    <w:p w14:paraId="55EF7515" w14:textId="77777777" w:rsidR="002E3298" w:rsidDel="00B2416E" w:rsidRDefault="002E3298">
      <w:pPr>
        <w:pStyle w:val="TOC1"/>
        <w:tabs>
          <w:tab w:val="left" w:pos="400"/>
          <w:tab w:val="right" w:leader="dot" w:pos="9347"/>
        </w:tabs>
        <w:rPr>
          <w:del w:id="305" w:author="Kostiantyn Kudriavtsev" w:date="2016-09-13T14:58:00Z"/>
          <w:rFonts w:asciiTheme="minorHAnsi" w:eastAsiaTheme="minorEastAsia" w:hAnsiTheme="minorHAnsi" w:cstheme="minorBidi"/>
          <w:bCs w:val="0"/>
          <w:caps w:val="0"/>
          <w:noProof/>
          <w:color w:val="auto"/>
          <w:sz w:val="22"/>
          <w:szCs w:val="22"/>
        </w:rPr>
      </w:pPr>
      <w:del w:id="306" w:author="Kostiantyn Kudriavtsev" w:date="2016-09-13T14:58:00Z">
        <w:r w:rsidRPr="00B2416E" w:rsidDel="00B2416E">
          <w:rPr>
            <w:rStyle w:val="Hyperlink"/>
            <w:noProof/>
            <w:rPrChange w:id="307" w:author="Kostiantyn Kudriavtsev" w:date="2016-09-13T14:58:00Z">
              <w:rPr>
                <w:rStyle w:val="Hyperlink"/>
                <w:noProof/>
              </w:rPr>
            </w:rPrChange>
          </w:rPr>
          <w:delText>5</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308" w:author="Kostiantyn Kudriavtsev" w:date="2016-09-13T14:58:00Z">
              <w:rPr>
                <w:rStyle w:val="Hyperlink"/>
                <w:noProof/>
              </w:rPr>
            </w:rPrChange>
          </w:rPr>
          <w:delText>Baseline Solution architectu</w:delText>
        </w:r>
        <w:r w:rsidRPr="00B2416E" w:rsidDel="00B2416E">
          <w:rPr>
            <w:rStyle w:val="Hyperlink"/>
            <w:noProof/>
            <w:rPrChange w:id="309" w:author="Kostiantyn Kudriavtsev" w:date="2016-09-13T14:58:00Z">
              <w:rPr>
                <w:rStyle w:val="Hyperlink"/>
                <w:noProof/>
              </w:rPr>
            </w:rPrChange>
          </w:rPr>
          <w:delText>r</w:delText>
        </w:r>
        <w:r w:rsidRPr="00B2416E" w:rsidDel="00B2416E">
          <w:rPr>
            <w:rStyle w:val="Hyperlink"/>
            <w:noProof/>
            <w:rPrChange w:id="310" w:author="Kostiantyn Kudriavtsev" w:date="2016-09-13T14:58:00Z">
              <w:rPr>
                <w:rStyle w:val="Hyperlink"/>
                <w:noProof/>
              </w:rPr>
            </w:rPrChange>
          </w:rPr>
          <w:delText>e</w:delText>
        </w:r>
        <w:r w:rsidDel="00B2416E">
          <w:rPr>
            <w:noProof/>
            <w:webHidden/>
          </w:rPr>
          <w:tab/>
          <w:delText>18</w:delText>
        </w:r>
      </w:del>
    </w:p>
    <w:p w14:paraId="5E6B955F" w14:textId="77777777" w:rsidR="002E3298" w:rsidDel="00B2416E" w:rsidRDefault="002E3298">
      <w:pPr>
        <w:pStyle w:val="TOC2"/>
        <w:tabs>
          <w:tab w:val="right" w:leader="dot" w:pos="9347"/>
        </w:tabs>
        <w:rPr>
          <w:del w:id="311" w:author="Kostiantyn Kudriavtsev" w:date="2016-09-13T14:58:00Z"/>
          <w:rFonts w:asciiTheme="minorHAnsi" w:eastAsiaTheme="minorEastAsia" w:hAnsiTheme="minorHAnsi" w:cstheme="minorBidi"/>
          <w:caps w:val="0"/>
          <w:noProof/>
          <w:color w:val="auto"/>
          <w:sz w:val="22"/>
          <w:szCs w:val="22"/>
        </w:rPr>
      </w:pPr>
      <w:del w:id="312" w:author="Kostiantyn Kudriavtsev" w:date="2016-09-13T14:58:00Z">
        <w:r w:rsidRPr="00B2416E" w:rsidDel="00B2416E">
          <w:rPr>
            <w:rStyle w:val="Hyperlink"/>
            <w:noProof/>
            <w:rPrChange w:id="313" w:author="Kostiantyn Kudriavtsev" w:date="2016-09-13T14:58:00Z">
              <w:rPr>
                <w:rStyle w:val="Hyperlink"/>
                <w:noProof/>
              </w:rPr>
            </w:rPrChange>
          </w:rPr>
          <w:delText>High-level solution structure</w:delText>
        </w:r>
        <w:r w:rsidDel="00B2416E">
          <w:rPr>
            <w:noProof/>
            <w:webHidden/>
          </w:rPr>
          <w:tab/>
          <w:delText>18</w:delText>
        </w:r>
      </w:del>
    </w:p>
    <w:p w14:paraId="604E492F" w14:textId="77777777" w:rsidR="002E3298" w:rsidDel="00B2416E" w:rsidRDefault="002E3298">
      <w:pPr>
        <w:pStyle w:val="TOC3"/>
        <w:tabs>
          <w:tab w:val="left" w:pos="1200"/>
          <w:tab w:val="right" w:leader="dot" w:pos="9347"/>
        </w:tabs>
        <w:rPr>
          <w:del w:id="314" w:author="Kostiantyn Kudriavtsev" w:date="2016-09-13T14:58:00Z"/>
          <w:rFonts w:asciiTheme="minorHAnsi" w:eastAsiaTheme="minorEastAsia" w:hAnsiTheme="minorHAnsi" w:cstheme="minorBidi"/>
          <w:iCs w:val="0"/>
          <w:noProof/>
          <w:color w:val="auto"/>
          <w:sz w:val="22"/>
          <w:szCs w:val="22"/>
        </w:rPr>
      </w:pPr>
      <w:del w:id="315" w:author="Kostiantyn Kudriavtsev" w:date="2016-09-13T14:58:00Z">
        <w:r w:rsidRPr="00B2416E" w:rsidDel="00B2416E">
          <w:rPr>
            <w:rStyle w:val="Hyperlink"/>
            <w:noProof/>
            <w:rPrChange w:id="316" w:author="Kostiantyn Kudriavtsev" w:date="2016-09-13T14:58:00Z">
              <w:rPr>
                <w:rStyle w:val="Hyperlink"/>
                <w:noProof/>
              </w:rPr>
            </w:rPrChange>
          </w:rPr>
          <w:delText>5.1.1</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17" w:author="Kostiantyn Kudriavtsev" w:date="2016-09-13T14:58:00Z">
              <w:rPr>
                <w:rStyle w:val="Hyperlink"/>
                <w:noProof/>
              </w:rPr>
            </w:rPrChange>
          </w:rPr>
          <w:delText>DEPLOYMENT SERVER</w:delText>
        </w:r>
        <w:r w:rsidDel="00B2416E">
          <w:rPr>
            <w:noProof/>
            <w:webHidden/>
          </w:rPr>
          <w:tab/>
          <w:delText>18</w:delText>
        </w:r>
      </w:del>
    </w:p>
    <w:p w14:paraId="365A6A97" w14:textId="77777777" w:rsidR="002E3298" w:rsidDel="00B2416E" w:rsidRDefault="002E3298">
      <w:pPr>
        <w:pStyle w:val="TOC3"/>
        <w:tabs>
          <w:tab w:val="left" w:pos="1200"/>
          <w:tab w:val="right" w:leader="dot" w:pos="9347"/>
        </w:tabs>
        <w:rPr>
          <w:del w:id="318" w:author="Kostiantyn Kudriavtsev" w:date="2016-09-13T14:58:00Z"/>
          <w:rFonts w:asciiTheme="minorHAnsi" w:eastAsiaTheme="minorEastAsia" w:hAnsiTheme="minorHAnsi" w:cstheme="minorBidi"/>
          <w:iCs w:val="0"/>
          <w:noProof/>
          <w:color w:val="auto"/>
          <w:sz w:val="22"/>
          <w:szCs w:val="22"/>
        </w:rPr>
      </w:pPr>
      <w:del w:id="319" w:author="Kostiantyn Kudriavtsev" w:date="2016-09-13T14:58:00Z">
        <w:r w:rsidRPr="00B2416E" w:rsidDel="00B2416E">
          <w:rPr>
            <w:rStyle w:val="Hyperlink"/>
            <w:noProof/>
            <w:rPrChange w:id="320" w:author="Kostiantyn Kudriavtsev" w:date="2016-09-13T14:58:00Z">
              <w:rPr>
                <w:rStyle w:val="Hyperlink"/>
                <w:noProof/>
              </w:rPr>
            </w:rPrChange>
          </w:rPr>
          <w:delText>5.1.2</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21" w:author="Kostiantyn Kudriavtsev" w:date="2016-09-13T14:58:00Z">
              <w:rPr>
                <w:rStyle w:val="Hyperlink"/>
                <w:noProof/>
              </w:rPr>
            </w:rPrChange>
          </w:rPr>
          <w:delText>INITIAL SETUP PACKAGE</w:delText>
        </w:r>
        <w:r w:rsidDel="00B2416E">
          <w:rPr>
            <w:noProof/>
            <w:webHidden/>
          </w:rPr>
          <w:tab/>
          <w:delText>19</w:delText>
        </w:r>
      </w:del>
    </w:p>
    <w:p w14:paraId="45B7E684" w14:textId="77777777" w:rsidR="002E3298" w:rsidDel="00B2416E" w:rsidRDefault="002E3298">
      <w:pPr>
        <w:pStyle w:val="TOC3"/>
        <w:tabs>
          <w:tab w:val="left" w:pos="1200"/>
          <w:tab w:val="right" w:leader="dot" w:pos="9347"/>
        </w:tabs>
        <w:rPr>
          <w:del w:id="322" w:author="Kostiantyn Kudriavtsev" w:date="2016-09-13T14:58:00Z"/>
          <w:rFonts w:asciiTheme="minorHAnsi" w:eastAsiaTheme="minorEastAsia" w:hAnsiTheme="minorHAnsi" w:cstheme="minorBidi"/>
          <w:iCs w:val="0"/>
          <w:noProof/>
          <w:color w:val="auto"/>
          <w:sz w:val="22"/>
          <w:szCs w:val="22"/>
        </w:rPr>
      </w:pPr>
      <w:del w:id="323" w:author="Kostiantyn Kudriavtsev" w:date="2016-09-13T14:58:00Z">
        <w:r w:rsidRPr="00B2416E" w:rsidDel="00B2416E">
          <w:rPr>
            <w:rStyle w:val="Hyperlink"/>
            <w:noProof/>
            <w:rPrChange w:id="324" w:author="Kostiantyn Kudriavtsev" w:date="2016-09-13T14:58:00Z">
              <w:rPr>
                <w:rStyle w:val="Hyperlink"/>
                <w:noProof/>
              </w:rPr>
            </w:rPrChange>
          </w:rPr>
          <w:delText>5.1.3</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25" w:author="Kostiantyn Kudriavtsev" w:date="2016-09-13T14:58:00Z">
              <w:rPr>
                <w:rStyle w:val="Hyperlink"/>
                <w:noProof/>
              </w:rPr>
            </w:rPrChange>
          </w:rPr>
          <w:delText>COLLABORATION SPACE (NOT IN SCOPE OF MVP</w:delText>
        </w:r>
        <w:r w:rsidDel="00B2416E">
          <w:rPr>
            <w:noProof/>
            <w:webHidden/>
          </w:rPr>
          <w:tab/>
          <w:delText>20</w:delText>
        </w:r>
      </w:del>
    </w:p>
    <w:p w14:paraId="3B13309E" w14:textId="77777777" w:rsidR="002E3298" w:rsidDel="00B2416E" w:rsidRDefault="002E3298">
      <w:pPr>
        <w:pStyle w:val="TOC3"/>
        <w:tabs>
          <w:tab w:val="left" w:pos="1200"/>
          <w:tab w:val="right" w:leader="dot" w:pos="9347"/>
        </w:tabs>
        <w:rPr>
          <w:del w:id="326" w:author="Kostiantyn Kudriavtsev" w:date="2016-09-13T14:58:00Z"/>
          <w:rFonts w:asciiTheme="minorHAnsi" w:eastAsiaTheme="minorEastAsia" w:hAnsiTheme="minorHAnsi" w:cstheme="minorBidi"/>
          <w:iCs w:val="0"/>
          <w:noProof/>
          <w:color w:val="auto"/>
          <w:sz w:val="22"/>
          <w:szCs w:val="22"/>
        </w:rPr>
      </w:pPr>
      <w:del w:id="327" w:author="Kostiantyn Kudriavtsev" w:date="2016-09-13T14:58:00Z">
        <w:r w:rsidRPr="00B2416E" w:rsidDel="00B2416E">
          <w:rPr>
            <w:rStyle w:val="Hyperlink"/>
            <w:noProof/>
            <w:rPrChange w:id="328" w:author="Kostiantyn Kudriavtsev" w:date="2016-09-13T14:58:00Z">
              <w:rPr>
                <w:rStyle w:val="Hyperlink"/>
                <w:noProof/>
              </w:rPr>
            </w:rPrChange>
          </w:rPr>
          <w:delText>5.1.4</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29" w:author="Kostiantyn Kudriavtsev" w:date="2016-09-13T14:58:00Z">
              <w:rPr>
                <w:rStyle w:val="Hyperlink"/>
                <w:noProof/>
              </w:rPr>
            </w:rPrChange>
          </w:rPr>
          <w:delText>SELF-SERVICE NODE</w:delText>
        </w:r>
        <w:r w:rsidDel="00B2416E">
          <w:rPr>
            <w:noProof/>
            <w:webHidden/>
          </w:rPr>
          <w:tab/>
          <w:delText>20</w:delText>
        </w:r>
      </w:del>
    </w:p>
    <w:p w14:paraId="6A3CEEFE" w14:textId="77777777" w:rsidR="002E3298" w:rsidDel="00B2416E" w:rsidRDefault="002E3298">
      <w:pPr>
        <w:pStyle w:val="TOC3"/>
        <w:tabs>
          <w:tab w:val="left" w:pos="1200"/>
          <w:tab w:val="right" w:leader="dot" w:pos="9347"/>
        </w:tabs>
        <w:rPr>
          <w:del w:id="330" w:author="Kostiantyn Kudriavtsev" w:date="2016-09-13T14:58:00Z"/>
          <w:rFonts w:asciiTheme="minorHAnsi" w:eastAsiaTheme="minorEastAsia" w:hAnsiTheme="minorHAnsi" w:cstheme="minorBidi"/>
          <w:iCs w:val="0"/>
          <w:noProof/>
          <w:color w:val="auto"/>
          <w:sz w:val="22"/>
          <w:szCs w:val="22"/>
        </w:rPr>
      </w:pPr>
      <w:del w:id="331" w:author="Kostiantyn Kudriavtsev" w:date="2016-09-13T14:58:00Z">
        <w:r w:rsidRPr="00B2416E" w:rsidDel="00B2416E">
          <w:rPr>
            <w:rStyle w:val="Hyperlink"/>
            <w:noProof/>
            <w:rPrChange w:id="332" w:author="Kostiantyn Kudriavtsev" w:date="2016-09-13T14:58:00Z">
              <w:rPr>
                <w:rStyle w:val="Hyperlink"/>
                <w:noProof/>
              </w:rPr>
            </w:rPrChange>
          </w:rPr>
          <w:delText>5.1.5</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33" w:author="Kostiantyn Kudriavtsev" w:date="2016-09-13T14:58:00Z">
              <w:rPr>
                <w:rStyle w:val="Hyperlink"/>
                <w:noProof/>
              </w:rPr>
            </w:rPrChange>
          </w:rPr>
          <w:delText>EXPLORATORY ENVIRONMENT</w:delText>
        </w:r>
        <w:r w:rsidDel="00B2416E">
          <w:rPr>
            <w:noProof/>
            <w:webHidden/>
          </w:rPr>
          <w:tab/>
          <w:delText>22</w:delText>
        </w:r>
      </w:del>
    </w:p>
    <w:p w14:paraId="3EA97F0F" w14:textId="77777777" w:rsidR="002E3298" w:rsidDel="00B2416E" w:rsidRDefault="002E3298">
      <w:pPr>
        <w:pStyle w:val="TOC2"/>
        <w:tabs>
          <w:tab w:val="right" w:leader="dot" w:pos="9347"/>
        </w:tabs>
        <w:rPr>
          <w:del w:id="334" w:author="Kostiantyn Kudriavtsev" w:date="2016-09-13T14:58:00Z"/>
          <w:rFonts w:asciiTheme="minorHAnsi" w:eastAsiaTheme="minorEastAsia" w:hAnsiTheme="minorHAnsi" w:cstheme="minorBidi"/>
          <w:caps w:val="0"/>
          <w:noProof/>
          <w:color w:val="auto"/>
          <w:sz w:val="22"/>
          <w:szCs w:val="22"/>
        </w:rPr>
      </w:pPr>
      <w:del w:id="335" w:author="Kostiantyn Kudriavtsev" w:date="2016-09-13T14:58:00Z">
        <w:r w:rsidRPr="00B2416E" w:rsidDel="00B2416E">
          <w:rPr>
            <w:rStyle w:val="Hyperlink"/>
            <w:noProof/>
            <w:rPrChange w:id="336" w:author="Kostiantyn Kudriavtsev" w:date="2016-09-13T14:58:00Z">
              <w:rPr>
                <w:rStyle w:val="Hyperlink"/>
                <w:noProof/>
              </w:rPr>
            </w:rPrChange>
          </w:rPr>
          <w:delText>Solution components structure</w:delText>
        </w:r>
        <w:r w:rsidDel="00B2416E">
          <w:rPr>
            <w:noProof/>
            <w:webHidden/>
          </w:rPr>
          <w:tab/>
          <w:delText>24</w:delText>
        </w:r>
      </w:del>
    </w:p>
    <w:p w14:paraId="077C34CD" w14:textId="77777777" w:rsidR="002E3298" w:rsidDel="00B2416E" w:rsidRDefault="002E3298">
      <w:pPr>
        <w:pStyle w:val="TOC3"/>
        <w:tabs>
          <w:tab w:val="left" w:pos="1200"/>
          <w:tab w:val="right" w:leader="dot" w:pos="9347"/>
        </w:tabs>
        <w:rPr>
          <w:del w:id="337" w:author="Kostiantyn Kudriavtsev" w:date="2016-09-13T14:58:00Z"/>
          <w:rFonts w:asciiTheme="minorHAnsi" w:eastAsiaTheme="minorEastAsia" w:hAnsiTheme="minorHAnsi" w:cstheme="minorBidi"/>
          <w:iCs w:val="0"/>
          <w:noProof/>
          <w:color w:val="auto"/>
          <w:sz w:val="22"/>
          <w:szCs w:val="22"/>
        </w:rPr>
      </w:pPr>
      <w:del w:id="338" w:author="Kostiantyn Kudriavtsev" w:date="2016-09-13T14:58:00Z">
        <w:r w:rsidRPr="00B2416E" w:rsidDel="00B2416E">
          <w:rPr>
            <w:rStyle w:val="Hyperlink"/>
            <w:noProof/>
            <w:rPrChange w:id="339" w:author="Kostiantyn Kudriavtsev" w:date="2016-09-13T14:58:00Z">
              <w:rPr>
                <w:rStyle w:val="Hyperlink"/>
                <w:noProof/>
              </w:rPr>
            </w:rPrChange>
          </w:rPr>
          <w:delText>5.1.6</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40" w:author="Kostiantyn Kudriavtsev" w:date="2016-09-13T14:58:00Z">
              <w:rPr>
                <w:rStyle w:val="Hyperlink"/>
                <w:noProof/>
              </w:rPr>
            </w:rPrChange>
          </w:rPr>
          <w:delText>SELF-SERVICE UI COMPONENT</w:delText>
        </w:r>
        <w:r w:rsidDel="00B2416E">
          <w:rPr>
            <w:noProof/>
            <w:webHidden/>
          </w:rPr>
          <w:tab/>
        </w:r>
        <w:r w:rsidR="00B2416E" w:rsidDel="00B2416E">
          <w:rPr>
            <w:noProof/>
            <w:webHidden/>
          </w:rPr>
          <w:delText>24</w:delText>
        </w:r>
      </w:del>
    </w:p>
    <w:p w14:paraId="4302417D" w14:textId="77777777" w:rsidR="002E3298" w:rsidDel="00B2416E" w:rsidRDefault="002E3298">
      <w:pPr>
        <w:pStyle w:val="TOC3"/>
        <w:tabs>
          <w:tab w:val="left" w:pos="1200"/>
          <w:tab w:val="right" w:leader="dot" w:pos="9347"/>
        </w:tabs>
        <w:rPr>
          <w:del w:id="341" w:author="Kostiantyn Kudriavtsev" w:date="2016-09-13T14:58:00Z"/>
          <w:rFonts w:asciiTheme="minorHAnsi" w:eastAsiaTheme="minorEastAsia" w:hAnsiTheme="minorHAnsi" w:cstheme="minorBidi"/>
          <w:iCs w:val="0"/>
          <w:noProof/>
          <w:color w:val="auto"/>
          <w:sz w:val="22"/>
          <w:szCs w:val="22"/>
        </w:rPr>
      </w:pPr>
      <w:del w:id="342" w:author="Kostiantyn Kudriavtsev" w:date="2016-09-13T14:58:00Z">
        <w:r w:rsidRPr="00B2416E" w:rsidDel="00B2416E">
          <w:rPr>
            <w:rStyle w:val="Hyperlink"/>
            <w:noProof/>
            <w:rPrChange w:id="343" w:author="Kostiantyn Kudriavtsev" w:date="2016-09-13T14:58:00Z">
              <w:rPr>
                <w:rStyle w:val="Hyperlink"/>
                <w:noProof/>
              </w:rPr>
            </w:rPrChange>
          </w:rPr>
          <w:delText>5.1.7</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44" w:author="Kostiantyn Kudriavtsev" w:date="2016-09-13T14:58:00Z">
              <w:rPr>
                <w:rStyle w:val="Hyperlink"/>
                <w:noProof/>
              </w:rPr>
            </w:rPrChange>
          </w:rPr>
          <w:delText>PROVISION SERVICE</w:delText>
        </w:r>
        <w:r w:rsidDel="00B2416E">
          <w:rPr>
            <w:noProof/>
            <w:webHidden/>
          </w:rPr>
          <w:tab/>
        </w:r>
        <w:r w:rsidR="00B2416E" w:rsidDel="00B2416E">
          <w:rPr>
            <w:noProof/>
            <w:webHidden/>
          </w:rPr>
          <w:delText>25</w:delText>
        </w:r>
      </w:del>
    </w:p>
    <w:p w14:paraId="489727E9" w14:textId="77777777" w:rsidR="002E3298" w:rsidDel="00B2416E" w:rsidRDefault="002E3298">
      <w:pPr>
        <w:pStyle w:val="TOC3"/>
        <w:tabs>
          <w:tab w:val="left" w:pos="1200"/>
          <w:tab w:val="right" w:leader="dot" w:pos="9347"/>
        </w:tabs>
        <w:rPr>
          <w:del w:id="345" w:author="Kostiantyn Kudriavtsev" w:date="2016-09-13T14:58:00Z"/>
          <w:rFonts w:asciiTheme="minorHAnsi" w:eastAsiaTheme="minorEastAsia" w:hAnsiTheme="minorHAnsi" w:cstheme="minorBidi"/>
          <w:iCs w:val="0"/>
          <w:noProof/>
          <w:color w:val="auto"/>
          <w:sz w:val="22"/>
          <w:szCs w:val="22"/>
        </w:rPr>
      </w:pPr>
      <w:del w:id="346" w:author="Kostiantyn Kudriavtsev" w:date="2016-09-13T14:58:00Z">
        <w:r w:rsidRPr="00B2416E" w:rsidDel="00B2416E">
          <w:rPr>
            <w:rStyle w:val="Hyperlink"/>
            <w:noProof/>
            <w:rPrChange w:id="347" w:author="Kostiantyn Kudriavtsev" w:date="2016-09-13T14:58:00Z">
              <w:rPr>
                <w:rStyle w:val="Hyperlink"/>
                <w:noProof/>
              </w:rPr>
            </w:rPrChange>
          </w:rPr>
          <w:delText>5.1.8</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48" w:author="Kostiantyn Kudriavtsev" w:date="2016-09-13T14:58:00Z">
              <w:rPr>
                <w:rStyle w:val="Hyperlink"/>
                <w:noProof/>
              </w:rPr>
            </w:rPrChange>
          </w:rPr>
          <w:delText>BACKE</w:delText>
        </w:r>
        <w:r w:rsidRPr="00B2416E" w:rsidDel="00B2416E">
          <w:rPr>
            <w:rStyle w:val="Hyperlink"/>
            <w:noProof/>
            <w:rPrChange w:id="349" w:author="Kostiantyn Kudriavtsev" w:date="2016-09-13T14:58:00Z">
              <w:rPr>
                <w:rStyle w:val="Hyperlink"/>
                <w:noProof/>
              </w:rPr>
            </w:rPrChange>
          </w:rPr>
          <w:delText>N</w:delText>
        </w:r>
        <w:r w:rsidRPr="00B2416E" w:rsidDel="00B2416E">
          <w:rPr>
            <w:rStyle w:val="Hyperlink"/>
            <w:noProof/>
            <w:rPrChange w:id="350" w:author="Kostiantyn Kudriavtsev" w:date="2016-09-13T14:58:00Z">
              <w:rPr>
                <w:rStyle w:val="Hyperlink"/>
                <w:noProof/>
              </w:rPr>
            </w:rPrChange>
          </w:rPr>
          <w:delText>D</w:delText>
        </w:r>
        <w:r w:rsidDel="00B2416E">
          <w:rPr>
            <w:noProof/>
            <w:webHidden/>
          </w:rPr>
          <w:tab/>
        </w:r>
        <w:r w:rsidR="00B2416E" w:rsidDel="00B2416E">
          <w:rPr>
            <w:noProof/>
            <w:webHidden/>
          </w:rPr>
          <w:delText>25</w:delText>
        </w:r>
      </w:del>
    </w:p>
    <w:p w14:paraId="69E2E4C4" w14:textId="77777777" w:rsidR="002E3298" w:rsidDel="00B2416E" w:rsidRDefault="002E3298">
      <w:pPr>
        <w:pStyle w:val="TOC3"/>
        <w:tabs>
          <w:tab w:val="left" w:pos="1200"/>
          <w:tab w:val="right" w:leader="dot" w:pos="9347"/>
        </w:tabs>
        <w:rPr>
          <w:del w:id="351" w:author="Kostiantyn Kudriavtsev" w:date="2016-09-13T14:58:00Z"/>
          <w:rFonts w:asciiTheme="minorHAnsi" w:eastAsiaTheme="minorEastAsia" w:hAnsiTheme="minorHAnsi" w:cstheme="minorBidi"/>
          <w:iCs w:val="0"/>
          <w:noProof/>
          <w:color w:val="auto"/>
          <w:sz w:val="22"/>
          <w:szCs w:val="22"/>
        </w:rPr>
      </w:pPr>
      <w:del w:id="352" w:author="Kostiantyn Kudriavtsev" w:date="2016-09-13T14:58:00Z">
        <w:r w:rsidRPr="00B2416E" w:rsidDel="00B2416E">
          <w:rPr>
            <w:rStyle w:val="Hyperlink"/>
            <w:noProof/>
            <w:rPrChange w:id="353" w:author="Kostiantyn Kudriavtsev" w:date="2016-09-13T14:58:00Z">
              <w:rPr>
                <w:rStyle w:val="Hyperlink"/>
                <w:noProof/>
              </w:rPr>
            </w:rPrChange>
          </w:rPr>
          <w:delText>5.1.9</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54" w:author="Kostiantyn Kudriavtsev" w:date="2016-09-13T14:58:00Z">
              <w:rPr>
                <w:rStyle w:val="Hyperlink"/>
                <w:noProof/>
              </w:rPr>
            </w:rPrChange>
          </w:rPr>
          <w:delText>DB</w:delText>
        </w:r>
        <w:r w:rsidDel="00B2416E">
          <w:rPr>
            <w:noProof/>
            <w:webHidden/>
          </w:rPr>
          <w:tab/>
        </w:r>
        <w:r w:rsidR="00B2416E" w:rsidDel="00B2416E">
          <w:rPr>
            <w:noProof/>
            <w:webHidden/>
          </w:rPr>
          <w:delText>25</w:delText>
        </w:r>
      </w:del>
    </w:p>
    <w:p w14:paraId="406F2C36" w14:textId="77777777" w:rsidR="002E3298" w:rsidDel="00B2416E" w:rsidRDefault="002E3298">
      <w:pPr>
        <w:pStyle w:val="TOC2"/>
        <w:tabs>
          <w:tab w:val="right" w:leader="dot" w:pos="9347"/>
        </w:tabs>
        <w:rPr>
          <w:del w:id="355" w:author="Kostiantyn Kudriavtsev" w:date="2016-09-13T14:58:00Z"/>
          <w:rFonts w:asciiTheme="minorHAnsi" w:eastAsiaTheme="minorEastAsia" w:hAnsiTheme="minorHAnsi" w:cstheme="minorBidi"/>
          <w:caps w:val="0"/>
          <w:noProof/>
          <w:color w:val="auto"/>
          <w:sz w:val="22"/>
          <w:szCs w:val="22"/>
        </w:rPr>
      </w:pPr>
      <w:del w:id="356" w:author="Kostiantyn Kudriavtsev" w:date="2016-09-13T14:58:00Z">
        <w:r w:rsidRPr="00B2416E" w:rsidDel="00B2416E">
          <w:rPr>
            <w:rStyle w:val="Hyperlink"/>
            <w:noProof/>
            <w:rPrChange w:id="357" w:author="Kostiantyn Kudriavtsev" w:date="2016-09-13T14:58:00Z">
              <w:rPr>
                <w:rStyle w:val="Hyperlink"/>
                <w:noProof/>
              </w:rPr>
            </w:rPrChange>
          </w:rPr>
          <w:delText>Domain model</w:delText>
        </w:r>
        <w:r w:rsidDel="00B2416E">
          <w:rPr>
            <w:noProof/>
            <w:webHidden/>
          </w:rPr>
          <w:tab/>
          <w:delText>26</w:delText>
        </w:r>
      </w:del>
    </w:p>
    <w:p w14:paraId="03FFFADF" w14:textId="77777777" w:rsidR="002E3298" w:rsidDel="00B2416E" w:rsidRDefault="002E3298">
      <w:pPr>
        <w:pStyle w:val="TOC2"/>
        <w:tabs>
          <w:tab w:val="right" w:leader="dot" w:pos="9347"/>
        </w:tabs>
        <w:rPr>
          <w:del w:id="358" w:author="Kostiantyn Kudriavtsev" w:date="2016-09-13T14:58:00Z"/>
          <w:rFonts w:asciiTheme="minorHAnsi" w:eastAsiaTheme="minorEastAsia" w:hAnsiTheme="minorHAnsi" w:cstheme="minorBidi"/>
          <w:caps w:val="0"/>
          <w:noProof/>
          <w:color w:val="auto"/>
          <w:sz w:val="22"/>
          <w:szCs w:val="22"/>
        </w:rPr>
      </w:pPr>
      <w:del w:id="359" w:author="Kostiantyn Kudriavtsev" w:date="2016-09-13T14:58:00Z">
        <w:r w:rsidRPr="00B2416E" w:rsidDel="00B2416E">
          <w:rPr>
            <w:rStyle w:val="Hyperlink"/>
            <w:noProof/>
            <w:rPrChange w:id="360" w:author="Kostiantyn Kudriavtsev" w:date="2016-09-13T14:58:00Z">
              <w:rPr>
                <w:rStyle w:val="Hyperlink"/>
                <w:noProof/>
              </w:rPr>
            </w:rPrChange>
          </w:rPr>
          <w:delText>Data model</w:delText>
        </w:r>
        <w:r w:rsidDel="00B2416E">
          <w:rPr>
            <w:noProof/>
            <w:webHidden/>
          </w:rPr>
          <w:tab/>
          <w:delText>26</w:delText>
        </w:r>
      </w:del>
    </w:p>
    <w:p w14:paraId="0E47FC08" w14:textId="77777777" w:rsidR="002E3298" w:rsidDel="00B2416E" w:rsidRDefault="002E3298">
      <w:pPr>
        <w:pStyle w:val="TOC3"/>
        <w:tabs>
          <w:tab w:val="left" w:pos="1200"/>
          <w:tab w:val="right" w:leader="dot" w:pos="9347"/>
        </w:tabs>
        <w:rPr>
          <w:del w:id="361" w:author="Kostiantyn Kudriavtsev" w:date="2016-09-13T14:58:00Z"/>
          <w:rFonts w:asciiTheme="minorHAnsi" w:eastAsiaTheme="minorEastAsia" w:hAnsiTheme="minorHAnsi" w:cstheme="minorBidi"/>
          <w:iCs w:val="0"/>
          <w:noProof/>
          <w:color w:val="auto"/>
          <w:sz w:val="22"/>
          <w:szCs w:val="22"/>
        </w:rPr>
      </w:pPr>
      <w:del w:id="362" w:author="Kostiantyn Kudriavtsev" w:date="2016-09-13T14:58:00Z">
        <w:r w:rsidRPr="00B2416E" w:rsidDel="00B2416E">
          <w:rPr>
            <w:rStyle w:val="Hyperlink"/>
            <w:noProof/>
            <w:rPrChange w:id="363" w:author="Kostiantyn Kudriavtsev" w:date="2016-09-13T14:58:00Z">
              <w:rPr>
                <w:rStyle w:val="Hyperlink"/>
                <w:noProof/>
              </w:rPr>
            </w:rPrChange>
          </w:rPr>
          <w:delText>5.1.10</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64" w:author="Kostiantyn Kudriavtsev" w:date="2016-09-13T14:58:00Z">
              <w:rPr>
                <w:rStyle w:val="Hyperlink"/>
                <w:noProof/>
              </w:rPr>
            </w:rPrChange>
          </w:rPr>
          <w:delText>Storage 1</w:delText>
        </w:r>
        <w:r w:rsidDel="00B2416E">
          <w:rPr>
            <w:noProof/>
            <w:webHidden/>
          </w:rPr>
          <w:tab/>
          <w:delText>26</w:delText>
        </w:r>
      </w:del>
    </w:p>
    <w:p w14:paraId="7A9C692A" w14:textId="77777777" w:rsidR="002E3298" w:rsidDel="00B2416E" w:rsidRDefault="002E3298">
      <w:pPr>
        <w:pStyle w:val="TOC3"/>
        <w:tabs>
          <w:tab w:val="left" w:pos="1200"/>
          <w:tab w:val="right" w:leader="dot" w:pos="9347"/>
        </w:tabs>
        <w:rPr>
          <w:del w:id="365" w:author="Kostiantyn Kudriavtsev" w:date="2016-09-13T14:58:00Z"/>
          <w:rFonts w:asciiTheme="minorHAnsi" w:eastAsiaTheme="minorEastAsia" w:hAnsiTheme="minorHAnsi" w:cstheme="minorBidi"/>
          <w:iCs w:val="0"/>
          <w:noProof/>
          <w:color w:val="auto"/>
          <w:sz w:val="22"/>
          <w:szCs w:val="22"/>
        </w:rPr>
      </w:pPr>
      <w:del w:id="366" w:author="Kostiantyn Kudriavtsev" w:date="2016-09-13T14:58:00Z">
        <w:r w:rsidRPr="00B2416E" w:rsidDel="00B2416E">
          <w:rPr>
            <w:rStyle w:val="Hyperlink"/>
            <w:noProof/>
            <w:rPrChange w:id="367" w:author="Kostiantyn Kudriavtsev" w:date="2016-09-13T14:58:00Z">
              <w:rPr>
                <w:rStyle w:val="Hyperlink"/>
                <w:noProof/>
              </w:rPr>
            </w:rPrChange>
          </w:rPr>
          <w:delText>5.1.11</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68" w:author="Kostiantyn Kudriavtsev" w:date="2016-09-13T14:58:00Z">
              <w:rPr>
                <w:rStyle w:val="Hyperlink"/>
                <w:noProof/>
              </w:rPr>
            </w:rPrChange>
          </w:rPr>
          <w:delText>Storage 2</w:delText>
        </w:r>
        <w:r w:rsidDel="00B2416E">
          <w:rPr>
            <w:noProof/>
            <w:webHidden/>
          </w:rPr>
          <w:tab/>
          <w:delText>26</w:delText>
        </w:r>
      </w:del>
    </w:p>
    <w:p w14:paraId="5D7B5B2E" w14:textId="77777777" w:rsidR="002E3298" w:rsidDel="00B2416E" w:rsidRDefault="002E3298">
      <w:pPr>
        <w:pStyle w:val="TOC3"/>
        <w:tabs>
          <w:tab w:val="left" w:pos="1200"/>
          <w:tab w:val="right" w:leader="dot" w:pos="9347"/>
        </w:tabs>
        <w:rPr>
          <w:del w:id="369" w:author="Kostiantyn Kudriavtsev" w:date="2016-09-13T14:58:00Z"/>
          <w:rFonts w:asciiTheme="minorHAnsi" w:eastAsiaTheme="minorEastAsia" w:hAnsiTheme="minorHAnsi" w:cstheme="minorBidi"/>
          <w:iCs w:val="0"/>
          <w:noProof/>
          <w:color w:val="auto"/>
          <w:sz w:val="22"/>
          <w:szCs w:val="22"/>
        </w:rPr>
      </w:pPr>
      <w:del w:id="370" w:author="Kostiantyn Kudriavtsev" w:date="2016-09-13T14:58:00Z">
        <w:r w:rsidRPr="00B2416E" w:rsidDel="00B2416E">
          <w:rPr>
            <w:rStyle w:val="Hyperlink"/>
            <w:noProof/>
            <w:rPrChange w:id="371" w:author="Kostiantyn Kudriavtsev" w:date="2016-09-13T14:58:00Z">
              <w:rPr>
                <w:rStyle w:val="Hyperlink"/>
                <w:noProof/>
              </w:rPr>
            </w:rPrChange>
          </w:rPr>
          <w:delText>5.1.12</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72" w:author="Kostiantyn Kudriavtsev" w:date="2016-09-13T14:58:00Z">
              <w:rPr>
                <w:rStyle w:val="Hyperlink"/>
                <w:noProof/>
              </w:rPr>
            </w:rPrChange>
          </w:rPr>
          <w:delText>…</w:delText>
        </w:r>
        <w:r w:rsidDel="00B2416E">
          <w:rPr>
            <w:noProof/>
            <w:webHidden/>
          </w:rPr>
          <w:tab/>
          <w:delText>26</w:delText>
        </w:r>
      </w:del>
    </w:p>
    <w:p w14:paraId="6065D557" w14:textId="77777777" w:rsidR="002E3298" w:rsidDel="00B2416E" w:rsidRDefault="002E3298">
      <w:pPr>
        <w:pStyle w:val="TOC2"/>
        <w:tabs>
          <w:tab w:val="right" w:leader="dot" w:pos="9347"/>
        </w:tabs>
        <w:rPr>
          <w:del w:id="373" w:author="Kostiantyn Kudriavtsev" w:date="2016-09-13T14:58:00Z"/>
          <w:rFonts w:asciiTheme="minorHAnsi" w:eastAsiaTheme="minorEastAsia" w:hAnsiTheme="minorHAnsi" w:cstheme="minorBidi"/>
          <w:caps w:val="0"/>
          <w:noProof/>
          <w:color w:val="auto"/>
          <w:sz w:val="22"/>
          <w:szCs w:val="22"/>
        </w:rPr>
      </w:pPr>
      <w:del w:id="374" w:author="Kostiantyn Kudriavtsev" w:date="2016-09-13T14:58:00Z">
        <w:r w:rsidRPr="00B2416E" w:rsidDel="00B2416E">
          <w:rPr>
            <w:rStyle w:val="Hyperlink"/>
            <w:noProof/>
            <w:rPrChange w:id="375" w:author="Kostiantyn Kudriavtsev" w:date="2016-09-13T14:58:00Z">
              <w:rPr>
                <w:rStyle w:val="Hyperlink"/>
                <w:noProof/>
              </w:rPr>
            </w:rPrChange>
          </w:rPr>
          <w:delText>High-level deployment approach</w:delText>
        </w:r>
        <w:r w:rsidDel="00B2416E">
          <w:rPr>
            <w:noProof/>
            <w:webHidden/>
          </w:rPr>
          <w:tab/>
          <w:delText>26</w:delText>
        </w:r>
      </w:del>
    </w:p>
    <w:p w14:paraId="3DB65E72" w14:textId="77777777" w:rsidR="002E3298" w:rsidDel="00B2416E" w:rsidRDefault="002E3298">
      <w:pPr>
        <w:pStyle w:val="TOC2"/>
        <w:tabs>
          <w:tab w:val="right" w:leader="dot" w:pos="9347"/>
        </w:tabs>
        <w:rPr>
          <w:del w:id="376" w:author="Kostiantyn Kudriavtsev" w:date="2016-09-13T14:58:00Z"/>
          <w:rFonts w:asciiTheme="minorHAnsi" w:eastAsiaTheme="minorEastAsia" w:hAnsiTheme="minorHAnsi" w:cstheme="minorBidi"/>
          <w:caps w:val="0"/>
          <w:noProof/>
          <w:color w:val="auto"/>
          <w:sz w:val="22"/>
          <w:szCs w:val="22"/>
        </w:rPr>
      </w:pPr>
      <w:del w:id="377" w:author="Kostiantyn Kudriavtsev" w:date="2016-09-13T14:58:00Z">
        <w:r w:rsidRPr="00B2416E" w:rsidDel="00B2416E">
          <w:rPr>
            <w:rStyle w:val="Hyperlink"/>
            <w:noProof/>
            <w:rPrChange w:id="378" w:author="Kostiantyn Kudriavtsev" w:date="2016-09-13T14:58:00Z">
              <w:rPr>
                <w:rStyle w:val="Hyperlink"/>
                <w:noProof/>
              </w:rPr>
            </w:rPrChange>
          </w:rPr>
          <w:delText>Architecturally Significant Quality Attributes</w:delText>
        </w:r>
        <w:r w:rsidDel="00B2416E">
          <w:rPr>
            <w:noProof/>
            <w:webHidden/>
          </w:rPr>
          <w:tab/>
        </w:r>
        <w:r w:rsidR="00B2416E" w:rsidDel="00B2416E">
          <w:rPr>
            <w:noProof/>
            <w:webHidden/>
          </w:rPr>
          <w:delText>27</w:delText>
        </w:r>
      </w:del>
    </w:p>
    <w:p w14:paraId="18520E36" w14:textId="77777777" w:rsidR="002E3298" w:rsidDel="00B2416E" w:rsidRDefault="002E3298">
      <w:pPr>
        <w:pStyle w:val="TOC3"/>
        <w:tabs>
          <w:tab w:val="left" w:pos="1200"/>
          <w:tab w:val="right" w:leader="dot" w:pos="9347"/>
        </w:tabs>
        <w:rPr>
          <w:del w:id="379" w:author="Kostiantyn Kudriavtsev" w:date="2016-09-13T14:58:00Z"/>
          <w:rFonts w:asciiTheme="minorHAnsi" w:eastAsiaTheme="minorEastAsia" w:hAnsiTheme="minorHAnsi" w:cstheme="minorBidi"/>
          <w:iCs w:val="0"/>
          <w:noProof/>
          <w:color w:val="auto"/>
          <w:sz w:val="22"/>
          <w:szCs w:val="22"/>
        </w:rPr>
      </w:pPr>
      <w:del w:id="380" w:author="Kostiantyn Kudriavtsev" w:date="2016-09-13T14:58:00Z">
        <w:r w:rsidRPr="00B2416E" w:rsidDel="00B2416E">
          <w:rPr>
            <w:rStyle w:val="Hyperlink"/>
            <w:noProof/>
            <w:rPrChange w:id="381" w:author="Kostiantyn Kudriavtsev" w:date="2016-09-13T14:58:00Z">
              <w:rPr>
                <w:rStyle w:val="Hyperlink"/>
                <w:noProof/>
              </w:rPr>
            </w:rPrChange>
          </w:rPr>
          <w:delText>5.1.13</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82" w:author="Kostiantyn Kudriavtsev" w:date="2016-09-13T14:58:00Z">
              <w:rPr>
                <w:rStyle w:val="Hyperlink"/>
                <w:noProof/>
              </w:rPr>
            </w:rPrChange>
          </w:rPr>
          <w:delText>Security</w:delText>
        </w:r>
        <w:r w:rsidDel="00B2416E">
          <w:rPr>
            <w:noProof/>
            <w:webHidden/>
          </w:rPr>
          <w:tab/>
        </w:r>
        <w:r w:rsidR="00B2416E" w:rsidDel="00B2416E">
          <w:rPr>
            <w:noProof/>
            <w:webHidden/>
          </w:rPr>
          <w:delText>27</w:delText>
        </w:r>
      </w:del>
    </w:p>
    <w:p w14:paraId="1EF7FC72" w14:textId="77777777" w:rsidR="002E3298" w:rsidDel="00B2416E" w:rsidRDefault="002E3298">
      <w:pPr>
        <w:pStyle w:val="TOC3"/>
        <w:tabs>
          <w:tab w:val="left" w:pos="1200"/>
          <w:tab w:val="right" w:leader="dot" w:pos="9347"/>
        </w:tabs>
        <w:rPr>
          <w:del w:id="383" w:author="Kostiantyn Kudriavtsev" w:date="2016-09-13T14:58:00Z"/>
          <w:rFonts w:asciiTheme="minorHAnsi" w:eastAsiaTheme="minorEastAsia" w:hAnsiTheme="minorHAnsi" w:cstheme="minorBidi"/>
          <w:iCs w:val="0"/>
          <w:noProof/>
          <w:color w:val="auto"/>
          <w:sz w:val="22"/>
          <w:szCs w:val="22"/>
        </w:rPr>
      </w:pPr>
      <w:del w:id="384" w:author="Kostiantyn Kudriavtsev" w:date="2016-09-13T14:58:00Z">
        <w:r w:rsidRPr="00B2416E" w:rsidDel="00B2416E">
          <w:rPr>
            <w:rStyle w:val="Hyperlink"/>
            <w:noProof/>
            <w:rPrChange w:id="385" w:author="Kostiantyn Kudriavtsev" w:date="2016-09-13T14:58:00Z">
              <w:rPr>
                <w:rStyle w:val="Hyperlink"/>
                <w:noProof/>
              </w:rPr>
            </w:rPrChange>
          </w:rPr>
          <w:delText>5.1.14</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386" w:author="Kostiantyn Kudriavtsev" w:date="2016-09-13T14:58:00Z">
              <w:rPr>
                <w:rStyle w:val="Hyperlink"/>
                <w:noProof/>
              </w:rPr>
            </w:rPrChange>
          </w:rPr>
          <w:delText>Supportability</w:delText>
        </w:r>
        <w:r w:rsidDel="00B2416E">
          <w:rPr>
            <w:noProof/>
            <w:webHidden/>
          </w:rPr>
          <w:tab/>
          <w:delText>27</w:delText>
        </w:r>
      </w:del>
    </w:p>
    <w:p w14:paraId="2A9C5830" w14:textId="77777777" w:rsidR="002E3298" w:rsidDel="00B2416E" w:rsidRDefault="002E3298">
      <w:pPr>
        <w:pStyle w:val="TOC4"/>
        <w:tabs>
          <w:tab w:val="left" w:pos="1600"/>
          <w:tab w:val="right" w:leader="dot" w:pos="9347"/>
        </w:tabs>
        <w:rPr>
          <w:del w:id="387" w:author="Kostiantyn Kudriavtsev" w:date="2016-09-13T14:58:00Z"/>
          <w:rFonts w:asciiTheme="minorHAnsi" w:eastAsiaTheme="minorEastAsia" w:hAnsiTheme="minorHAnsi" w:cstheme="minorBidi"/>
          <w:noProof/>
          <w:color w:val="auto"/>
          <w:sz w:val="22"/>
          <w:szCs w:val="22"/>
        </w:rPr>
      </w:pPr>
      <w:del w:id="388" w:author="Kostiantyn Kudriavtsev" w:date="2016-09-13T14:58:00Z">
        <w:r w:rsidRPr="00B2416E" w:rsidDel="00B2416E">
          <w:rPr>
            <w:rStyle w:val="Hyperlink"/>
            <w:noProof/>
            <w:rPrChange w:id="389" w:author="Kostiantyn Kudriavtsev" w:date="2016-09-13T14:58:00Z">
              <w:rPr>
                <w:rStyle w:val="Hyperlink"/>
                <w:noProof/>
              </w:rPr>
            </w:rPrChange>
          </w:rPr>
          <w:delText>5.1.14.1</w:delText>
        </w:r>
        <w:r w:rsidDel="00B2416E">
          <w:rPr>
            <w:rFonts w:asciiTheme="minorHAnsi" w:eastAsiaTheme="minorEastAsia" w:hAnsiTheme="minorHAnsi" w:cstheme="minorBidi"/>
            <w:noProof/>
            <w:color w:val="auto"/>
            <w:sz w:val="22"/>
            <w:szCs w:val="22"/>
          </w:rPr>
          <w:tab/>
        </w:r>
        <w:r w:rsidRPr="00B2416E" w:rsidDel="00B2416E">
          <w:rPr>
            <w:rStyle w:val="Hyperlink"/>
            <w:noProof/>
            <w:rPrChange w:id="390" w:author="Kostiantyn Kudriavtsev" w:date="2016-09-13T14:58:00Z">
              <w:rPr>
                <w:rStyle w:val="Hyperlink"/>
                <w:noProof/>
              </w:rPr>
            </w:rPrChange>
          </w:rPr>
          <w:delText>Monitoring</w:delText>
        </w:r>
        <w:r w:rsidDel="00B2416E">
          <w:rPr>
            <w:noProof/>
            <w:webHidden/>
          </w:rPr>
          <w:tab/>
          <w:delText>27</w:delText>
        </w:r>
      </w:del>
    </w:p>
    <w:p w14:paraId="4AEFFACF" w14:textId="77777777" w:rsidR="002E3298" w:rsidDel="00B2416E" w:rsidRDefault="002E3298">
      <w:pPr>
        <w:pStyle w:val="TOC4"/>
        <w:tabs>
          <w:tab w:val="left" w:pos="1600"/>
          <w:tab w:val="right" w:leader="dot" w:pos="9347"/>
        </w:tabs>
        <w:rPr>
          <w:del w:id="391" w:author="Kostiantyn Kudriavtsev" w:date="2016-09-13T14:58:00Z"/>
          <w:rFonts w:asciiTheme="minorHAnsi" w:eastAsiaTheme="minorEastAsia" w:hAnsiTheme="minorHAnsi" w:cstheme="minorBidi"/>
          <w:noProof/>
          <w:color w:val="auto"/>
          <w:sz w:val="22"/>
          <w:szCs w:val="22"/>
        </w:rPr>
      </w:pPr>
      <w:del w:id="392" w:author="Kostiantyn Kudriavtsev" w:date="2016-09-13T14:58:00Z">
        <w:r w:rsidRPr="00B2416E" w:rsidDel="00B2416E">
          <w:rPr>
            <w:rStyle w:val="Hyperlink"/>
            <w:noProof/>
            <w:rPrChange w:id="393" w:author="Kostiantyn Kudriavtsev" w:date="2016-09-13T14:58:00Z">
              <w:rPr>
                <w:rStyle w:val="Hyperlink"/>
                <w:noProof/>
              </w:rPr>
            </w:rPrChange>
          </w:rPr>
          <w:delText>5.1.14.2</w:delText>
        </w:r>
        <w:r w:rsidDel="00B2416E">
          <w:rPr>
            <w:rFonts w:asciiTheme="minorHAnsi" w:eastAsiaTheme="minorEastAsia" w:hAnsiTheme="minorHAnsi" w:cstheme="minorBidi"/>
            <w:noProof/>
            <w:color w:val="auto"/>
            <w:sz w:val="22"/>
            <w:szCs w:val="22"/>
          </w:rPr>
          <w:tab/>
        </w:r>
        <w:r w:rsidRPr="00B2416E" w:rsidDel="00B2416E">
          <w:rPr>
            <w:rStyle w:val="Hyperlink"/>
            <w:noProof/>
            <w:rPrChange w:id="394" w:author="Kostiantyn Kudriavtsev" w:date="2016-09-13T14:58:00Z">
              <w:rPr>
                <w:rStyle w:val="Hyperlink"/>
                <w:noProof/>
              </w:rPr>
            </w:rPrChange>
          </w:rPr>
          <w:delText>Administration Tools</w:delText>
        </w:r>
        <w:r w:rsidDel="00B2416E">
          <w:rPr>
            <w:noProof/>
            <w:webHidden/>
          </w:rPr>
          <w:tab/>
          <w:delText>27</w:delText>
        </w:r>
      </w:del>
    </w:p>
    <w:p w14:paraId="7375BB13" w14:textId="77777777" w:rsidR="002E3298" w:rsidDel="00B2416E" w:rsidRDefault="002E3298">
      <w:pPr>
        <w:pStyle w:val="TOC4"/>
        <w:tabs>
          <w:tab w:val="left" w:pos="1600"/>
          <w:tab w:val="right" w:leader="dot" w:pos="9347"/>
        </w:tabs>
        <w:rPr>
          <w:del w:id="395" w:author="Kostiantyn Kudriavtsev" w:date="2016-09-13T14:58:00Z"/>
          <w:rFonts w:asciiTheme="minorHAnsi" w:eastAsiaTheme="minorEastAsia" w:hAnsiTheme="minorHAnsi" w:cstheme="minorBidi"/>
          <w:noProof/>
          <w:color w:val="auto"/>
          <w:sz w:val="22"/>
          <w:szCs w:val="22"/>
        </w:rPr>
      </w:pPr>
      <w:del w:id="396" w:author="Kostiantyn Kudriavtsev" w:date="2016-09-13T14:58:00Z">
        <w:r w:rsidRPr="00B2416E" w:rsidDel="00B2416E">
          <w:rPr>
            <w:rStyle w:val="Hyperlink"/>
            <w:noProof/>
            <w:rPrChange w:id="397" w:author="Kostiantyn Kudriavtsev" w:date="2016-09-13T14:58:00Z">
              <w:rPr>
                <w:rStyle w:val="Hyperlink"/>
                <w:noProof/>
              </w:rPr>
            </w:rPrChange>
          </w:rPr>
          <w:delText>5.1.14.3</w:delText>
        </w:r>
        <w:r w:rsidDel="00B2416E">
          <w:rPr>
            <w:rFonts w:asciiTheme="minorHAnsi" w:eastAsiaTheme="minorEastAsia" w:hAnsiTheme="minorHAnsi" w:cstheme="minorBidi"/>
            <w:noProof/>
            <w:color w:val="auto"/>
            <w:sz w:val="22"/>
            <w:szCs w:val="22"/>
          </w:rPr>
          <w:tab/>
        </w:r>
        <w:r w:rsidRPr="00B2416E" w:rsidDel="00B2416E">
          <w:rPr>
            <w:rStyle w:val="Hyperlink"/>
            <w:noProof/>
            <w:rPrChange w:id="398" w:author="Kostiantyn Kudriavtsev" w:date="2016-09-13T14:58:00Z">
              <w:rPr>
                <w:rStyle w:val="Hyperlink"/>
                <w:noProof/>
              </w:rPr>
            </w:rPrChange>
          </w:rPr>
          <w:delText>Specific deployment aspects</w:delText>
        </w:r>
        <w:r w:rsidDel="00B2416E">
          <w:rPr>
            <w:noProof/>
            <w:webHidden/>
          </w:rPr>
          <w:tab/>
          <w:delText>27</w:delText>
        </w:r>
      </w:del>
    </w:p>
    <w:p w14:paraId="0696CCFB" w14:textId="77777777" w:rsidR="002E3298" w:rsidDel="00B2416E" w:rsidRDefault="002E3298">
      <w:pPr>
        <w:pStyle w:val="TOC1"/>
        <w:tabs>
          <w:tab w:val="left" w:pos="400"/>
          <w:tab w:val="right" w:leader="dot" w:pos="9347"/>
        </w:tabs>
        <w:rPr>
          <w:del w:id="399" w:author="Kostiantyn Kudriavtsev" w:date="2016-09-13T14:58:00Z"/>
          <w:rFonts w:asciiTheme="minorHAnsi" w:eastAsiaTheme="minorEastAsia" w:hAnsiTheme="minorHAnsi" w:cstheme="minorBidi"/>
          <w:bCs w:val="0"/>
          <w:caps w:val="0"/>
          <w:noProof/>
          <w:color w:val="auto"/>
          <w:sz w:val="22"/>
          <w:szCs w:val="22"/>
        </w:rPr>
      </w:pPr>
      <w:del w:id="400" w:author="Kostiantyn Kudriavtsev" w:date="2016-09-13T14:58:00Z">
        <w:r w:rsidRPr="00B2416E" w:rsidDel="00B2416E">
          <w:rPr>
            <w:rStyle w:val="Hyperlink"/>
            <w:noProof/>
            <w:rPrChange w:id="401" w:author="Kostiantyn Kudriavtsev" w:date="2016-09-13T14:58:00Z">
              <w:rPr>
                <w:rStyle w:val="Hyperlink"/>
                <w:noProof/>
              </w:rPr>
            </w:rPrChange>
          </w:rPr>
          <w:delText>6</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402" w:author="Kostiantyn Kudriavtsev" w:date="2016-09-13T14:58:00Z">
              <w:rPr>
                <w:rStyle w:val="Hyperlink"/>
                <w:noProof/>
              </w:rPr>
            </w:rPrChange>
          </w:rPr>
          <w:delText>Target Solution Ar</w:delText>
        </w:r>
        <w:r w:rsidRPr="00B2416E" w:rsidDel="00B2416E">
          <w:rPr>
            <w:rStyle w:val="Hyperlink"/>
            <w:noProof/>
            <w:rPrChange w:id="403" w:author="Kostiantyn Kudriavtsev" w:date="2016-09-13T14:58:00Z">
              <w:rPr>
                <w:rStyle w:val="Hyperlink"/>
                <w:noProof/>
              </w:rPr>
            </w:rPrChange>
          </w:rPr>
          <w:delText>c</w:delText>
        </w:r>
        <w:r w:rsidRPr="00B2416E" w:rsidDel="00B2416E">
          <w:rPr>
            <w:rStyle w:val="Hyperlink"/>
            <w:noProof/>
            <w:rPrChange w:id="404" w:author="Kostiantyn Kudriavtsev" w:date="2016-09-13T14:58:00Z">
              <w:rPr>
                <w:rStyle w:val="Hyperlink"/>
                <w:noProof/>
              </w:rPr>
            </w:rPrChange>
          </w:rPr>
          <w:delText>hitecture</w:delText>
        </w:r>
        <w:r w:rsidDel="00B2416E">
          <w:rPr>
            <w:noProof/>
            <w:webHidden/>
          </w:rPr>
          <w:tab/>
          <w:delText>28</w:delText>
        </w:r>
      </w:del>
    </w:p>
    <w:p w14:paraId="62425D13" w14:textId="77777777" w:rsidR="002E3298" w:rsidDel="00B2416E" w:rsidRDefault="002E3298">
      <w:pPr>
        <w:pStyle w:val="TOC2"/>
        <w:tabs>
          <w:tab w:val="right" w:leader="dot" w:pos="9347"/>
        </w:tabs>
        <w:rPr>
          <w:del w:id="405" w:author="Kostiantyn Kudriavtsev" w:date="2016-09-13T14:58:00Z"/>
          <w:rFonts w:asciiTheme="minorHAnsi" w:eastAsiaTheme="minorEastAsia" w:hAnsiTheme="minorHAnsi" w:cstheme="minorBidi"/>
          <w:caps w:val="0"/>
          <w:noProof/>
          <w:color w:val="auto"/>
          <w:sz w:val="22"/>
          <w:szCs w:val="22"/>
        </w:rPr>
      </w:pPr>
      <w:del w:id="406" w:author="Kostiantyn Kudriavtsev" w:date="2016-09-13T14:58:00Z">
        <w:r w:rsidRPr="00B2416E" w:rsidDel="00B2416E">
          <w:rPr>
            <w:rStyle w:val="Hyperlink"/>
            <w:noProof/>
            <w:rPrChange w:id="407" w:author="Kostiantyn Kudriavtsev" w:date="2016-09-13T14:58:00Z">
              <w:rPr>
                <w:rStyle w:val="Hyperlink"/>
                <w:noProof/>
              </w:rPr>
            </w:rPrChange>
          </w:rPr>
          <w:delText>Risks</w:delText>
        </w:r>
        <w:r w:rsidDel="00B2416E">
          <w:rPr>
            <w:noProof/>
            <w:webHidden/>
          </w:rPr>
          <w:tab/>
          <w:delText>28</w:delText>
        </w:r>
      </w:del>
    </w:p>
    <w:p w14:paraId="26F97BF8" w14:textId="77777777" w:rsidR="002E3298" w:rsidDel="00B2416E" w:rsidRDefault="002E3298">
      <w:pPr>
        <w:pStyle w:val="TOC2"/>
        <w:tabs>
          <w:tab w:val="right" w:leader="dot" w:pos="9347"/>
        </w:tabs>
        <w:rPr>
          <w:del w:id="408" w:author="Kostiantyn Kudriavtsev" w:date="2016-09-13T14:58:00Z"/>
          <w:rFonts w:asciiTheme="minorHAnsi" w:eastAsiaTheme="minorEastAsia" w:hAnsiTheme="minorHAnsi" w:cstheme="minorBidi"/>
          <w:caps w:val="0"/>
          <w:noProof/>
          <w:color w:val="auto"/>
          <w:sz w:val="22"/>
          <w:szCs w:val="22"/>
        </w:rPr>
      </w:pPr>
      <w:del w:id="409" w:author="Kostiantyn Kudriavtsev" w:date="2016-09-13T14:58:00Z">
        <w:r w:rsidRPr="00B2416E" w:rsidDel="00B2416E">
          <w:rPr>
            <w:rStyle w:val="Hyperlink"/>
            <w:noProof/>
            <w:rPrChange w:id="410" w:author="Kostiantyn Kudriavtsev" w:date="2016-09-13T14:58:00Z">
              <w:rPr>
                <w:rStyle w:val="Hyperlink"/>
                <w:noProof/>
              </w:rPr>
            </w:rPrChange>
          </w:rPr>
          <w:delText>dependencies</w:delText>
        </w:r>
        <w:r w:rsidDel="00B2416E">
          <w:rPr>
            <w:noProof/>
            <w:webHidden/>
          </w:rPr>
          <w:tab/>
          <w:delText>28</w:delText>
        </w:r>
      </w:del>
    </w:p>
    <w:p w14:paraId="4C15994F" w14:textId="77777777" w:rsidR="002E3298" w:rsidDel="00B2416E" w:rsidRDefault="002E3298">
      <w:pPr>
        <w:pStyle w:val="TOC2"/>
        <w:tabs>
          <w:tab w:val="right" w:leader="dot" w:pos="9347"/>
        </w:tabs>
        <w:rPr>
          <w:del w:id="411" w:author="Kostiantyn Kudriavtsev" w:date="2016-09-13T14:58:00Z"/>
          <w:rFonts w:asciiTheme="minorHAnsi" w:eastAsiaTheme="minorEastAsia" w:hAnsiTheme="minorHAnsi" w:cstheme="minorBidi"/>
          <w:caps w:val="0"/>
          <w:noProof/>
          <w:color w:val="auto"/>
          <w:sz w:val="22"/>
          <w:szCs w:val="22"/>
        </w:rPr>
      </w:pPr>
      <w:del w:id="412" w:author="Kostiantyn Kudriavtsev" w:date="2016-09-13T14:58:00Z">
        <w:r w:rsidRPr="00B2416E" w:rsidDel="00B2416E">
          <w:rPr>
            <w:rStyle w:val="Hyperlink"/>
            <w:noProof/>
            <w:rPrChange w:id="413" w:author="Kostiantyn Kudriavtsev" w:date="2016-09-13T14:58:00Z">
              <w:rPr>
                <w:rStyle w:val="Hyperlink"/>
                <w:noProof/>
              </w:rPr>
            </w:rPrChange>
          </w:rPr>
          <w:delText>Assumptions</w:delText>
        </w:r>
        <w:r w:rsidDel="00B2416E">
          <w:rPr>
            <w:noProof/>
            <w:webHidden/>
          </w:rPr>
          <w:tab/>
          <w:delText>28</w:delText>
        </w:r>
      </w:del>
    </w:p>
    <w:p w14:paraId="73A738B9" w14:textId="77777777" w:rsidR="002E3298" w:rsidDel="00B2416E" w:rsidRDefault="002E3298">
      <w:pPr>
        <w:pStyle w:val="TOC2"/>
        <w:tabs>
          <w:tab w:val="right" w:leader="dot" w:pos="9347"/>
        </w:tabs>
        <w:rPr>
          <w:del w:id="414" w:author="Kostiantyn Kudriavtsev" w:date="2016-09-13T14:58:00Z"/>
          <w:rFonts w:asciiTheme="minorHAnsi" w:eastAsiaTheme="minorEastAsia" w:hAnsiTheme="minorHAnsi" w:cstheme="minorBidi"/>
          <w:caps w:val="0"/>
          <w:noProof/>
          <w:color w:val="auto"/>
          <w:sz w:val="22"/>
          <w:szCs w:val="22"/>
        </w:rPr>
      </w:pPr>
      <w:del w:id="415" w:author="Kostiantyn Kudriavtsev" w:date="2016-09-13T14:58:00Z">
        <w:r w:rsidRPr="00B2416E" w:rsidDel="00B2416E">
          <w:rPr>
            <w:rStyle w:val="Hyperlink"/>
            <w:noProof/>
            <w:rPrChange w:id="416" w:author="Kostiantyn Kudriavtsev" w:date="2016-09-13T14:58:00Z">
              <w:rPr>
                <w:rStyle w:val="Hyperlink"/>
                <w:noProof/>
              </w:rPr>
            </w:rPrChange>
          </w:rPr>
          <w:delText>High-level solution structure</w:delText>
        </w:r>
        <w:r w:rsidDel="00B2416E">
          <w:rPr>
            <w:noProof/>
            <w:webHidden/>
          </w:rPr>
          <w:tab/>
          <w:delText>28</w:delText>
        </w:r>
      </w:del>
    </w:p>
    <w:p w14:paraId="713806EB" w14:textId="77777777" w:rsidR="002E3298" w:rsidDel="00B2416E" w:rsidRDefault="002E3298">
      <w:pPr>
        <w:pStyle w:val="TOC3"/>
        <w:tabs>
          <w:tab w:val="left" w:pos="1200"/>
          <w:tab w:val="right" w:leader="dot" w:pos="9347"/>
        </w:tabs>
        <w:rPr>
          <w:del w:id="417" w:author="Kostiantyn Kudriavtsev" w:date="2016-09-13T14:58:00Z"/>
          <w:rFonts w:asciiTheme="minorHAnsi" w:eastAsiaTheme="minorEastAsia" w:hAnsiTheme="minorHAnsi" w:cstheme="minorBidi"/>
          <w:iCs w:val="0"/>
          <w:noProof/>
          <w:color w:val="auto"/>
          <w:sz w:val="22"/>
          <w:szCs w:val="22"/>
        </w:rPr>
      </w:pPr>
      <w:del w:id="418" w:author="Kostiantyn Kudriavtsev" w:date="2016-09-13T14:58:00Z">
        <w:r w:rsidRPr="00B2416E" w:rsidDel="00B2416E">
          <w:rPr>
            <w:rStyle w:val="Hyperlink"/>
            <w:noProof/>
            <w:rPrChange w:id="419" w:author="Kostiantyn Kudriavtsev" w:date="2016-09-13T14:58:00Z">
              <w:rPr>
                <w:rStyle w:val="Hyperlink"/>
                <w:noProof/>
              </w:rPr>
            </w:rPrChange>
          </w:rPr>
          <w:delText>6.1.1</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20" w:author="Kostiantyn Kudriavtsev" w:date="2016-09-13T14:58:00Z">
              <w:rPr>
                <w:rStyle w:val="Hyperlink"/>
                <w:noProof/>
              </w:rPr>
            </w:rPrChange>
          </w:rPr>
          <w:delText>Solution Component 1</w:delText>
        </w:r>
        <w:r w:rsidDel="00B2416E">
          <w:rPr>
            <w:noProof/>
            <w:webHidden/>
          </w:rPr>
          <w:tab/>
          <w:delText>28</w:delText>
        </w:r>
      </w:del>
    </w:p>
    <w:p w14:paraId="0D6E4D00" w14:textId="77777777" w:rsidR="002E3298" w:rsidDel="00B2416E" w:rsidRDefault="002E3298">
      <w:pPr>
        <w:pStyle w:val="TOC3"/>
        <w:tabs>
          <w:tab w:val="left" w:pos="1200"/>
          <w:tab w:val="right" w:leader="dot" w:pos="9347"/>
        </w:tabs>
        <w:rPr>
          <w:del w:id="421" w:author="Kostiantyn Kudriavtsev" w:date="2016-09-13T14:58:00Z"/>
          <w:rFonts w:asciiTheme="minorHAnsi" w:eastAsiaTheme="minorEastAsia" w:hAnsiTheme="minorHAnsi" w:cstheme="minorBidi"/>
          <w:iCs w:val="0"/>
          <w:noProof/>
          <w:color w:val="auto"/>
          <w:sz w:val="22"/>
          <w:szCs w:val="22"/>
        </w:rPr>
      </w:pPr>
      <w:del w:id="422" w:author="Kostiantyn Kudriavtsev" w:date="2016-09-13T14:58:00Z">
        <w:r w:rsidRPr="00B2416E" w:rsidDel="00B2416E">
          <w:rPr>
            <w:rStyle w:val="Hyperlink"/>
            <w:noProof/>
            <w:rPrChange w:id="423" w:author="Kostiantyn Kudriavtsev" w:date="2016-09-13T14:58:00Z">
              <w:rPr>
                <w:rStyle w:val="Hyperlink"/>
                <w:noProof/>
              </w:rPr>
            </w:rPrChange>
          </w:rPr>
          <w:delText>6.1.2</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24" w:author="Kostiantyn Kudriavtsev" w:date="2016-09-13T14:58:00Z">
              <w:rPr>
                <w:rStyle w:val="Hyperlink"/>
                <w:noProof/>
              </w:rPr>
            </w:rPrChange>
          </w:rPr>
          <w:delText>Solution Component 2</w:delText>
        </w:r>
        <w:r w:rsidDel="00B2416E">
          <w:rPr>
            <w:noProof/>
            <w:webHidden/>
          </w:rPr>
          <w:tab/>
          <w:delText>29</w:delText>
        </w:r>
      </w:del>
    </w:p>
    <w:p w14:paraId="5B8CB491" w14:textId="77777777" w:rsidR="002E3298" w:rsidDel="00B2416E" w:rsidRDefault="002E3298">
      <w:pPr>
        <w:pStyle w:val="TOC3"/>
        <w:tabs>
          <w:tab w:val="left" w:pos="1200"/>
          <w:tab w:val="right" w:leader="dot" w:pos="9347"/>
        </w:tabs>
        <w:rPr>
          <w:del w:id="425" w:author="Kostiantyn Kudriavtsev" w:date="2016-09-13T14:58:00Z"/>
          <w:rFonts w:asciiTheme="minorHAnsi" w:eastAsiaTheme="minorEastAsia" w:hAnsiTheme="minorHAnsi" w:cstheme="minorBidi"/>
          <w:iCs w:val="0"/>
          <w:noProof/>
          <w:color w:val="auto"/>
          <w:sz w:val="22"/>
          <w:szCs w:val="22"/>
        </w:rPr>
      </w:pPr>
      <w:del w:id="426" w:author="Kostiantyn Kudriavtsev" w:date="2016-09-13T14:58:00Z">
        <w:r w:rsidRPr="00B2416E" w:rsidDel="00B2416E">
          <w:rPr>
            <w:rStyle w:val="Hyperlink"/>
            <w:noProof/>
            <w:rPrChange w:id="427" w:author="Kostiantyn Kudriavtsev" w:date="2016-09-13T14:58:00Z">
              <w:rPr>
                <w:rStyle w:val="Hyperlink"/>
                <w:noProof/>
              </w:rPr>
            </w:rPrChange>
          </w:rPr>
          <w:delText>6.1.3</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28" w:author="Kostiantyn Kudriavtsev" w:date="2016-09-13T14:58:00Z">
              <w:rPr>
                <w:rStyle w:val="Hyperlink"/>
                <w:noProof/>
              </w:rPr>
            </w:rPrChange>
          </w:rPr>
          <w:delText>…</w:delText>
        </w:r>
        <w:r w:rsidDel="00B2416E">
          <w:rPr>
            <w:noProof/>
            <w:webHidden/>
          </w:rPr>
          <w:tab/>
          <w:delText>29</w:delText>
        </w:r>
      </w:del>
    </w:p>
    <w:p w14:paraId="3FF80806" w14:textId="77777777" w:rsidR="002E3298" w:rsidDel="00B2416E" w:rsidRDefault="002E3298">
      <w:pPr>
        <w:pStyle w:val="TOC2"/>
        <w:tabs>
          <w:tab w:val="right" w:leader="dot" w:pos="9347"/>
        </w:tabs>
        <w:rPr>
          <w:del w:id="429" w:author="Kostiantyn Kudriavtsev" w:date="2016-09-13T14:58:00Z"/>
          <w:rFonts w:asciiTheme="minorHAnsi" w:eastAsiaTheme="minorEastAsia" w:hAnsiTheme="minorHAnsi" w:cstheme="minorBidi"/>
          <w:caps w:val="0"/>
          <w:noProof/>
          <w:color w:val="auto"/>
          <w:sz w:val="22"/>
          <w:szCs w:val="22"/>
        </w:rPr>
      </w:pPr>
      <w:del w:id="430" w:author="Kostiantyn Kudriavtsev" w:date="2016-09-13T14:58:00Z">
        <w:r w:rsidRPr="00B2416E" w:rsidDel="00B2416E">
          <w:rPr>
            <w:rStyle w:val="Hyperlink"/>
            <w:noProof/>
            <w:rPrChange w:id="431" w:author="Kostiantyn Kudriavtsev" w:date="2016-09-13T14:58:00Z">
              <w:rPr>
                <w:rStyle w:val="Hyperlink"/>
                <w:noProof/>
              </w:rPr>
            </w:rPrChange>
          </w:rPr>
          <w:delText>Solution components structure</w:delText>
        </w:r>
        <w:r w:rsidDel="00B2416E">
          <w:rPr>
            <w:noProof/>
            <w:webHidden/>
          </w:rPr>
          <w:tab/>
          <w:delText>29</w:delText>
        </w:r>
      </w:del>
    </w:p>
    <w:p w14:paraId="2958B6DB" w14:textId="77777777" w:rsidR="002E3298" w:rsidDel="00B2416E" w:rsidRDefault="002E3298">
      <w:pPr>
        <w:pStyle w:val="TOC3"/>
        <w:tabs>
          <w:tab w:val="left" w:pos="1200"/>
          <w:tab w:val="right" w:leader="dot" w:pos="9347"/>
        </w:tabs>
        <w:rPr>
          <w:del w:id="432" w:author="Kostiantyn Kudriavtsev" w:date="2016-09-13T14:58:00Z"/>
          <w:rFonts w:asciiTheme="minorHAnsi" w:eastAsiaTheme="minorEastAsia" w:hAnsiTheme="minorHAnsi" w:cstheme="minorBidi"/>
          <w:iCs w:val="0"/>
          <w:noProof/>
          <w:color w:val="auto"/>
          <w:sz w:val="22"/>
          <w:szCs w:val="22"/>
        </w:rPr>
      </w:pPr>
      <w:del w:id="433" w:author="Kostiantyn Kudriavtsev" w:date="2016-09-13T14:58:00Z">
        <w:r w:rsidRPr="00B2416E" w:rsidDel="00B2416E">
          <w:rPr>
            <w:rStyle w:val="Hyperlink"/>
            <w:noProof/>
            <w:rPrChange w:id="434" w:author="Kostiantyn Kudriavtsev" w:date="2016-09-13T14:58:00Z">
              <w:rPr>
                <w:rStyle w:val="Hyperlink"/>
                <w:noProof/>
              </w:rPr>
            </w:rPrChange>
          </w:rPr>
          <w:delText>6.1.4</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35" w:author="Kostiantyn Kudriavtsev" w:date="2016-09-13T14:58:00Z">
              <w:rPr>
                <w:rStyle w:val="Hyperlink"/>
                <w:noProof/>
              </w:rPr>
            </w:rPrChange>
          </w:rPr>
          <w:delText>Solution Component 1</w:delText>
        </w:r>
        <w:r w:rsidDel="00B2416E">
          <w:rPr>
            <w:noProof/>
            <w:webHidden/>
          </w:rPr>
          <w:tab/>
          <w:delText>29</w:delText>
        </w:r>
      </w:del>
    </w:p>
    <w:p w14:paraId="4B6BBFE2" w14:textId="77777777" w:rsidR="002E3298" w:rsidDel="00B2416E" w:rsidRDefault="002E3298">
      <w:pPr>
        <w:pStyle w:val="TOC3"/>
        <w:tabs>
          <w:tab w:val="left" w:pos="1200"/>
          <w:tab w:val="right" w:leader="dot" w:pos="9347"/>
        </w:tabs>
        <w:rPr>
          <w:del w:id="436" w:author="Kostiantyn Kudriavtsev" w:date="2016-09-13T14:58:00Z"/>
          <w:rFonts w:asciiTheme="minorHAnsi" w:eastAsiaTheme="minorEastAsia" w:hAnsiTheme="minorHAnsi" w:cstheme="minorBidi"/>
          <w:iCs w:val="0"/>
          <w:noProof/>
          <w:color w:val="auto"/>
          <w:sz w:val="22"/>
          <w:szCs w:val="22"/>
        </w:rPr>
      </w:pPr>
      <w:del w:id="437" w:author="Kostiantyn Kudriavtsev" w:date="2016-09-13T14:58:00Z">
        <w:r w:rsidRPr="00B2416E" w:rsidDel="00B2416E">
          <w:rPr>
            <w:rStyle w:val="Hyperlink"/>
            <w:noProof/>
            <w:rPrChange w:id="438" w:author="Kostiantyn Kudriavtsev" w:date="2016-09-13T14:58:00Z">
              <w:rPr>
                <w:rStyle w:val="Hyperlink"/>
                <w:noProof/>
              </w:rPr>
            </w:rPrChange>
          </w:rPr>
          <w:delText>6.1.5</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39" w:author="Kostiantyn Kudriavtsev" w:date="2016-09-13T14:58:00Z">
              <w:rPr>
                <w:rStyle w:val="Hyperlink"/>
                <w:noProof/>
              </w:rPr>
            </w:rPrChange>
          </w:rPr>
          <w:delText>Solution Component 2</w:delText>
        </w:r>
        <w:r w:rsidDel="00B2416E">
          <w:rPr>
            <w:noProof/>
            <w:webHidden/>
          </w:rPr>
          <w:tab/>
          <w:delText>29</w:delText>
        </w:r>
      </w:del>
    </w:p>
    <w:p w14:paraId="7FAD1026" w14:textId="77777777" w:rsidR="002E3298" w:rsidDel="00B2416E" w:rsidRDefault="002E3298">
      <w:pPr>
        <w:pStyle w:val="TOC3"/>
        <w:tabs>
          <w:tab w:val="left" w:pos="1200"/>
          <w:tab w:val="right" w:leader="dot" w:pos="9347"/>
        </w:tabs>
        <w:rPr>
          <w:del w:id="440" w:author="Kostiantyn Kudriavtsev" w:date="2016-09-13T14:58:00Z"/>
          <w:rFonts w:asciiTheme="minorHAnsi" w:eastAsiaTheme="minorEastAsia" w:hAnsiTheme="minorHAnsi" w:cstheme="minorBidi"/>
          <w:iCs w:val="0"/>
          <w:noProof/>
          <w:color w:val="auto"/>
          <w:sz w:val="22"/>
          <w:szCs w:val="22"/>
        </w:rPr>
      </w:pPr>
      <w:del w:id="441" w:author="Kostiantyn Kudriavtsev" w:date="2016-09-13T14:58:00Z">
        <w:r w:rsidRPr="00B2416E" w:rsidDel="00B2416E">
          <w:rPr>
            <w:rStyle w:val="Hyperlink"/>
            <w:noProof/>
            <w:rPrChange w:id="442" w:author="Kostiantyn Kudriavtsev" w:date="2016-09-13T14:58:00Z">
              <w:rPr>
                <w:rStyle w:val="Hyperlink"/>
                <w:noProof/>
              </w:rPr>
            </w:rPrChange>
          </w:rPr>
          <w:delText>6.1.6</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43" w:author="Kostiantyn Kudriavtsev" w:date="2016-09-13T14:58:00Z">
              <w:rPr>
                <w:rStyle w:val="Hyperlink"/>
                <w:noProof/>
              </w:rPr>
            </w:rPrChange>
          </w:rPr>
          <w:delText>…</w:delText>
        </w:r>
        <w:r w:rsidDel="00B2416E">
          <w:rPr>
            <w:noProof/>
            <w:webHidden/>
          </w:rPr>
          <w:tab/>
          <w:delText>30</w:delText>
        </w:r>
      </w:del>
    </w:p>
    <w:p w14:paraId="2D5173D9" w14:textId="77777777" w:rsidR="002E3298" w:rsidDel="00B2416E" w:rsidRDefault="002E3298">
      <w:pPr>
        <w:pStyle w:val="TOC2"/>
        <w:tabs>
          <w:tab w:val="right" w:leader="dot" w:pos="9347"/>
        </w:tabs>
        <w:rPr>
          <w:del w:id="444" w:author="Kostiantyn Kudriavtsev" w:date="2016-09-13T14:58:00Z"/>
          <w:rFonts w:asciiTheme="minorHAnsi" w:eastAsiaTheme="minorEastAsia" w:hAnsiTheme="minorHAnsi" w:cstheme="minorBidi"/>
          <w:caps w:val="0"/>
          <w:noProof/>
          <w:color w:val="auto"/>
          <w:sz w:val="22"/>
          <w:szCs w:val="22"/>
        </w:rPr>
      </w:pPr>
      <w:del w:id="445" w:author="Kostiantyn Kudriavtsev" w:date="2016-09-13T14:58:00Z">
        <w:r w:rsidRPr="00B2416E" w:rsidDel="00B2416E">
          <w:rPr>
            <w:rStyle w:val="Hyperlink"/>
            <w:noProof/>
            <w:rPrChange w:id="446" w:author="Kostiantyn Kudriavtsev" w:date="2016-09-13T14:58:00Z">
              <w:rPr>
                <w:rStyle w:val="Hyperlink"/>
                <w:noProof/>
              </w:rPr>
            </w:rPrChange>
          </w:rPr>
          <w:delText>Domain model</w:delText>
        </w:r>
        <w:r w:rsidDel="00B2416E">
          <w:rPr>
            <w:noProof/>
            <w:webHidden/>
          </w:rPr>
          <w:tab/>
          <w:delText>30</w:delText>
        </w:r>
      </w:del>
    </w:p>
    <w:p w14:paraId="28D610FE" w14:textId="77777777" w:rsidR="002E3298" w:rsidDel="00B2416E" w:rsidRDefault="002E3298">
      <w:pPr>
        <w:pStyle w:val="TOC2"/>
        <w:tabs>
          <w:tab w:val="right" w:leader="dot" w:pos="9347"/>
        </w:tabs>
        <w:rPr>
          <w:del w:id="447" w:author="Kostiantyn Kudriavtsev" w:date="2016-09-13T14:58:00Z"/>
          <w:rFonts w:asciiTheme="minorHAnsi" w:eastAsiaTheme="minorEastAsia" w:hAnsiTheme="minorHAnsi" w:cstheme="minorBidi"/>
          <w:caps w:val="0"/>
          <w:noProof/>
          <w:color w:val="auto"/>
          <w:sz w:val="22"/>
          <w:szCs w:val="22"/>
        </w:rPr>
      </w:pPr>
      <w:del w:id="448" w:author="Kostiantyn Kudriavtsev" w:date="2016-09-13T14:58:00Z">
        <w:r w:rsidRPr="00B2416E" w:rsidDel="00B2416E">
          <w:rPr>
            <w:rStyle w:val="Hyperlink"/>
            <w:noProof/>
            <w:rPrChange w:id="449" w:author="Kostiantyn Kudriavtsev" w:date="2016-09-13T14:58:00Z">
              <w:rPr>
                <w:rStyle w:val="Hyperlink"/>
                <w:noProof/>
              </w:rPr>
            </w:rPrChange>
          </w:rPr>
          <w:delText>Data model</w:delText>
        </w:r>
        <w:r w:rsidDel="00B2416E">
          <w:rPr>
            <w:noProof/>
            <w:webHidden/>
          </w:rPr>
          <w:tab/>
          <w:delText>30</w:delText>
        </w:r>
      </w:del>
    </w:p>
    <w:p w14:paraId="3756ACDA" w14:textId="77777777" w:rsidR="002E3298" w:rsidDel="00B2416E" w:rsidRDefault="002E3298">
      <w:pPr>
        <w:pStyle w:val="TOC3"/>
        <w:tabs>
          <w:tab w:val="left" w:pos="1200"/>
          <w:tab w:val="right" w:leader="dot" w:pos="9347"/>
        </w:tabs>
        <w:rPr>
          <w:del w:id="450" w:author="Kostiantyn Kudriavtsev" w:date="2016-09-13T14:58:00Z"/>
          <w:rFonts w:asciiTheme="minorHAnsi" w:eastAsiaTheme="minorEastAsia" w:hAnsiTheme="minorHAnsi" w:cstheme="minorBidi"/>
          <w:iCs w:val="0"/>
          <w:noProof/>
          <w:color w:val="auto"/>
          <w:sz w:val="22"/>
          <w:szCs w:val="22"/>
        </w:rPr>
      </w:pPr>
      <w:del w:id="451" w:author="Kostiantyn Kudriavtsev" w:date="2016-09-13T14:58:00Z">
        <w:r w:rsidRPr="00B2416E" w:rsidDel="00B2416E">
          <w:rPr>
            <w:rStyle w:val="Hyperlink"/>
            <w:noProof/>
            <w:rPrChange w:id="452" w:author="Kostiantyn Kudriavtsev" w:date="2016-09-13T14:58:00Z">
              <w:rPr>
                <w:rStyle w:val="Hyperlink"/>
                <w:noProof/>
              </w:rPr>
            </w:rPrChange>
          </w:rPr>
          <w:delText>6.1.7</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53" w:author="Kostiantyn Kudriavtsev" w:date="2016-09-13T14:58:00Z">
              <w:rPr>
                <w:rStyle w:val="Hyperlink"/>
                <w:noProof/>
              </w:rPr>
            </w:rPrChange>
          </w:rPr>
          <w:delText>Storage 1</w:delText>
        </w:r>
        <w:r w:rsidDel="00B2416E">
          <w:rPr>
            <w:noProof/>
            <w:webHidden/>
          </w:rPr>
          <w:tab/>
          <w:delText>30</w:delText>
        </w:r>
      </w:del>
    </w:p>
    <w:p w14:paraId="1331F31A" w14:textId="77777777" w:rsidR="002E3298" w:rsidDel="00B2416E" w:rsidRDefault="002E3298">
      <w:pPr>
        <w:pStyle w:val="TOC3"/>
        <w:tabs>
          <w:tab w:val="left" w:pos="1200"/>
          <w:tab w:val="right" w:leader="dot" w:pos="9347"/>
        </w:tabs>
        <w:rPr>
          <w:del w:id="454" w:author="Kostiantyn Kudriavtsev" w:date="2016-09-13T14:58:00Z"/>
          <w:rFonts w:asciiTheme="minorHAnsi" w:eastAsiaTheme="minorEastAsia" w:hAnsiTheme="minorHAnsi" w:cstheme="minorBidi"/>
          <w:iCs w:val="0"/>
          <w:noProof/>
          <w:color w:val="auto"/>
          <w:sz w:val="22"/>
          <w:szCs w:val="22"/>
        </w:rPr>
      </w:pPr>
      <w:del w:id="455" w:author="Kostiantyn Kudriavtsev" w:date="2016-09-13T14:58:00Z">
        <w:r w:rsidRPr="00B2416E" w:rsidDel="00B2416E">
          <w:rPr>
            <w:rStyle w:val="Hyperlink"/>
            <w:noProof/>
            <w:rPrChange w:id="456" w:author="Kostiantyn Kudriavtsev" w:date="2016-09-13T14:58:00Z">
              <w:rPr>
                <w:rStyle w:val="Hyperlink"/>
                <w:noProof/>
              </w:rPr>
            </w:rPrChange>
          </w:rPr>
          <w:delText>6.1.8</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57" w:author="Kostiantyn Kudriavtsev" w:date="2016-09-13T14:58:00Z">
              <w:rPr>
                <w:rStyle w:val="Hyperlink"/>
                <w:noProof/>
              </w:rPr>
            </w:rPrChange>
          </w:rPr>
          <w:delText>Storage 2</w:delText>
        </w:r>
        <w:r w:rsidDel="00B2416E">
          <w:rPr>
            <w:noProof/>
            <w:webHidden/>
          </w:rPr>
          <w:tab/>
          <w:delText>30</w:delText>
        </w:r>
      </w:del>
    </w:p>
    <w:p w14:paraId="7E47DFFE" w14:textId="77777777" w:rsidR="002E3298" w:rsidDel="00B2416E" w:rsidRDefault="002E3298">
      <w:pPr>
        <w:pStyle w:val="TOC3"/>
        <w:tabs>
          <w:tab w:val="left" w:pos="1200"/>
          <w:tab w:val="right" w:leader="dot" w:pos="9347"/>
        </w:tabs>
        <w:rPr>
          <w:del w:id="458" w:author="Kostiantyn Kudriavtsev" w:date="2016-09-13T14:58:00Z"/>
          <w:rFonts w:asciiTheme="minorHAnsi" w:eastAsiaTheme="minorEastAsia" w:hAnsiTheme="minorHAnsi" w:cstheme="minorBidi"/>
          <w:iCs w:val="0"/>
          <w:noProof/>
          <w:color w:val="auto"/>
          <w:sz w:val="22"/>
          <w:szCs w:val="22"/>
        </w:rPr>
      </w:pPr>
      <w:del w:id="459" w:author="Kostiantyn Kudriavtsev" w:date="2016-09-13T14:58:00Z">
        <w:r w:rsidRPr="00B2416E" w:rsidDel="00B2416E">
          <w:rPr>
            <w:rStyle w:val="Hyperlink"/>
            <w:noProof/>
            <w:rPrChange w:id="460" w:author="Kostiantyn Kudriavtsev" w:date="2016-09-13T14:58:00Z">
              <w:rPr>
                <w:rStyle w:val="Hyperlink"/>
                <w:noProof/>
              </w:rPr>
            </w:rPrChange>
          </w:rPr>
          <w:delText>6.1.9</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61" w:author="Kostiantyn Kudriavtsev" w:date="2016-09-13T14:58:00Z">
              <w:rPr>
                <w:rStyle w:val="Hyperlink"/>
                <w:noProof/>
              </w:rPr>
            </w:rPrChange>
          </w:rPr>
          <w:delText>…</w:delText>
        </w:r>
        <w:r w:rsidDel="00B2416E">
          <w:rPr>
            <w:noProof/>
            <w:webHidden/>
          </w:rPr>
          <w:tab/>
          <w:delText>30</w:delText>
        </w:r>
      </w:del>
    </w:p>
    <w:p w14:paraId="26691247" w14:textId="77777777" w:rsidR="002E3298" w:rsidDel="00B2416E" w:rsidRDefault="002E3298">
      <w:pPr>
        <w:pStyle w:val="TOC1"/>
        <w:tabs>
          <w:tab w:val="left" w:pos="400"/>
          <w:tab w:val="right" w:leader="dot" w:pos="9347"/>
        </w:tabs>
        <w:rPr>
          <w:del w:id="462" w:author="Kostiantyn Kudriavtsev" w:date="2016-09-13T14:58:00Z"/>
          <w:rFonts w:asciiTheme="minorHAnsi" w:eastAsiaTheme="minorEastAsia" w:hAnsiTheme="minorHAnsi" w:cstheme="minorBidi"/>
          <w:bCs w:val="0"/>
          <w:caps w:val="0"/>
          <w:noProof/>
          <w:color w:val="auto"/>
          <w:sz w:val="22"/>
          <w:szCs w:val="22"/>
        </w:rPr>
      </w:pPr>
      <w:del w:id="463" w:author="Kostiantyn Kudriavtsev" w:date="2016-09-13T14:58:00Z">
        <w:r w:rsidRPr="00B2416E" w:rsidDel="00B2416E">
          <w:rPr>
            <w:rStyle w:val="Hyperlink"/>
            <w:noProof/>
            <w:rPrChange w:id="464" w:author="Kostiantyn Kudriavtsev" w:date="2016-09-13T14:58:00Z">
              <w:rPr>
                <w:rStyle w:val="Hyperlink"/>
                <w:noProof/>
              </w:rPr>
            </w:rPrChange>
          </w:rPr>
          <w:delText>7</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465" w:author="Kostiantyn Kudriavtsev" w:date="2016-09-13T14:58:00Z">
              <w:rPr>
                <w:rStyle w:val="Hyperlink"/>
                <w:noProof/>
              </w:rPr>
            </w:rPrChange>
          </w:rPr>
          <w:delText>Technology stack</w:delText>
        </w:r>
        <w:r w:rsidDel="00B2416E">
          <w:rPr>
            <w:noProof/>
            <w:webHidden/>
          </w:rPr>
          <w:tab/>
          <w:delText>30</w:delText>
        </w:r>
      </w:del>
    </w:p>
    <w:p w14:paraId="27EF0323" w14:textId="77777777" w:rsidR="002E3298" w:rsidDel="00B2416E" w:rsidRDefault="002E3298">
      <w:pPr>
        <w:pStyle w:val="TOC2"/>
        <w:tabs>
          <w:tab w:val="right" w:leader="dot" w:pos="9347"/>
        </w:tabs>
        <w:rPr>
          <w:del w:id="466" w:author="Kostiantyn Kudriavtsev" w:date="2016-09-13T14:58:00Z"/>
          <w:rFonts w:asciiTheme="minorHAnsi" w:eastAsiaTheme="minorEastAsia" w:hAnsiTheme="minorHAnsi" w:cstheme="minorBidi"/>
          <w:caps w:val="0"/>
          <w:noProof/>
          <w:color w:val="auto"/>
          <w:sz w:val="22"/>
          <w:szCs w:val="22"/>
        </w:rPr>
      </w:pPr>
      <w:del w:id="467" w:author="Kostiantyn Kudriavtsev" w:date="2016-09-13T14:58:00Z">
        <w:r w:rsidRPr="00B2416E" w:rsidDel="00B2416E">
          <w:rPr>
            <w:rStyle w:val="Hyperlink"/>
            <w:noProof/>
            <w:rPrChange w:id="468" w:author="Kostiantyn Kudriavtsev" w:date="2016-09-13T14:58:00Z">
              <w:rPr>
                <w:rStyle w:val="Hyperlink"/>
                <w:noProof/>
              </w:rPr>
            </w:rPrChange>
          </w:rPr>
          <w:delText>High-level deployment approach</w:delText>
        </w:r>
        <w:r w:rsidDel="00B2416E">
          <w:rPr>
            <w:noProof/>
            <w:webHidden/>
          </w:rPr>
          <w:tab/>
          <w:delText>31</w:delText>
        </w:r>
      </w:del>
    </w:p>
    <w:p w14:paraId="17582B49" w14:textId="77777777" w:rsidR="002E3298" w:rsidDel="00B2416E" w:rsidRDefault="002E3298">
      <w:pPr>
        <w:pStyle w:val="TOC2"/>
        <w:tabs>
          <w:tab w:val="right" w:leader="dot" w:pos="9347"/>
        </w:tabs>
        <w:rPr>
          <w:del w:id="469" w:author="Kostiantyn Kudriavtsev" w:date="2016-09-13T14:58:00Z"/>
          <w:rFonts w:asciiTheme="minorHAnsi" w:eastAsiaTheme="minorEastAsia" w:hAnsiTheme="minorHAnsi" w:cstheme="minorBidi"/>
          <w:caps w:val="0"/>
          <w:noProof/>
          <w:color w:val="auto"/>
          <w:sz w:val="22"/>
          <w:szCs w:val="22"/>
        </w:rPr>
      </w:pPr>
      <w:del w:id="470" w:author="Kostiantyn Kudriavtsev" w:date="2016-09-13T14:58:00Z">
        <w:r w:rsidRPr="00B2416E" w:rsidDel="00B2416E">
          <w:rPr>
            <w:rStyle w:val="Hyperlink"/>
            <w:noProof/>
            <w:rPrChange w:id="471" w:author="Kostiantyn Kudriavtsev" w:date="2016-09-13T14:58:00Z">
              <w:rPr>
                <w:rStyle w:val="Hyperlink"/>
                <w:noProof/>
              </w:rPr>
            </w:rPrChange>
          </w:rPr>
          <w:delText>Architecturally Significant Quality Attributes</w:delText>
        </w:r>
        <w:r w:rsidDel="00B2416E">
          <w:rPr>
            <w:noProof/>
            <w:webHidden/>
          </w:rPr>
          <w:tab/>
          <w:delText>31</w:delText>
        </w:r>
      </w:del>
    </w:p>
    <w:p w14:paraId="2C8153A2" w14:textId="77777777" w:rsidR="002E3298" w:rsidDel="00B2416E" w:rsidRDefault="002E3298">
      <w:pPr>
        <w:pStyle w:val="TOC3"/>
        <w:tabs>
          <w:tab w:val="left" w:pos="1200"/>
          <w:tab w:val="right" w:leader="dot" w:pos="9347"/>
        </w:tabs>
        <w:rPr>
          <w:del w:id="472" w:author="Kostiantyn Kudriavtsev" w:date="2016-09-13T14:58:00Z"/>
          <w:rFonts w:asciiTheme="minorHAnsi" w:eastAsiaTheme="minorEastAsia" w:hAnsiTheme="minorHAnsi" w:cstheme="minorBidi"/>
          <w:iCs w:val="0"/>
          <w:noProof/>
          <w:color w:val="auto"/>
          <w:sz w:val="22"/>
          <w:szCs w:val="22"/>
        </w:rPr>
      </w:pPr>
      <w:del w:id="473" w:author="Kostiantyn Kudriavtsev" w:date="2016-09-13T14:58:00Z">
        <w:r w:rsidRPr="00B2416E" w:rsidDel="00B2416E">
          <w:rPr>
            <w:rStyle w:val="Hyperlink"/>
            <w:noProof/>
            <w:rPrChange w:id="474" w:author="Kostiantyn Kudriavtsev" w:date="2016-09-13T14:58:00Z">
              <w:rPr>
                <w:rStyle w:val="Hyperlink"/>
                <w:noProof/>
              </w:rPr>
            </w:rPrChange>
          </w:rPr>
          <w:delText>7.1.1</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75" w:author="Kostiantyn Kudriavtsev" w:date="2016-09-13T14:58:00Z">
              <w:rPr>
                <w:rStyle w:val="Hyperlink"/>
                <w:noProof/>
              </w:rPr>
            </w:rPrChange>
          </w:rPr>
          <w:delText>Security</w:delText>
        </w:r>
        <w:r w:rsidDel="00B2416E">
          <w:rPr>
            <w:noProof/>
            <w:webHidden/>
          </w:rPr>
          <w:tab/>
          <w:delText>31</w:delText>
        </w:r>
      </w:del>
    </w:p>
    <w:p w14:paraId="78722598" w14:textId="77777777" w:rsidR="002E3298" w:rsidDel="00B2416E" w:rsidRDefault="002E3298">
      <w:pPr>
        <w:pStyle w:val="TOC3"/>
        <w:tabs>
          <w:tab w:val="left" w:pos="1200"/>
          <w:tab w:val="right" w:leader="dot" w:pos="9347"/>
        </w:tabs>
        <w:rPr>
          <w:del w:id="476" w:author="Kostiantyn Kudriavtsev" w:date="2016-09-13T14:58:00Z"/>
          <w:rFonts w:asciiTheme="minorHAnsi" w:eastAsiaTheme="minorEastAsia" w:hAnsiTheme="minorHAnsi" w:cstheme="minorBidi"/>
          <w:iCs w:val="0"/>
          <w:noProof/>
          <w:color w:val="auto"/>
          <w:sz w:val="22"/>
          <w:szCs w:val="22"/>
        </w:rPr>
      </w:pPr>
      <w:del w:id="477" w:author="Kostiantyn Kudriavtsev" w:date="2016-09-13T14:58:00Z">
        <w:r w:rsidRPr="00B2416E" w:rsidDel="00B2416E">
          <w:rPr>
            <w:rStyle w:val="Hyperlink"/>
            <w:noProof/>
            <w:rPrChange w:id="478" w:author="Kostiantyn Kudriavtsev" w:date="2016-09-13T14:58:00Z">
              <w:rPr>
                <w:rStyle w:val="Hyperlink"/>
                <w:noProof/>
              </w:rPr>
            </w:rPrChange>
          </w:rPr>
          <w:delText>7.1.2</w:delText>
        </w:r>
        <w:r w:rsidDel="00B2416E">
          <w:rPr>
            <w:rFonts w:asciiTheme="minorHAnsi" w:eastAsiaTheme="minorEastAsia" w:hAnsiTheme="minorHAnsi" w:cstheme="minorBidi"/>
            <w:iCs w:val="0"/>
            <w:noProof/>
            <w:color w:val="auto"/>
            <w:sz w:val="22"/>
            <w:szCs w:val="22"/>
          </w:rPr>
          <w:tab/>
        </w:r>
        <w:r w:rsidRPr="00B2416E" w:rsidDel="00B2416E">
          <w:rPr>
            <w:rStyle w:val="Hyperlink"/>
            <w:noProof/>
            <w:rPrChange w:id="479" w:author="Kostiantyn Kudriavtsev" w:date="2016-09-13T14:58:00Z">
              <w:rPr>
                <w:rStyle w:val="Hyperlink"/>
                <w:noProof/>
              </w:rPr>
            </w:rPrChange>
          </w:rPr>
          <w:delText>Supportability</w:delText>
        </w:r>
        <w:r w:rsidDel="00B2416E">
          <w:rPr>
            <w:noProof/>
            <w:webHidden/>
          </w:rPr>
          <w:tab/>
          <w:delText>32</w:delText>
        </w:r>
      </w:del>
    </w:p>
    <w:p w14:paraId="4E193DD1" w14:textId="77777777" w:rsidR="002E3298" w:rsidDel="00B2416E" w:rsidRDefault="002E3298">
      <w:pPr>
        <w:pStyle w:val="TOC4"/>
        <w:tabs>
          <w:tab w:val="left" w:pos="1600"/>
          <w:tab w:val="right" w:leader="dot" w:pos="9347"/>
        </w:tabs>
        <w:rPr>
          <w:del w:id="480" w:author="Kostiantyn Kudriavtsev" w:date="2016-09-13T14:58:00Z"/>
          <w:rFonts w:asciiTheme="minorHAnsi" w:eastAsiaTheme="minorEastAsia" w:hAnsiTheme="minorHAnsi" w:cstheme="minorBidi"/>
          <w:noProof/>
          <w:color w:val="auto"/>
          <w:sz w:val="22"/>
          <w:szCs w:val="22"/>
        </w:rPr>
      </w:pPr>
      <w:del w:id="481" w:author="Kostiantyn Kudriavtsev" w:date="2016-09-13T14:58:00Z">
        <w:r w:rsidRPr="00B2416E" w:rsidDel="00B2416E">
          <w:rPr>
            <w:rStyle w:val="Hyperlink"/>
            <w:noProof/>
            <w:rPrChange w:id="482" w:author="Kostiantyn Kudriavtsev" w:date="2016-09-13T14:58:00Z">
              <w:rPr>
                <w:rStyle w:val="Hyperlink"/>
                <w:noProof/>
              </w:rPr>
            </w:rPrChange>
          </w:rPr>
          <w:delText>7.1.2.1</w:delText>
        </w:r>
        <w:r w:rsidDel="00B2416E">
          <w:rPr>
            <w:rFonts w:asciiTheme="minorHAnsi" w:eastAsiaTheme="minorEastAsia" w:hAnsiTheme="minorHAnsi" w:cstheme="minorBidi"/>
            <w:noProof/>
            <w:color w:val="auto"/>
            <w:sz w:val="22"/>
            <w:szCs w:val="22"/>
          </w:rPr>
          <w:tab/>
        </w:r>
        <w:r w:rsidRPr="00B2416E" w:rsidDel="00B2416E">
          <w:rPr>
            <w:rStyle w:val="Hyperlink"/>
            <w:noProof/>
            <w:rPrChange w:id="483" w:author="Kostiantyn Kudriavtsev" w:date="2016-09-13T14:58:00Z">
              <w:rPr>
                <w:rStyle w:val="Hyperlink"/>
                <w:noProof/>
              </w:rPr>
            </w:rPrChange>
          </w:rPr>
          <w:delText>Monitoring</w:delText>
        </w:r>
        <w:r w:rsidDel="00B2416E">
          <w:rPr>
            <w:noProof/>
            <w:webHidden/>
          </w:rPr>
          <w:tab/>
          <w:delText>32</w:delText>
        </w:r>
      </w:del>
    </w:p>
    <w:p w14:paraId="39654FAC" w14:textId="77777777" w:rsidR="002E3298" w:rsidDel="00B2416E" w:rsidRDefault="002E3298">
      <w:pPr>
        <w:pStyle w:val="TOC4"/>
        <w:tabs>
          <w:tab w:val="left" w:pos="1600"/>
          <w:tab w:val="right" w:leader="dot" w:pos="9347"/>
        </w:tabs>
        <w:rPr>
          <w:del w:id="484" w:author="Kostiantyn Kudriavtsev" w:date="2016-09-13T14:58:00Z"/>
          <w:rFonts w:asciiTheme="minorHAnsi" w:eastAsiaTheme="minorEastAsia" w:hAnsiTheme="minorHAnsi" w:cstheme="minorBidi"/>
          <w:noProof/>
          <w:color w:val="auto"/>
          <w:sz w:val="22"/>
          <w:szCs w:val="22"/>
        </w:rPr>
      </w:pPr>
      <w:del w:id="485" w:author="Kostiantyn Kudriavtsev" w:date="2016-09-13T14:58:00Z">
        <w:r w:rsidRPr="00B2416E" w:rsidDel="00B2416E">
          <w:rPr>
            <w:rStyle w:val="Hyperlink"/>
            <w:noProof/>
            <w:rPrChange w:id="486" w:author="Kostiantyn Kudriavtsev" w:date="2016-09-13T14:58:00Z">
              <w:rPr>
                <w:rStyle w:val="Hyperlink"/>
                <w:noProof/>
              </w:rPr>
            </w:rPrChange>
          </w:rPr>
          <w:delText>7.1.2.2</w:delText>
        </w:r>
        <w:r w:rsidDel="00B2416E">
          <w:rPr>
            <w:rFonts w:asciiTheme="minorHAnsi" w:eastAsiaTheme="minorEastAsia" w:hAnsiTheme="minorHAnsi" w:cstheme="minorBidi"/>
            <w:noProof/>
            <w:color w:val="auto"/>
            <w:sz w:val="22"/>
            <w:szCs w:val="22"/>
          </w:rPr>
          <w:tab/>
        </w:r>
        <w:r w:rsidRPr="00B2416E" w:rsidDel="00B2416E">
          <w:rPr>
            <w:rStyle w:val="Hyperlink"/>
            <w:noProof/>
            <w:rPrChange w:id="487" w:author="Kostiantyn Kudriavtsev" w:date="2016-09-13T14:58:00Z">
              <w:rPr>
                <w:rStyle w:val="Hyperlink"/>
                <w:noProof/>
              </w:rPr>
            </w:rPrChange>
          </w:rPr>
          <w:delText>Administration Tools</w:delText>
        </w:r>
        <w:r w:rsidDel="00B2416E">
          <w:rPr>
            <w:noProof/>
            <w:webHidden/>
          </w:rPr>
          <w:tab/>
          <w:delText>32</w:delText>
        </w:r>
      </w:del>
    </w:p>
    <w:p w14:paraId="7EAE3DAA" w14:textId="77777777" w:rsidR="002E3298" w:rsidDel="00B2416E" w:rsidRDefault="002E3298">
      <w:pPr>
        <w:pStyle w:val="TOC4"/>
        <w:tabs>
          <w:tab w:val="left" w:pos="1600"/>
          <w:tab w:val="right" w:leader="dot" w:pos="9347"/>
        </w:tabs>
        <w:rPr>
          <w:del w:id="488" w:author="Kostiantyn Kudriavtsev" w:date="2016-09-13T14:58:00Z"/>
          <w:rFonts w:asciiTheme="minorHAnsi" w:eastAsiaTheme="minorEastAsia" w:hAnsiTheme="minorHAnsi" w:cstheme="minorBidi"/>
          <w:noProof/>
          <w:color w:val="auto"/>
          <w:sz w:val="22"/>
          <w:szCs w:val="22"/>
        </w:rPr>
      </w:pPr>
      <w:del w:id="489" w:author="Kostiantyn Kudriavtsev" w:date="2016-09-13T14:58:00Z">
        <w:r w:rsidRPr="00B2416E" w:rsidDel="00B2416E">
          <w:rPr>
            <w:rStyle w:val="Hyperlink"/>
            <w:noProof/>
            <w:rPrChange w:id="490" w:author="Kostiantyn Kudriavtsev" w:date="2016-09-13T14:58:00Z">
              <w:rPr>
                <w:rStyle w:val="Hyperlink"/>
                <w:noProof/>
              </w:rPr>
            </w:rPrChange>
          </w:rPr>
          <w:delText>7.1.2.3</w:delText>
        </w:r>
        <w:r w:rsidDel="00B2416E">
          <w:rPr>
            <w:rFonts w:asciiTheme="minorHAnsi" w:eastAsiaTheme="minorEastAsia" w:hAnsiTheme="minorHAnsi" w:cstheme="minorBidi"/>
            <w:noProof/>
            <w:color w:val="auto"/>
            <w:sz w:val="22"/>
            <w:szCs w:val="22"/>
          </w:rPr>
          <w:tab/>
        </w:r>
        <w:r w:rsidRPr="00B2416E" w:rsidDel="00B2416E">
          <w:rPr>
            <w:rStyle w:val="Hyperlink"/>
            <w:noProof/>
            <w:rPrChange w:id="491" w:author="Kostiantyn Kudriavtsev" w:date="2016-09-13T14:58:00Z">
              <w:rPr>
                <w:rStyle w:val="Hyperlink"/>
                <w:noProof/>
              </w:rPr>
            </w:rPrChange>
          </w:rPr>
          <w:delText>Specific deployment aspects</w:delText>
        </w:r>
        <w:r w:rsidDel="00B2416E">
          <w:rPr>
            <w:noProof/>
            <w:webHidden/>
          </w:rPr>
          <w:tab/>
          <w:delText>32</w:delText>
        </w:r>
      </w:del>
    </w:p>
    <w:p w14:paraId="7D80AE32" w14:textId="77777777" w:rsidR="002E3298" w:rsidDel="00B2416E" w:rsidRDefault="002E3298">
      <w:pPr>
        <w:pStyle w:val="TOC2"/>
        <w:tabs>
          <w:tab w:val="right" w:leader="dot" w:pos="9347"/>
        </w:tabs>
        <w:rPr>
          <w:del w:id="492" w:author="Kostiantyn Kudriavtsev" w:date="2016-09-13T14:58:00Z"/>
          <w:rFonts w:asciiTheme="minorHAnsi" w:eastAsiaTheme="minorEastAsia" w:hAnsiTheme="minorHAnsi" w:cstheme="minorBidi"/>
          <w:caps w:val="0"/>
          <w:noProof/>
          <w:color w:val="auto"/>
          <w:sz w:val="22"/>
          <w:szCs w:val="22"/>
        </w:rPr>
      </w:pPr>
      <w:del w:id="493" w:author="Kostiantyn Kudriavtsev" w:date="2016-09-13T14:58:00Z">
        <w:r w:rsidRPr="00B2416E" w:rsidDel="00B2416E">
          <w:rPr>
            <w:rStyle w:val="Hyperlink"/>
            <w:noProof/>
            <w:rPrChange w:id="494" w:author="Kostiantyn Kudriavtsev" w:date="2016-09-13T14:58:00Z">
              <w:rPr>
                <w:rStyle w:val="Hyperlink"/>
                <w:noProof/>
              </w:rPr>
            </w:rPrChange>
          </w:rPr>
          <w:delText>Architecture Constraints and Limitations</w:delText>
        </w:r>
        <w:r w:rsidDel="00B2416E">
          <w:rPr>
            <w:noProof/>
            <w:webHidden/>
          </w:rPr>
          <w:tab/>
          <w:delText>32</w:delText>
        </w:r>
      </w:del>
    </w:p>
    <w:p w14:paraId="4CA7B5B7" w14:textId="77777777" w:rsidR="002E3298" w:rsidDel="00B2416E" w:rsidRDefault="002E3298">
      <w:pPr>
        <w:pStyle w:val="TOC1"/>
        <w:tabs>
          <w:tab w:val="left" w:pos="400"/>
          <w:tab w:val="right" w:leader="dot" w:pos="9347"/>
        </w:tabs>
        <w:rPr>
          <w:del w:id="495" w:author="Kostiantyn Kudriavtsev" w:date="2016-09-13T14:58:00Z"/>
          <w:rFonts w:asciiTheme="minorHAnsi" w:eastAsiaTheme="minorEastAsia" w:hAnsiTheme="minorHAnsi" w:cstheme="minorBidi"/>
          <w:bCs w:val="0"/>
          <w:caps w:val="0"/>
          <w:noProof/>
          <w:color w:val="auto"/>
          <w:sz w:val="22"/>
          <w:szCs w:val="22"/>
        </w:rPr>
      </w:pPr>
      <w:del w:id="496" w:author="Kostiantyn Kudriavtsev" w:date="2016-09-13T14:58:00Z">
        <w:r w:rsidRPr="00B2416E" w:rsidDel="00B2416E">
          <w:rPr>
            <w:rStyle w:val="Hyperlink"/>
            <w:noProof/>
            <w:rPrChange w:id="497" w:author="Kostiantyn Kudriavtsev" w:date="2016-09-13T14:58:00Z">
              <w:rPr>
                <w:rStyle w:val="Hyperlink"/>
                <w:noProof/>
              </w:rPr>
            </w:rPrChange>
          </w:rPr>
          <w:delText>8</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498" w:author="Kostiantyn Kudriavtsev" w:date="2016-09-13T14:58:00Z">
              <w:rPr>
                <w:rStyle w:val="Hyperlink"/>
                <w:noProof/>
              </w:rPr>
            </w:rPrChange>
          </w:rPr>
          <w:delText>Transition</w:delText>
        </w:r>
        <w:r w:rsidDel="00B2416E">
          <w:rPr>
            <w:noProof/>
            <w:webHidden/>
          </w:rPr>
          <w:tab/>
          <w:delText>32</w:delText>
        </w:r>
      </w:del>
    </w:p>
    <w:p w14:paraId="58F30991" w14:textId="77777777" w:rsidR="002E3298" w:rsidDel="00B2416E" w:rsidRDefault="002E3298">
      <w:pPr>
        <w:pStyle w:val="TOC1"/>
        <w:tabs>
          <w:tab w:val="left" w:pos="1400"/>
          <w:tab w:val="right" w:leader="dot" w:pos="9347"/>
        </w:tabs>
        <w:rPr>
          <w:del w:id="499" w:author="Kostiantyn Kudriavtsev" w:date="2016-09-13T14:58:00Z"/>
          <w:rFonts w:asciiTheme="minorHAnsi" w:eastAsiaTheme="minorEastAsia" w:hAnsiTheme="minorHAnsi" w:cstheme="minorBidi"/>
          <w:bCs w:val="0"/>
          <w:caps w:val="0"/>
          <w:noProof/>
          <w:color w:val="auto"/>
          <w:sz w:val="22"/>
          <w:szCs w:val="22"/>
        </w:rPr>
      </w:pPr>
      <w:del w:id="500" w:author="Kostiantyn Kudriavtsev" w:date="2016-09-13T14:58:00Z">
        <w:r w:rsidRPr="00B2416E" w:rsidDel="00B2416E">
          <w:rPr>
            <w:rStyle w:val="Hyperlink"/>
            <w:noProof/>
            <w:rPrChange w:id="501" w:author="Kostiantyn Kudriavtsev" w:date="2016-09-13T14:58:00Z">
              <w:rPr>
                <w:rStyle w:val="Hyperlink"/>
                <w:noProof/>
              </w:rPr>
            </w:rPrChange>
          </w:rPr>
          <w:delText>Appendix A.</w:delText>
        </w:r>
        <w:r w:rsidDel="00B2416E">
          <w:rPr>
            <w:rFonts w:asciiTheme="minorHAnsi" w:eastAsiaTheme="minorEastAsia" w:hAnsiTheme="minorHAnsi" w:cstheme="minorBidi"/>
            <w:bCs w:val="0"/>
            <w:caps w:val="0"/>
            <w:noProof/>
            <w:color w:val="auto"/>
            <w:sz w:val="22"/>
            <w:szCs w:val="22"/>
          </w:rPr>
          <w:tab/>
        </w:r>
        <w:r w:rsidRPr="00B2416E" w:rsidDel="00B2416E">
          <w:rPr>
            <w:rStyle w:val="Hyperlink"/>
            <w:noProof/>
            <w:rPrChange w:id="502" w:author="Kostiantyn Kudriavtsev" w:date="2016-09-13T14:58:00Z">
              <w:rPr>
                <w:rStyle w:val="Hyperlink"/>
                <w:noProof/>
              </w:rPr>
            </w:rPrChange>
          </w:rPr>
          <w:delText>Solution Architecture Quality Attributes</w:delText>
        </w:r>
        <w:r w:rsidDel="00B2416E">
          <w:rPr>
            <w:noProof/>
            <w:webHidden/>
          </w:rPr>
          <w:tab/>
          <w:delText>34</w:delText>
        </w:r>
      </w:del>
    </w:p>
    <w:p w14:paraId="3790FA0C" w14:textId="77777777" w:rsidR="00EF097F" w:rsidDel="002E3298" w:rsidRDefault="00EF097F">
      <w:pPr>
        <w:pStyle w:val="TOC1"/>
        <w:tabs>
          <w:tab w:val="left" w:pos="400"/>
          <w:tab w:val="right" w:leader="dot" w:pos="9347"/>
        </w:tabs>
        <w:rPr>
          <w:del w:id="503" w:author="Kostiantyn Kudriavtsev" w:date="2016-09-13T13:58:00Z"/>
          <w:rFonts w:asciiTheme="minorHAnsi" w:eastAsiaTheme="minorEastAsia" w:hAnsiTheme="minorHAnsi" w:cstheme="minorBidi"/>
          <w:bCs w:val="0"/>
          <w:caps w:val="0"/>
          <w:noProof/>
          <w:color w:val="auto"/>
          <w:sz w:val="22"/>
          <w:szCs w:val="22"/>
        </w:rPr>
      </w:pPr>
      <w:del w:id="504" w:author="Kostiantyn Kudriavtsev" w:date="2016-09-13T13:58:00Z">
        <w:r w:rsidRPr="002E3298" w:rsidDel="002E3298">
          <w:rPr>
            <w:rStyle w:val="Hyperlink"/>
            <w:noProof/>
            <w:rPrChange w:id="505" w:author="Kostiantyn Kudriavtsev" w:date="2016-09-13T13:58:00Z">
              <w:rPr>
                <w:rStyle w:val="Hyperlink"/>
                <w:noProof/>
              </w:rPr>
            </w:rPrChange>
          </w:rPr>
          <w:delText>1</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506" w:author="Kostiantyn Kudriavtsev" w:date="2016-09-13T13:58:00Z">
              <w:rPr>
                <w:rStyle w:val="Hyperlink"/>
                <w:noProof/>
              </w:rPr>
            </w:rPrChange>
          </w:rPr>
          <w:delText>Executive Summary</w:delText>
        </w:r>
        <w:r w:rsidDel="002E3298">
          <w:rPr>
            <w:noProof/>
            <w:webHidden/>
          </w:rPr>
          <w:tab/>
          <w:delText>6</w:delText>
        </w:r>
      </w:del>
    </w:p>
    <w:p w14:paraId="4FD56EAF" w14:textId="77777777" w:rsidR="00EF097F" w:rsidDel="002E3298" w:rsidRDefault="00EF097F">
      <w:pPr>
        <w:pStyle w:val="TOC1"/>
        <w:tabs>
          <w:tab w:val="left" w:pos="400"/>
          <w:tab w:val="right" w:leader="dot" w:pos="9347"/>
        </w:tabs>
        <w:rPr>
          <w:del w:id="507" w:author="Kostiantyn Kudriavtsev" w:date="2016-09-13T13:58:00Z"/>
          <w:rFonts w:asciiTheme="minorHAnsi" w:eastAsiaTheme="minorEastAsia" w:hAnsiTheme="minorHAnsi" w:cstheme="minorBidi"/>
          <w:bCs w:val="0"/>
          <w:caps w:val="0"/>
          <w:noProof/>
          <w:color w:val="auto"/>
          <w:sz w:val="22"/>
          <w:szCs w:val="22"/>
        </w:rPr>
      </w:pPr>
      <w:del w:id="508" w:author="Kostiantyn Kudriavtsev" w:date="2016-09-13T13:58:00Z">
        <w:r w:rsidRPr="002E3298" w:rsidDel="002E3298">
          <w:rPr>
            <w:rStyle w:val="Hyperlink"/>
            <w:noProof/>
            <w:rPrChange w:id="509" w:author="Kostiantyn Kudriavtsev" w:date="2016-09-13T13:58:00Z">
              <w:rPr>
                <w:rStyle w:val="Hyperlink"/>
                <w:noProof/>
              </w:rPr>
            </w:rPrChange>
          </w:rPr>
          <w:delText>2</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510" w:author="Kostiantyn Kudriavtsev" w:date="2016-09-13T13:58:00Z">
              <w:rPr>
                <w:rStyle w:val="Hyperlink"/>
                <w:noProof/>
              </w:rPr>
            </w:rPrChange>
          </w:rPr>
          <w:delText>Introduction</w:delText>
        </w:r>
        <w:r w:rsidDel="002E3298">
          <w:rPr>
            <w:noProof/>
            <w:webHidden/>
          </w:rPr>
          <w:tab/>
          <w:delText>7</w:delText>
        </w:r>
      </w:del>
    </w:p>
    <w:p w14:paraId="4A03FEA0" w14:textId="77777777" w:rsidR="00EF097F" w:rsidDel="002E3298" w:rsidRDefault="00EF097F">
      <w:pPr>
        <w:pStyle w:val="TOC2"/>
        <w:tabs>
          <w:tab w:val="right" w:leader="dot" w:pos="9347"/>
        </w:tabs>
        <w:rPr>
          <w:del w:id="511" w:author="Kostiantyn Kudriavtsev" w:date="2016-09-13T13:58:00Z"/>
          <w:rFonts w:asciiTheme="minorHAnsi" w:eastAsiaTheme="minorEastAsia" w:hAnsiTheme="minorHAnsi" w:cstheme="minorBidi"/>
          <w:caps w:val="0"/>
          <w:noProof/>
          <w:color w:val="auto"/>
          <w:sz w:val="22"/>
          <w:szCs w:val="22"/>
        </w:rPr>
      </w:pPr>
      <w:del w:id="512" w:author="Kostiantyn Kudriavtsev" w:date="2016-09-13T13:58:00Z">
        <w:r w:rsidRPr="002E3298" w:rsidDel="002E3298">
          <w:rPr>
            <w:rStyle w:val="Hyperlink"/>
            <w:noProof/>
            <w:rPrChange w:id="513" w:author="Kostiantyn Kudriavtsev" w:date="2016-09-13T13:58:00Z">
              <w:rPr>
                <w:rStyle w:val="Hyperlink"/>
                <w:noProof/>
              </w:rPr>
            </w:rPrChange>
          </w:rPr>
          <w:delText>Definitions, Ac</w:delText>
        </w:r>
        <w:r w:rsidRPr="002E3298" w:rsidDel="002E3298">
          <w:rPr>
            <w:rStyle w:val="Hyperlink"/>
            <w:noProof/>
            <w:rPrChange w:id="514" w:author="Kostiantyn Kudriavtsev" w:date="2016-09-13T13:58:00Z">
              <w:rPr>
                <w:rStyle w:val="Hyperlink"/>
                <w:noProof/>
              </w:rPr>
            </w:rPrChange>
          </w:rPr>
          <w:delText>r</w:delText>
        </w:r>
        <w:r w:rsidRPr="002E3298" w:rsidDel="002E3298">
          <w:rPr>
            <w:rStyle w:val="Hyperlink"/>
            <w:noProof/>
            <w:rPrChange w:id="515" w:author="Kostiantyn Kudriavtsev" w:date="2016-09-13T13:58:00Z">
              <w:rPr>
                <w:rStyle w:val="Hyperlink"/>
                <w:noProof/>
              </w:rPr>
            </w:rPrChange>
          </w:rPr>
          <w:delText>onyms, Abb</w:delText>
        </w:r>
        <w:r w:rsidRPr="002E3298" w:rsidDel="002E3298">
          <w:rPr>
            <w:rStyle w:val="Hyperlink"/>
            <w:noProof/>
            <w:rPrChange w:id="516" w:author="Kostiantyn Kudriavtsev" w:date="2016-09-13T13:58:00Z">
              <w:rPr>
                <w:rStyle w:val="Hyperlink"/>
                <w:noProof/>
              </w:rPr>
            </w:rPrChange>
          </w:rPr>
          <w:delText>r</w:delText>
        </w:r>
        <w:r w:rsidRPr="002E3298" w:rsidDel="002E3298">
          <w:rPr>
            <w:rStyle w:val="Hyperlink"/>
            <w:noProof/>
            <w:rPrChange w:id="517" w:author="Kostiantyn Kudriavtsev" w:date="2016-09-13T13:58:00Z">
              <w:rPr>
                <w:rStyle w:val="Hyperlink"/>
                <w:noProof/>
              </w:rPr>
            </w:rPrChange>
          </w:rPr>
          <w:delText>eviations</w:delText>
        </w:r>
        <w:r w:rsidDel="002E3298">
          <w:rPr>
            <w:noProof/>
            <w:webHidden/>
          </w:rPr>
          <w:tab/>
          <w:delText>7</w:delText>
        </w:r>
      </w:del>
    </w:p>
    <w:p w14:paraId="164C0BCE" w14:textId="77777777" w:rsidR="00EF097F" w:rsidDel="002E3298" w:rsidRDefault="00EF097F">
      <w:pPr>
        <w:pStyle w:val="TOC2"/>
        <w:tabs>
          <w:tab w:val="right" w:leader="dot" w:pos="9347"/>
        </w:tabs>
        <w:rPr>
          <w:del w:id="518" w:author="Kostiantyn Kudriavtsev" w:date="2016-09-13T13:58:00Z"/>
          <w:rFonts w:asciiTheme="minorHAnsi" w:eastAsiaTheme="minorEastAsia" w:hAnsiTheme="minorHAnsi" w:cstheme="minorBidi"/>
          <w:caps w:val="0"/>
          <w:noProof/>
          <w:color w:val="auto"/>
          <w:sz w:val="22"/>
          <w:szCs w:val="22"/>
        </w:rPr>
      </w:pPr>
      <w:del w:id="519" w:author="Kostiantyn Kudriavtsev" w:date="2016-09-13T13:58:00Z">
        <w:r w:rsidRPr="002E3298" w:rsidDel="002E3298">
          <w:rPr>
            <w:rStyle w:val="Hyperlink"/>
            <w:noProof/>
            <w:rPrChange w:id="520" w:author="Kostiantyn Kudriavtsev" w:date="2016-09-13T13:58:00Z">
              <w:rPr>
                <w:rStyle w:val="Hyperlink"/>
                <w:noProof/>
              </w:rPr>
            </w:rPrChange>
          </w:rPr>
          <w:delText>Purpose</w:delText>
        </w:r>
        <w:r w:rsidDel="002E3298">
          <w:rPr>
            <w:noProof/>
            <w:webHidden/>
          </w:rPr>
          <w:tab/>
          <w:delText>7</w:delText>
        </w:r>
      </w:del>
    </w:p>
    <w:p w14:paraId="7E6DA2D7" w14:textId="77777777" w:rsidR="00EF097F" w:rsidDel="002E3298" w:rsidRDefault="00EF097F">
      <w:pPr>
        <w:pStyle w:val="TOC3"/>
        <w:tabs>
          <w:tab w:val="left" w:pos="1200"/>
          <w:tab w:val="right" w:leader="dot" w:pos="9347"/>
        </w:tabs>
        <w:rPr>
          <w:del w:id="521" w:author="Kostiantyn Kudriavtsev" w:date="2016-09-13T13:58:00Z"/>
          <w:rFonts w:asciiTheme="minorHAnsi" w:eastAsiaTheme="minorEastAsia" w:hAnsiTheme="minorHAnsi" w:cstheme="minorBidi"/>
          <w:iCs w:val="0"/>
          <w:noProof/>
          <w:color w:val="auto"/>
          <w:sz w:val="22"/>
          <w:szCs w:val="22"/>
        </w:rPr>
      </w:pPr>
      <w:del w:id="522" w:author="Kostiantyn Kudriavtsev" w:date="2016-09-13T13:58:00Z">
        <w:r w:rsidRPr="002E3298" w:rsidDel="002E3298">
          <w:rPr>
            <w:rStyle w:val="Hyperlink"/>
            <w:noProof/>
            <w:rPrChange w:id="523" w:author="Kostiantyn Kudriavtsev" w:date="2016-09-13T13:58:00Z">
              <w:rPr>
                <w:rStyle w:val="Hyperlink"/>
                <w:noProof/>
              </w:rPr>
            </w:rPrChange>
          </w:rPr>
          <w:delText>2.1.1</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524" w:author="Kostiantyn Kudriavtsev" w:date="2016-09-13T13:58:00Z">
              <w:rPr>
                <w:rStyle w:val="Hyperlink"/>
                <w:noProof/>
              </w:rPr>
            </w:rPrChange>
          </w:rPr>
          <w:delText>Stakeholders</w:delText>
        </w:r>
        <w:r w:rsidDel="002E3298">
          <w:rPr>
            <w:noProof/>
            <w:webHidden/>
          </w:rPr>
          <w:tab/>
          <w:delText>7</w:delText>
        </w:r>
      </w:del>
    </w:p>
    <w:p w14:paraId="4F0D1D79" w14:textId="77777777" w:rsidR="00EF097F" w:rsidDel="002E3298" w:rsidRDefault="00EF097F">
      <w:pPr>
        <w:pStyle w:val="TOC3"/>
        <w:tabs>
          <w:tab w:val="left" w:pos="1200"/>
          <w:tab w:val="right" w:leader="dot" w:pos="9347"/>
        </w:tabs>
        <w:rPr>
          <w:del w:id="525" w:author="Kostiantyn Kudriavtsev" w:date="2016-09-13T13:58:00Z"/>
          <w:rFonts w:asciiTheme="minorHAnsi" w:eastAsiaTheme="minorEastAsia" w:hAnsiTheme="minorHAnsi" w:cstheme="minorBidi"/>
          <w:iCs w:val="0"/>
          <w:noProof/>
          <w:color w:val="auto"/>
          <w:sz w:val="22"/>
          <w:szCs w:val="22"/>
        </w:rPr>
      </w:pPr>
      <w:del w:id="526" w:author="Kostiantyn Kudriavtsev" w:date="2016-09-13T13:58:00Z">
        <w:r w:rsidRPr="002E3298" w:rsidDel="002E3298">
          <w:rPr>
            <w:rStyle w:val="Hyperlink"/>
            <w:noProof/>
            <w:rPrChange w:id="527" w:author="Kostiantyn Kudriavtsev" w:date="2016-09-13T13:58:00Z">
              <w:rPr>
                <w:rStyle w:val="Hyperlink"/>
                <w:noProof/>
              </w:rPr>
            </w:rPrChange>
          </w:rPr>
          <w:delText>2.1.2</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528" w:author="Kostiantyn Kudriavtsev" w:date="2016-09-13T13:58:00Z">
              <w:rPr>
                <w:rStyle w:val="Hyperlink"/>
                <w:noProof/>
              </w:rPr>
            </w:rPrChange>
          </w:rPr>
          <w:delText>GOALS</w:delText>
        </w:r>
        <w:r w:rsidDel="002E3298">
          <w:rPr>
            <w:noProof/>
            <w:webHidden/>
          </w:rPr>
          <w:tab/>
          <w:delText>7</w:delText>
        </w:r>
      </w:del>
    </w:p>
    <w:p w14:paraId="45307F1A" w14:textId="77777777" w:rsidR="00EF097F" w:rsidDel="002E3298" w:rsidRDefault="00EF097F">
      <w:pPr>
        <w:pStyle w:val="TOC3"/>
        <w:tabs>
          <w:tab w:val="left" w:pos="1200"/>
          <w:tab w:val="right" w:leader="dot" w:pos="9347"/>
        </w:tabs>
        <w:rPr>
          <w:del w:id="529" w:author="Kostiantyn Kudriavtsev" w:date="2016-09-13T13:58:00Z"/>
          <w:rFonts w:asciiTheme="minorHAnsi" w:eastAsiaTheme="minorEastAsia" w:hAnsiTheme="minorHAnsi" w:cstheme="minorBidi"/>
          <w:iCs w:val="0"/>
          <w:noProof/>
          <w:color w:val="auto"/>
          <w:sz w:val="22"/>
          <w:szCs w:val="22"/>
        </w:rPr>
      </w:pPr>
      <w:del w:id="530" w:author="Kostiantyn Kudriavtsev" w:date="2016-09-13T13:58:00Z">
        <w:r w:rsidRPr="002E3298" w:rsidDel="002E3298">
          <w:rPr>
            <w:rStyle w:val="Hyperlink"/>
            <w:noProof/>
            <w:rPrChange w:id="531" w:author="Kostiantyn Kudriavtsev" w:date="2016-09-13T13:58:00Z">
              <w:rPr>
                <w:rStyle w:val="Hyperlink"/>
                <w:noProof/>
              </w:rPr>
            </w:rPrChange>
          </w:rPr>
          <w:delText>2.1.3</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532" w:author="Kostiantyn Kudriavtsev" w:date="2016-09-13T13:58:00Z">
              <w:rPr>
                <w:rStyle w:val="Hyperlink"/>
                <w:noProof/>
              </w:rPr>
            </w:rPrChange>
          </w:rPr>
          <w:delText>SCOPE</w:delText>
        </w:r>
        <w:r w:rsidDel="002E3298">
          <w:rPr>
            <w:noProof/>
            <w:webHidden/>
          </w:rPr>
          <w:tab/>
          <w:delText>8</w:delText>
        </w:r>
      </w:del>
    </w:p>
    <w:p w14:paraId="7088E19B" w14:textId="77777777" w:rsidR="00EF097F" w:rsidDel="002E3298" w:rsidRDefault="00EF097F">
      <w:pPr>
        <w:pStyle w:val="TOC3"/>
        <w:tabs>
          <w:tab w:val="left" w:pos="1200"/>
          <w:tab w:val="right" w:leader="dot" w:pos="9347"/>
        </w:tabs>
        <w:rPr>
          <w:del w:id="533" w:author="Kostiantyn Kudriavtsev" w:date="2016-09-13T13:58:00Z"/>
          <w:rFonts w:asciiTheme="minorHAnsi" w:eastAsiaTheme="minorEastAsia" w:hAnsiTheme="minorHAnsi" w:cstheme="minorBidi"/>
          <w:iCs w:val="0"/>
          <w:noProof/>
          <w:color w:val="auto"/>
          <w:sz w:val="22"/>
          <w:szCs w:val="22"/>
        </w:rPr>
      </w:pPr>
      <w:del w:id="534" w:author="Kostiantyn Kudriavtsev" w:date="2016-09-13T13:58:00Z">
        <w:r w:rsidRPr="002E3298" w:rsidDel="002E3298">
          <w:rPr>
            <w:rStyle w:val="Hyperlink"/>
            <w:noProof/>
            <w:rPrChange w:id="535" w:author="Kostiantyn Kudriavtsev" w:date="2016-09-13T13:58:00Z">
              <w:rPr>
                <w:rStyle w:val="Hyperlink"/>
                <w:noProof/>
              </w:rPr>
            </w:rPrChange>
          </w:rPr>
          <w:delText>2.1.4</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536" w:author="Kostiantyn Kudriavtsev" w:date="2016-09-13T13:58:00Z">
              <w:rPr>
                <w:rStyle w:val="Hyperlink"/>
                <w:noProof/>
              </w:rPr>
            </w:rPrChange>
          </w:rPr>
          <w:delText>MAJOR BUSINESS DRIVERS</w:delText>
        </w:r>
        <w:r w:rsidDel="002E3298">
          <w:rPr>
            <w:noProof/>
            <w:webHidden/>
          </w:rPr>
          <w:tab/>
          <w:delText>8</w:delText>
        </w:r>
      </w:del>
    </w:p>
    <w:p w14:paraId="4E43FD5B" w14:textId="77777777" w:rsidR="00EF097F" w:rsidDel="002E3298" w:rsidRDefault="00EF097F">
      <w:pPr>
        <w:pStyle w:val="TOC1"/>
        <w:tabs>
          <w:tab w:val="left" w:pos="400"/>
          <w:tab w:val="right" w:leader="dot" w:pos="9347"/>
        </w:tabs>
        <w:rPr>
          <w:del w:id="537" w:author="Kostiantyn Kudriavtsev" w:date="2016-09-13T13:58:00Z"/>
          <w:rFonts w:asciiTheme="minorHAnsi" w:eastAsiaTheme="minorEastAsia" w:hAnsiTheme="minorHAnsi" w:cstheme="minorBidi"/>
          <w:bCs w:val="0"/>
          <w:caps w:val="0"/>
          <w:noProof/>
          <w:color w:val="auto"/>
          <w:sz w:val="22"/>
          <w:szCs w:val="22"/>
        </w:rPr>
      </w:pPr>
      <w:del w:id="538" w:author="Kostiantyn Kudriavtsev" w:date="2016-09-13T13:58:00Z">
        <w:r w:rsidRPr="002E3298" w:rsidDel="002E3298">
          <w:rPr>
            <w:rStyle w:val="Hyperlink"/>
            <w:noProof/>
            <w:rPrChange w:id="539" w:author="Kostiantyn Kudriavtsev" w:date="2016-09-13T13:58:00Z">
              <w:rPr>
                <w:rStyle w:val="Hyperlink"/>
                <w:noProof/>
              </w:rPr>
            </w:rPrChange>
          </w:rPr>
          <w:delText>3</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540" w:author="Kostiantyn Kudriavtsev" w:date="2016-09-13T13:58:00Z">
              <w:rPr>
                <w:rStyle w:val="Hyperlink"/>
                <w:noProof/>
              </w:rPr>
            </w:rPrChange>
          </w:rPr>
          <w:delText>Requirements</w:delText>
        </w:r>
        <w:r w:rsidDel="002E3298">
          <w:rPr>
            <w:noProof/>
            <w:webHidden/>
          </w:rPr>
          <w:tab/>
          <w:delText>10</w:delText>
        </w:r>
      </w:del>
    </w:p>
    <w:p w14:paraId="215B6440" w14:textId="77777777" w:rsidR="00EF097F" w:rsidDel="002E3298" w:rsidRDefault="00EF097F">
      <w:pPr>
        <w:pStyle w:val="TOC2"/>
        <w:tabs>
          <w:tab w:val="right" w:leader="dot" w:pos="9347"/>
        </w:tabs>
        <w:rPr>
          <w:del w:id="541" w:author="Kostiantyn Kudriavtsev" w:date="2016-09-13T13:58:00Z"/>
          <w:rFonts w:asciiTheme="minorHAnsi" w:eastAsiaTheme="minorEastAsia" w:hAnsiTheme="minorHAnsi" w:cstheme="minorBidi"/>
          <w:caps w:val="0"/>
          <w:noProof/>
          <w:color w:val="auto"/>
          <w:sz w:val="22"/>
          <w:szCs w:val="22"/>
        </w:rPr>
      </w:pPr>
      <w:del w:id="542" w:author="Kostiantyn Kudriavtsev" w:date="2016-09-13T13:58:00Z">
        <w:r w:rsidRPr="002E3298" w:rsidDel="002E3298">
          <w:rPr>
            <w:rStyle w:val="Hyperlink"/>
            <w:noProof/>
            <w:rPrChange w:id="543" w:author="Kostiantyn Kudriavtsev" w:date="2016-09-13T13:58:00Z">
              <w:rPr>
                <w:rStyle w:val="Hyperlink"/>
                <w:noProof/>
              </w:rPr>
            </w:rPrChange>
          </w:rPr>
          <w:delText>Stakeholders</w:delText>
        </w:r>
        <w:r w:rsidDel="002E3298">
          <w:rPr>
            <w:noProof/>
            <w:webHidden/>
          </w:rPr>
          <w:tab/>
          <w:delText>10</w:delText>
        </w:r>
      </w:del>
    </w:p>
    <w:p w14:paraId="4A21BD12" w14:textId="77777777" w:rsidR="00EF097F" w:rsidDel="002E3298" w:rsidRDefault="00EF097F">
      <w:pPr>
        <w:pStyle w:val="TOC2"/>
        <w:tabs>
          <w:tab w:val="right" w:leader="dot" w:pos="9347"/>
        </w:tabs>
        <w:rPr>
          <w:del w:id="544" w:author="Kostiantyn Kudriavtsev" w:date="2016-09-13T13:58:00Z"/>
          <w:rFonts w:asciiTheme="minorHAnsi" w:eastAsiaTheme="minorEastAsia" w:hAnsiTheme="minorHAnsi" w:cstheme="minorBidi"/>
          <w:caps w:val="0"/>
          <w:noProof/>
          <w:color w:val="auto"/>
          <w:sz w:val="22"/>
          <w:szCs w:val="22"/>
        </w:rPr>
      </w:pPr>
      <w:del w:id="545" w:author="Kostiantyn Kudriavtsev" w:date="2016-09-13T13:58:00Z">
        <w:r w:rsidRPr="002E3298" w:rsidDel="002E3298">
          <w:rPr>
            <w:rStyle w:val="Hyperlink"/>
            <w:noProof/>
            <w:rPrChange w:id="546" w:author="Kostiantyn Kudriavtsev" w:date="2016-09-13T13:58:00Z">
              <w:rPr>
                <w:rStyle w:val="Hyperlink"/>
                <w:noProof/>
              </w:rPr>
            </w:rPrChange>
          </w:rPr>
          <w:delText>Functional requirements</w:delText>
        </w:r>
        <w:r w:rsidDel="002E3298">
          <w:rPr>
            <w:noProof/>
            <w:webHidden/>
          </w:rPr>
          <w:tab/>
          <w:delText>11</w:delText>
        </w:r>
      </w:del>
    </w:p>
    <w:p w14:paraId="0B5F42DE" w14:textId="77777777" w:rsidR="00EF097F" w:rsidDel="002E3298" w:rsidRDefault="00EF097F">
      <w:pPr>
        <w:pStyle w:val="TOC3"/>
        <w:tabs>
          <w:tab w:val="left" w:pos="1200"/>
          <w:tab w:val="right" w:leader="dot" w:pos="9347"/>
        </w:tabs>
        <w:rPr>
          <w:del w:id="547" w:author="Kostiantyn Kudriavtsev" w:date="2016-09-13T13:58:00Z"/>
          <w:rFonts w:asciiTheme="minorHAnsi" w:eastAsiaTheme="minorEastAsia" w:hAnsiTheme="minorHAnsi" w:cstheme="minorBidi"/>
          <w:iCs w:val="0"/>
          <w:noProof/>
          <w:color w:val="auto"/>
          <w:sz w:val="22"/>
          <w:szCs w:val="22"/>
        </w:rPr>
      </w:pPr>
      <w:del w:id="548" w:author="Kostiantyn Kudriavtsev" w:date="2016-09-13T13:58:00Z">
        <w:r w:rsidRPr="002E3298" w:rsidDel="002E3298">
          <w:rPr>
            <w:rStyle w:val="Hyperlink"/>
            <w:noProof/>
            <w:rPrChange w:id="549" w:author="Kostiantyn Kudriavtsev" w:date="2016-09-13T13:58:00Z">
              <w:rPr>
                <w:rStyle w:val="Hyperlink"/>
                <w:noProof/>
              </w:rPr>
            </w:rPrChange>
          </w:rPr>
          <w:delText>3.1.1</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550" w:author="Kostiantyn Kudriavtsev" w:date="2016-09-13T13:58:00Z">
              <w:rPr>
                <w:rStyle w:val="Hyperlink"/>
                <w:noProof/>
              </w:rPr>
            </w:rPrChange>
          </w:rPr>
          <w:delText>Roles in the system</w:delText>
        </w:r>
        <w:r w:rsidDel="002E3298">
          <w:rPr>
            <w:noProof/>
            <w:webHidden/>
          </w:rPr>
          <w:tab/>
          <w:delText>11</w:delText>
        </w:r>
      </w:del>
    </w:p>
    <w:p w14:paraId="609504A1" w14:textId="77777777" w:rsidR="00EF097F" w:rsidDel="002E3298" w:rsidRDefault="00EF097F">
      <w:pPr>
        <w:pStyle w:val="TOC3"/>
        <w:tabs>
          <w:tab w:val="left" w:pos="1200"/>
          <w:tab w:val="right" w:leader="dot" w:pos="9347"/>
        </w:tabs>
        <w:rPr>
          <w:del w:id="551" w:author="Kostiantyn Kudriavtsev" w:date="2016-09-13T13:58:00Z"/>
          <w:rFonts w:asciiTheme="minorHAnsi" w:eastAsiaTheme="minorEastAsia" w:hAnsiTheme="minorHAnsi" w:cstheme="minorBidi"/>
          <w:iCs w:val="0"/>
          <w:noProof/>
          <w:color w:val="auto"/>
          <w:sz w:val="22"/>
          <w:szCs w:val="22"/>
        </w:rPr>
      </w:pPr>
      <w:del w:id="552" w:author="Kostiantyn Kudriavtsev" w:date="2016-09-13T13:58:00Z">
        <w:r w:rsidRPr="002E3298" w:rsidDel="002E3298">
          <w:rPr>
            <w:rStyle w:val="Hyperlink"/>
            <w:noProof/>
            <w:rPrChange w:id="553" w:author="Kostiantyn Kudriavtsev" w:date="2016-09-13T13:58:00Z">
              <w:rPr>
                <w:rStyle w:val="Hyperlink"/>
                <w:noProof/>
              </w:rPr>
            </w:rPrChange>
          </w:rPr>
          <w:delText>3.1.2</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554" w:author="Kostiantyn Kudriavtsev" w:date="2016-09-13T13:58:00Z">
              <w:rPr>
                <w:rStyle w:val="Hyperlink"/>
                <w:noProof/>
              </w:rPr>
            </w:rPrChange>
          </w:rPr>
          <w:delText>Web UI wireframe</w:delText>
        </w:r>
        <w:r w:rsidDel="002E3298">
          <w:rPr>
            <w:noProof/>
            <w:webHidden/>
          </w:rPr>
          <w:tab/>
          <w:delText>11</w:delText>
        </w:r>
      </w:del>
    </w:p>
    <w:p w14:paraId="4FDF875A" w14:textId="77777777" w:rsidR="00EF097F" w:rsidDel="002E3298" w:rsidRDefault="00EF097F">
      <w:pPr>
        <w:pStyle w:val="TOC2"/>
        <w:tabs>
          <w:tab w:val="right" w:leader="dot" w:pos="9347"/>
        </w:tabs>
        <w:rPr>
          <w:del w:id="555" w:author="Kostiantyn Kudriavtsev" w:date="2016-09-13T13:58:00Z"/>
          <w:rFonts w:asciiTheme="minorHAnsi" w:eastAsiaTheme="minorEastAsia" w:hAnsiTheme="minorHAnsi" w:cstheme="minorBidi"/>
          <w:caps w:val="0"/>
          <w:noProof/>
          <w:color w:val="auto"/>
          <w:sz w:val="22"/>
          <w:szCs w:val="22"/>
        </w:rPr>
      </w:pPr>
      <w:del w:id="556" w:author="Kostiantyn Kudriavtsev" w:date="2016-09-13T13:58:00Z">
        <w:r w:rsidRPr="002E3298" w:rsidDel="002E3298">
          <w:rPr>
            <w:rStyle w:val="Hyperlink"/>
            <w:noProof/>
            <w:rPrChange w:id="557" w:author="Kostiantyn Kudriavtsev" w:date="2016-09-13T13:58:00Z">
              <w:rPr>
                <w:rStyle w:val="Hyperlink"/>
                <w:noProof/>
              </w:rPr>
            </w:rPrChange>
          </w:rPr>
          <w:delText>Non-functional requirements</w:delText>
        </w:r>
        <w:r w:rsidDel="002E3298">
          <w:rPr>
            <w:noProof/>
            <w:webHidden/>
          </w:rPr>
          <w:tab/>
          <w:delText>15</w:delText>
        </w:r>
      </w:del>
    </w:p>
    <w:p w14:paraId="4D5872FE" w14:textId="77777777" w:rsidR="00EF097F" w:rsidDel="002E3298" w:rsidRDefault="00EF097F">
      <w:pPr>
        <w:pStyle w:val="TOC3"/>
        <w:tabs>
          <w:tab w:val="left" w:pos="1200"/>
          <w:tab w:val="right" w:leader="dot" w:pos="9347"/>
        </w:tabs>
        <w:rPr>
          <w:del w:id="558" w:author="Kostiantyn Kudriavtsev" w:date="2016-09-13T13:58:00Z"/>
          <w:rFonts w:asciiTheme="minorHAnsi" w:eastAsiaTheme="minorEastAsia" w:hAnsiTheme="minorHAnsi" w:cstheme="minorBidi"/>
          <w:iCs w:val="0"/>
          <w:noProof/>
          <w:color w:val="auto"/>
          <w:sz w:val="22"/>
          <w:szCs w:val="22"/>
        </w:rPr>
      </w:pPr>
      <w:del w:id="559" w:author="Kostiantyn Kudriavtsev" w:date="2016-09-13T13:58:00Z">
        <w:r w:rsidRPr="002E3298" w:rsidDel="002E3298">
          <w:rPr>
            <w:rStyle w:val="Hyperlink"/>
            <w:noProof/>
            <w:rPrChange w:id="560" w:author="Kostiantyn Kudriavtsev" w:date="2016-09-13T13:58:00Z">
              <w:rPr>
                <w:rStyle w:val="Hyperlink"/>
                <w:noProof/>
              </w:rPr>
            </w:rPrChange>
          </w:rPr>
          <w:delText>3.1.3</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561" w:author="Kostiantyn Kudriavtsev" w:date="2016-09-13T13:58:00Z">
              <w:rPr>
                <w:rStyle w:val="Hyperlink"/>
                <w:noProof/>
              </w:rPr>
            </w:rPrChange>
          </w:rPr>
          <w:delText>Self service: UI</w:delText>
        </w:r>
        <w:r w:rsidDel="002E3298">
          <w:rPr>
            <w:noProof/>
            <w:webHidden/>
          </w:rPr>
          <w:tab/>
          <w:delText>15</w:delText>
        </w:r>
      </w:del>
    </w:p>
    <w:p w14:paraId="5540584F" w14:textId="77777777" w:rsidR="00EF097F" w:rsidDel="002E3298" w:rsidRDefault="00EF097F">
      <w:pPr>
        <w:pStyle w:val="TOC2"/>
        <w:tabs>
          <w:tab w:val="right" w:leader="dot" w:pos="9347"/>
        </w:tabs>
        <w:rPr>
          <w:del w:id="562" w:author="Kostiantyn Kudriavtsev" w:date="2016-09-13T13:58:00Z"/>
          <w:rFonts w:asciiTheme="minorHAnsi" w:eastAsiaTheme="minorEastAsia" w:hAnsiTheme="minorHAnsi" w:cstheme="minorBidi"/>
          <w:caps w:val="0"/>
          <w:noProof/>
          <w:color w:val="auto"/>
          <w:sz w:val="22"/>
          <w:szCs w:val="22"/>
        </w:rPr>
      </w:pPr>
      <w:del w:id="563" w:author="Kostiantyn Kudriavtsev" w:date="2016-09-13T13:58:00Z">
        <w:r w:rsidRPr="002E3298" w:rsidDel="002E3298">
          <w:rPr>
            <w:rStyle w:val="Hyperlink"/>
            <w:noProof/>
            <w:rPrChange w:id="564" w:author="Kostiantyn Kudriavtsev" w:date="2016-09-13T13:58:00Z">
              <w:rPr>
                <w:rStyle w:val="Hyperlink"/>
                <w:noProof/>
              </w:rPr>
            </w:rPrChange>
          </w:rPr>
          <w:delText>Constraints</w:delText>
        </w:r>
        <w:r w:rsidDel="002E3298">
          <w:rPr>
            <w:noProof/>
            <w:webHidden/>
          </w:rPr>
          <w:tab/>
          <w:delText>15</w:delText>
        </w:r>
      </w:del>
    </w:p>
    <w:p w14:paraId="2088A6F8" w14:textId="77777777" w:rsidR="00EF097F" w:rsidDel="002E3298" w:rsidRDefault="00EF097F">
      <w:pPr>
        <w:pStyle w:val="TOC2"/>
        <w:tabs>
          <w:tab w:val="right" w:leader="dot" w:pos="9347"/>
        </w:tabs>
        <w:rPr>
          <w:del w:id="565" w:author="Kostiantyn Kudriavtsev" w:date="2016-09-13T13:58:00Z"/>
          <w:rFonts w:asciiTheme="minorHAnsi" w:eastAsiaTheme="minorEastAsia" w:hAnsiTheme="minorHAnsi" w:cstheme="minorBidi"/>
          <w:caps w:val="0"/>
          <w:noProof/>
          <w:color w:val="auto"/>
          <w:sz w:val="22"/>
          <w:szCs w:val="22"/>
        </w:rPr>
      </w:pPr>
      <w:del w:id="566" w:author="Kostiantyn Kudriavtsev" w:date="2016-09-13T13:58:00Z">
        <w:r w:rsidRPr="002E3298" w:rsidDel="002E3298">
          <w:rPr>
            <w:rStyle w:val="Hyperlink"/>
            <w:noProof/>
            <w:rPrChange w:id="567" w:author="Kostiantyn Kudriavtsev" w:date="2016-09-13T13:58:00Z">
              <w:rPr>
                <w:rStyle w:val="Hyperlink"/>
                <w:noProof/>
              </w:rPr>
            </w:rPrChange>
          </w:rPr>
          <w:delText>Assumptions</w:delText>
        </w:r>
        <w:r w:rsidDel="002E3298">
          <w:rPr>
            <w:noProof/>
            <w:webHidden/>
          </w:rPr>
          <w:tab/>
          <w:delText>15</w:delText>
        </w:r>
      </w:del>
    </w:p>
    <w:p w14:paraId="357A2A85" w14:textId="77777777" w:rsidR="00EF097F" w:rsidDel="002E3298" w:rsidRDefault="00EF097F">
      <w:pPr>
        <w:pStyle w:val="TOC2"/>
        <w:tabs>
          <w:tab w:val="right" w:leader="dot" w:pos="9347"/>
        </w:tabs>
        <w:rPr>
          <w:del w:id="568" w:author="Kostiantyn Kudriavtsev" w:date="2016-09-13T13:58:00Z"/>
          <w:rFonts w:asciiTheme="minorHAnsi" w:eastAsiaTheme="minorEastAsia" w:hAnsiTheme="minorHAnsi" w:cstheme="minorBidi"/>
          <w:caps w:val="0"/>
          <w:noProof/>
          <w:color w:val="auto"/>
          <w:sz w:val="22"/>
          <w:szCs w:val="22"/>
        </w:rPr>
      </w:pPr>
      <w:del w:id="569" w:author="Kostiantyn Kudriavtsev" w:date="2016-09-13T13:58:00Z">
        <w:r w:rsidRPr="002E3298" w:rsidDel="002E3298">
          <w:rPr>
            <w:rStyle w:val="Hyperlink"/>
            <w:noProof/>
            <w:rPrChange w:id="570" w:author="Kostiantyn Kudriavtsev" w:date="2016-09-13T13:58:00Z">
              <w:rPr>
                <w:rStyle w:val="Hyperlink"/>
                <w:noProof/>
              </w:rPr>
            </w:rPrChange>
          </w:rPr>
          <w:delText>Component</w:delText>
        </w:r>
        <w:r w:rsidDel="002E3298">
          <w:rPr>
            <w:noProof/>
            <w:webHidden/>
          </w:rPr>
          <w:tab/>
          <w:delText>16</w:delText>
        </w:r>
      </w:del>
    </w:p>
    <w:p w14:paraId="2ABE1386" w14:textId="77777777" w:rsidR="00EF097F" w:rsidDel="002E3298" w:rsidRDefault="00EF097F">
      <w:pPr>
        <w:pStyle w:val="TOC2"/>
        <w:tabs>
          <w:tab w:val="right" w:leader="dot" w:pos="9347"/>
        </w:tabs>
        <w:rPr>
          <w:del w:id="571" w:author="Kostiantyn Kudriavtsev" w:date="2016-09-13T13:58:00Z"/>
          <w:rFonts w:asciiTheme="minorHAnsi" w:eastAsiaTheme="minorEastAsia" w:hAnsiTheme="minorHAnsi" w:cstheme="minorBidi"/>
          <w:caps w:val="0"/>
          <w:noProof/>
          <w:color w:val="auto"/>
          <w:sz w:val="22"/>
          <w:szCs w:val="22"/>
        </w:rPr>
      </w:pPr>
      <w:del w:id="572" w:author="Kostiantyn Kudriavtsev" w:date="2016-09-13T13:58:00Z">
        <w:r w:rsidRPr="002E3298" w:rsidDel="002E3298">
          <w:rPr>
            <w:rStyle w:val="Hyperlink"/>
            <w:noProof/>
            <w:rPrChange w:id="573" w:author="Kostiantyn Kudriavtsev" w:date="2016-09-13T13:58:00Z">
              <w:rPr>
                <w:rStyle w:val="Hyperlink"/>
                <w:noProof/>
              </w:rPr>
            </w:rPrChange>
          </w:rPr>
          <w:delText>Techno</w:delText>
        </w:r>
        <w:r w:rsidRPr="002E3298" w:rsidDel="002E3298">
          <w:rPr>
            <w:rStyle w:val="Hyperlink"/>
            <w:noProof/>
            <w:rPrChange w:id="574" w:author="Kostiantyn Kudriavtsev" w:date="2016-09-13T13:58:00Z">
              <w:rPr>
                <w:rStyle w:val="Hyperlink"/>
                <w:noProof/>
              </w:rPr>
            </w:rPrChange>
          </w:rPr>
          <w:delText>l</w:delText>
        </w:r>
        <w:r w:rsidRPr="002E3298" w:rsidDel="002E3298">
          <w:rPr>
            <w:rStyle w:val="Hyperlink"/>
            <w:noProof/>
            <w:rPrChange w:id="575" w:author="Kostiantyn Kudriavtsev" w:date="2016-09-13T13:58:00Z">
              <w:rPr>
                <w:rStyle w:val="Hyperlink"/>
                <w:noProof/>
              </w:rPr>
            </w:rPrChange>
          </w:rPr>
          <w:delText>ogy</w:delText>
        </w:r>
        <w:r w:rsidDel="002E3298">
          <w:rPr>
            <w:noProof/>
            <w:webHidden/>
          </w:rPr>
          <w:tab/>
          <w:delText>16</w:delText>
        </w:r>
      </w:del>
    </w:p>
    <w:p w14:paraId="58FFC209" w14:textId="77777777" w:rsidR="00EF097F" w:rsidDel="002E3298" w:rsidRDefault="00EF097F">
      <w:pPr>
        <w:pStyle w:val="TOC2"/>
        <w:tabs>
          <w:tab w:val="right" w:leader="dot" w:pos="9347"/>
        </w:tabs>
        <w:rPr>
          <w:del w:id="576" w:author="Kostiantyn Kudriavtsev" w:date="2016-09-13T13:58:00Z"/>
          <w:rFonts w:asciiTheme="minorHAnsi" w:eastAsiaTheme="minorEastAsia" w:hAnsiTheme="minorHAnsi" w:cstheme="minorBidi"/>
          <w:caps w:val="0"/>
          <w:noProof/>
          <w:color w:val="auto"/>
          <w:sz w:val="22"/>
          <w:szCs w:val="22"/>
        </w:rPr>
      </w:pPr>
      <w:del w:id="577" w:author="Kostiantyn Kudriavtsev" w:date="2016-09-13T13:58:00Z">
        <w:r w:rsidRPr="002E3298" w:rsidDel="002E3298">
          <w:rPr>
            <w:rStyle w:val="Hyperlink"/>
            <w:noProof/>
            <w:rPrChange w:id="578" w:author="Kostiantyn Kudriavtsev" w:date="2016-09-13T13:58:00Z">
              <w:rPr>
                <w:rStyle w:val="Hyperlink"/>
                <w:noProof/>
              </w:rPr>
            </w:rPrChange>
          </w:rPr>
          <w:delText>Description</w:delText>
        </w:r>
        <w:r w:rsidDel="002E3298">
          <w:rPr>
            <w:noProof/>
            <w:webHidden/>
          </w:rPr>
          <w:tab/>
          <w:delText>16</w:delText>
        </w:r>
      </w:del>
    </w:p>
    <w:p w14:paraId="66C3C29C" w14:textId="77777777" w:rsidR="00EF097F" w:rsidDel="002E3298" w:rsidRDefault="00EF097F">
      <w:pPr>
        <w:pStyle w:val="TOC2"/>
        <w:tabs>
          <w:tab w:val="right" w:leader="dot" w:pos="9347"/>
        </w:tabs>
        <w:rPr>
          <w:del w:id="579" w:author="Kostiantyn Kudriavtsev" w:date="2016-09-13T13:58:00Z"/>
          <w:rFonts w:asciiTheme="minorHAnsi" w:eastAsiaTheme="minorEastAsia" w:hAnsiTheme="minorHAnsi" w:cstheme="minorBidi"/>
          <w:caps w:val="0"/>
          <w:noProof/>
          <w:color w:val="auto"/>
          <w:sz w:val="22"/>
          <w:szCs w:val="22"/>
        </w:rPr>
      </w:pPr>
      <w:del w:id="580" w:author="Kostiantyn Kudriavtsev" w:date="2016-09-13T13:58:00Z">
        <w:r w:rsidRPr="002E3298" w:rsidDel="002E3298">
          <w:rPr>
            <w:rStyle w:val="Hyperlink"/>
            <w:noProof/>
            <w:rPrChange w:id="581" w:author="Kostiantyn Kudriavtsev" w:date="2016-09-13T13:58:00Z">
              <w:rPr>
                <w:rStyle w:val="Hyperlink"/>
                <w:noProof/>
              </w:rPr>
            </w:rPrChange>
          </w:rPr>
          <w:delText>Server OS</w:delText>
        </w:r>
        <w:r w:rsidDel="002E3298">
          <w:rPr>
            <w:noProof/>
            <w:webHidden/>
          </w:rPr>
          <w:tab/>
          <w:delText>16</w:delText>
        </w:r>
      </w:del>
    </w:p>
    <w:p w14:paraId="7F0DD7B9" w14:textId="77777777" w:rsidR="00EF097F" w:rsidDel="002E3298" w:rsidRDefault="00EF097F">
      <w:pPr>
        <w:pStyle w:val="TOC2"/>
        <w:tabs>
          <w:tab w:val="right" w:leader="dot" w:pos="9347"/>
        </w:tabs>
        <w:rPr>
          <w:del w:id="582" w:author="Kostiantyn Kudriavtsev" w:date="2016-09-13T13:58:00Z"/>
          <w:rFonts w:asciiTheme="minorHAnsi" w:eastAsiaTheme="minorEastAsia" w:hAnsiTheme="minorHAnsi" w:cstheme="minorBidi"/>
          <w:caps w:val="0"/>
          <w:noProof/>
          <w:color w:val="auto"/>
          <w:sz w:val="22"/>
          <w:szCs w:val="22"/>
        </w:rPr>
      </w:pPr>
      <w:del w:id="583" w:author="Kostiantyn Kudriavtsev" w:date="2016-09-13T13:58:00Z">
        <w:r w:rsidRPr="002E3298" w:rsidDel="002E3298">
          <w:rPr>
            <w:rStyle w:val="Hyperlink"/>
            <w:noProof/>
            <w:rPrChange w:id="584" w:author="Kostiantyn Kudriavtsev" w:date="2016-09-13T13:58:00Z">
              <w:rPr>
                <w:rStyle w:val="Hyperlink"/>
                <w:noProof/>
              </w:rPr>
            </w:rPrChange>
          </w:rPr>
          <w:delText>Ubuntu 16.04 LTS</w:delText>
        </w:r>
        <w:r w:rsidDel="002E3298">
          <w:rPr>
            <w:noProof/>
            <w:webHidden/>
          </w:rPr>
          <w:tab/>
          <w:delText>16</w:delText>
        </w:r>
      </w:del>
    </w:p>
    <w:p w14:paraId="5119DA7A" w14:textId="77777777" w:rsidR="00EF097F" w:rsidDel="002E3298" w:rsidRDefault="00EF097F">
      <w:pPr>
        <w:pStyle w:val="TOC2"/>
        <w:tabs>
          <w:tab w:val="right" w:leader="dot" w:pos="9347"/>
        </w:tabs>
        <w:rPr>
          <w:del w:id="585" w:author="Kostiantyn Kudriavtsev" w:date="2016-09-13T13:58:00Z"/>
          <w:rFonts w:asciiTheme="minorHAnsi" w:eastAsiaTheme="minorEastAsia" w:hAnsiTheme="minorHAnsi" w:cstheme="minorBidi"/>
          <w:caps w:val="0"/>
          <w:noProof/>
          <w:color w:val="auto"/>
          <w:sz w:val="22"/>
          <w:szCs w:val="22"/>
        </w:rPr>
      </w:pPr>
      <w:del w:id="586" w:author="Kostiantyn Kudriavtsev" w:date="2016-09-13T13:58:00Z">
        <w:r w:rsidRPr="002E3298" w:rsidDel="002E3298">
          <w:rPr>
            <w:rStyle w:val="Hyperlink"/>
            <w:noProof/>
            <w:rPrChange w:id="587" w:author="Kostiantyn Kudriavtsev" w:date="2016-09-13T13:58:00Z">
              <w:rPr>
                <w:rStyle w:val="Hyperlink"/>
                <w:noProof/>
              </w:rPr>
            </w:rPrChange>
          </w:rPr>
          <w:delText>COn</w:delText>
        </w:r>
        <w:r w:rsidRPr="002E3298" w:rsidDel="002E3298">
          <w:rPr>
            <w:rStyle w:val="Hyperlink"/>
            <w:noProof/>
            <w:rPrChange w:id="588" w:author="Kostiantyn Kudriavtsev" w:date="2016-09-13T13:58:00Z">
              <w:rPr>
                <w:rStyle w:val="Hyperlink"/>
                <w:noProof/>
              </w:rPr>
            </w:rPrChange>
          </w:rPr>
          <w:delText>t</w:delText>
        </w:r>
        <w:r w:rsidRPr="002E3298" w:rsidDel="002E3298">
          <w:rPr>
            <w:rStyle w:val="Hyperlink"/>
            <w:noProof/>
            <w:rPrChange w:id="589" w:author="Kostiantyn Kudriavtsev" w:date="2016-09-13T13:58:00Z">
              <w:rPr>
                <w:rStyle w:val="Hyperlink"/>
                <w:noProof/>
              </w:rPr>
            </w:rPrChange>
          </w:rPr>
          <w:delText>ainer tool</w:delText>
        </w:r>
        <w:r w:rsidDel="002E3298">
          <w:rPr>
            <w:noProof/>
            <w:webHidden/>
          </w:rPr>
          <w:tab/>
          <w:delText>16</w:delText>
        </w:r>
      </w:del>
    </w:p>
    <w:p w14:paraId="67DF6757" w14:textId="77777777" w:rsidR="00EF097F" w:rsidDel="002E3298" w:rsidRDefault="00EF097F">
      <w:pPr>
        <w:pStyle w:val="TOC2"/>
        <w:tabs>
          <w:tab w:val="right" w:leader="dot" w:pos="9347"/>
        </w:tabs>
        <w:rPr>
          <w:del w:id="590" w:author="Kostiantyn Kudriavtsev" w:date="2016-09-13T13:58:00Z"/>
          <w:rFonts w:asciiTheme="minorHAnsi" w:eastAsiaTheme="minorEastAsia" w:hAnsiTheme="minorHAnsi" w:cstheme="minorBidi"/>
          <w:caps w:val="0"/>
          <w:noProof/>
          <w:color w:val="auto"/>
          <w:sz w:val="22"/>
          <w:szCs w:val="22"/>
        </w:rPr>
      </w:pPr>
      <w:del w:id="591" w:author="Kostiantyn Kudriavtsev" w:date="2016-09-13T13:58:00Z">
        <w:r w:rsidRPr="002E3298" w:rsidDel="002E3298">
          <w:rPr>
            <w:rStyle w:val="Hyperlink"/>
            <w:noProof/>
            <w:rPrChange w:id="592" w:author="Kostiantyn Kudriavtsev" w:date="2016-09-13T13:58:00Z">
              <w:rPr>
                <w:rStyle w:val="Hyperlink"/>
                <w:noProof/>
              </w:rPr>
            </w:rPrChange>
          </w:rPr>
          <w:delText>Docker</w:delText>
        </w:r>
        <w:r w:rsidDel="002E3298">
          <w:rPr>
            <w:noProof/>
            <w:webHidden/>
          </w:rPr>
          <w:tab/>
          <w:delText>16</w:delText>
        </w:r>
      </w:del>
    </w:p>
    <w:p w14:paraId="008C5977" w14:textId="77777777" w:rsidR="00EF097F" w:rsidDel="002E3298" w:rsidRDefault="00EF097F">
      <w:pPr>
        <w:pStyle w:val="TOC2"/>
        <w:tabs>
          <w:tab w:val="right" w:leader="dot" w:pos="9347"/>
        </w:tabs>
        <w:rPr>
          <w:del w:id="593" w:author="Kostiantyn Kudriavtsev" w:date="2016-09-13T13:58:00Z"/>
          <w:rFonts w:asciiTheme="minorHAnsi" w:eastAsiaTheme="minorEastAsia" w:hAnsiTheme="minorHAnsi" w:cstheme="minorBidi"/>
          <w:caps w:val="0"/>
          <w:noProof/>
          <w:color w:val="auto"/>
          <w:sz w:val="22"/>
          <w:szCs w:val="22"/>
        </w:rPr>
      </w:pPr>
      <w:del w:id="594" w:author="Kostiantyn Kudriavtsev" w:date="2016-09-13T13:58:00Z">
        <w:r w:rsidRPr="002E3298" w:rsidDel="002E3298">
          <w:rPr>
            <w:rStyle w:val="Hyperlink"/>
            <w:noProof/>
            <w:rPrChange w:id="595" w:author="Kostiantyn Kudriavtsev" w:date="2016-09-13T13:58:00Z">
              <w:rPr>
                <w:rStyle w:val="Hyperlink"/>
                <w:noProof/>
              </w:rPr>
            </w:rPrChange>
          </w:rPr>
          <w:delText>Scripting</w:delText>
        </w:r>
        <w:r w:rsidDel="002E3298">
          <w:rPr>
            <w:noProof/>
            <w:webHidden/>
          </w:rPr>
          <w:tab/>
          <w:delText>16</w:delText>
        </w:r>
      </w:del>
    </w:p>
    <w:p w14:paraId="2350CA14" w14:textId="77777777" w:rsidR="00EF097F" w:rsidDel="002E3298" w:rsidRDefault="00EF097F">
      <w:pPr>
        <w:pStyle w:val="TOC2"/>
        <w:tabs>
          <w:tab w:val="right" w:leader="dot" w:pos="9347"/>
        </w:tabs>
        <w:rPr>
          <w:del w:id="596" w:author="Kostiantyn Kudriavtsev" w:date="2016-09-13T13:58:00Z"/>
          <w:rFonts w:asciiTheme="minorHAnsi" w:eastAsiaTheme="minorEastAsia" w:hAnsiTheme="minorHAnsi" w:cstheme="minorBidi"/>
          <w:caps w:val="0"/>
          <w:noProof/>
          <w:color w:val="auto"/>
          <w:sz w:val="22"/>
          <w:szCs w:val="22"/>
        </w:rPr>
      </w:pPr>
      <w:del w:id="597" w:author="Kostiantyn Kudriavtsev" w:date="2016-09-13T13:58:00Z">
        <w:r w:rsidRPr="002E3298" w:rsidDel="002E3298">
          <w:rPr>
            <w:rStyle w:val="Hyperlink"/>
            <w:noProof/>
            <w:rPrChange w:id="598" w:author="Kostiantyn Kudriavtsev" w:date="2016-09-13T13:58:00Z">
              <w:rPr>
                <w:rStyle w:val="Hyperlink"/>
                <w:noProof/>
              </w:rPr>
            </w:rPrChange>
          </w:rPr>
          <w:delText>Boto, python</w:delText>
        </w:r>
        <w:r w:rsidDel="002E3298">
          <w:rPr>
            <w:noProof/>
            <w:webHidden/>
          </w:rPr>
          <w:tab/>
          <w:delText>16</w:delText>
        </w:r>
      </w:del>
    </w:p>
    <w:p w14:paraId="6D651C4F" w14:textId="77777777" w:rsidR="00EF097F" w:rsidDel="002E3298" w:rsidRDefault="00EF097F">
      <w:pPr>
        <w:pStyle w:val="TOC2"/>
        <w:tabs>
          <w:tab w:val="right" w:leader="dot" w:pos="9347"/>
        </w:tabs>
        <w:rPr>
          <w:del w:id="599" w:author="Kostiantyn Kudriavtsev" w:date="2016-09-13T13:58:00Z"/>
          <w:rFonts w:asciiTheme="minorHAnsi" w:eastAsiaTheme="minorEastAsia" w:hAnsiTheme="minorHAnsi" w:cstheme="minorBidi"/>
          <w:caps w:val="0"/>
          <w:noProof/>
          <w:color w:val="auto"/>
          <w:sz w:val="22"/>
          <w:szCs w:val="22"/>
        </w:rPr>
      </w:pPr>
      <w:del w:id="600" w:author="Kostiantyn Kudriavtsev" w:date="2016-09-13T13:58:00Z">
        <w:r w:rsidRPr="002E3298" w:rsidDel="002E3298">
          <w:rPr>
            <w:rStyle w:val="Hyperlink"/>
            <w:noProof/>
            <w:rPrChange w:id="601" w:author="Kostiantyn Kudriavtsev" w:date="2016-09-13T13:58:00Z">
              <w:rPr>
                <w:rStyle w:val="Hyperlink"/>
                <w:noProof/>
              </w:rPr>
            </w:rPrChange>
          </w:rPr>
          <w:delText>Web Server</w:delText>
        </w:r>
        <w:r w:rsidDel="002E3298">
          <w:rPr>
            <w:noProof/>
            <w:webHidden/>
          </w:rPr>
          <w:tab/>
          <w:delText>16</w:delText>
        </w:r>
      </w:del>
    </w:p>
    <w:p w14:paraId="5AFBED22" w14:textId="77777777" w:rsidR="00EF097F" w:rsidDel="002E3298" w:rsidRDefault="00EF097F">
      <w:pPr>
        <w:pStyle w:val="TOC2"/>
        <w:tabs>
          <w:tab w:val="right" w:leader="dot" w:pos="9347"/>
        </w:tabs>
        <w:rPr>
          <w:del w:id="602" w:author="Kostiantyn Kudriavtsev" w:date="2016-09-13T13:58:00Z"/>
          <w:rFonts w:asciiTheme="minorHAnsi" w:eastAsiaTheme="minorEastAsia" w:hAnsiTheme="minorHAnsi" w:cstheme="minorBidi"/>
          <w:caps w:val="0"/>
          <w:noProof/>
          <w:color w:val="auto"/>
          <w:sz w:val="22"/>
          <w:szCs w:val="22"/>
        </w:rPr>
      </w:pPr>
      <w:del w:id="603" w:author="Kostiantyn Kudriavtsev" w:date="2016-09-13T13:58:00Z">
        <w:r w:rsidRPr="002E3298" w:rsidDel="002E3298">
          <w:rPr>
            <w:rStyle w:val="Hyperlink"/>
            <w:noProof/>
            <w:rPrChange w:id="604" w:author="Kostiantyn Kudriavtsev" w:date="2016-09-13T13:58:00Z">
              <w:rPr>
                <w:rStyle w:val="Hyperlink"/>
                <w:noProof/>
              </w:rPr>
            </w:rPrChange>
          </w:rPr>
          <w:delText>Tomcat /</w:delText>
        </w:r>
        <w:r w:rsidRPr="002E3298" w:rsidDel="002E3298">
          <w:rPr>
            <w:rStyle w:val="Hyperlink"/>
            <w:noProof/>
            <w:rPrChange w:id="605" w:author="Kostiantyn Kudriavtsev" w:date="2016-09-13T13:58:00Z">
              <w:rPr>
                <w:rStyle w:val="Hyperlink"/>
                <w:noProof/>
              </w:rPr>
            </w:rPrChange>
          </w:rPr>
          <w:delText xml:space="preserve"> </w:delText>
        </w:r>
        <w:r w:rsidRPr="002E3298" w:rsidDel="002E3298">
          <w:rPr>
            <w:rStyle w:val="Hyperlink"/>
            <w:noProof/>
            <w:rPrChange w:id="606" w:author="Kostiantyn Kudriavtsev" w:date="2016-09-13T13:58:00Z">
              <w:rPr>
                <w:rStyle w:val="Hyperlink"/>
                <w:noProof/>
              </w:rPr>
            </w:rPrChange>
          </w:rPr>
          <w:delText>Jetty</w:delText>
        </w:r>
        <w:r w:rsidDel="002E3298">
          <w:rPr>
            <w:noProof/>
            <w:webHidden/>
          </w:rPr>
          <w:tab/>
          <w:delText>16</w:delText>
        </w:r>
      </w:del>
    </w:p>
    <w:p w14:paraId="0DC51F46" w14:textId="77777777" w:rsidR="00EF097F" w:rsidDel="002E3298" w:rsidRDefault="00EF097F">
      <w:pPr>
        <w:pStyle w:val="TOC2"/>
        <w:tabs>
          <w:tab w:val="right" w:leader="dot" w:pos="9347"/>
        </w:tabs>
        <w:rPr>
          <w:del w:id="607" w:author="Kostiantyn Kudriavtsev" w:date="2016-09-13T13:58:00Z"/>
          <w:rFonts w:asciiTheme="minorHAnsi" w:eastAsiaTheme="minorEastAsia" w:hAnsiTheme="minorHAnsi" w:cstheme="minorBidi"/>
          <w:caps w:val="0"/>
          <w:noProof/>
          <w:color w:val="auto"/>
          <w:sz w:val="22"/>
          <w:szCs w:val="22"/>
        </w:rPr>
      </w:pPr>
      <w:del w:id="608" w:author="Kostiantyn Kudriavtsev" w:date="2016-09-13T13:58:00Z">
        <w:r w:rsidRPr="002E3298" w:rsidDel="002E3298">
          <w:rPr>
            <w:rStyle w:val="Hyperlink"/>
            <w:noProof/>
            <w:rPrChange w:id="609" w:author="Kostiantyn Kudriavtsev" w:date="2016-09-13T13:58:00Z">
              <w:rPr>
                <w:rStyle w:val="Hyperlink"/>
                <w:noProof/>
              </w:rPr>
            </w:rPrChange>
          </w:rPr>
          <w:delText>WEB UI frameworks</w:delText>
        </w:r>
        <w:r w:rsidDel="002E3298">
          <w:rPr>
            <w:noProof/>
            <w:webHidden/>
          </w:rPr>
          <w:tab/>
          <w:delText>16</w:delText>
        </w:r>
      </w:del>
    </w:p>
    <w:p w14:paraId="5E4D85D0" w14:textId="77777777" w:rsidR="00EF097F" w:rsidDel="002E3298" w:rsidRDefault="00EF097F">
      <w:pPr>
        <w:pStyle w:val="TOC2"/>
        <w:tabs>
          <w:tab w:val="right" w:leader="dot" w:pos="9347"/>
        </w:tabs>
        <w:rPr>
          <w:del w:id="610" w:author="Kostiantyn Kudriavtsev" w:date="2016-09-13T13:58:00Z"/>
          <w:rFonts w:asciiTheme="minorHAnsi" w:eastAsiaTheme="minorEastAsia" w:hAnsiTheme="minorHAnsi" w:cstheme="minorBidi"/>
          <w:caps w:val="0"/>
          <w:noProof/>
          <w:color w:val="auto"/>
          <w:sz w:val="22"/>
          <w:szCs w:val="22"/>
        </w:rPr>
      </w:pPr>
      <w:del w:id="611" w:author="Kostiantyn Kudriavtsev" w:date="2016-09-13T13:58:00Z">
        <w:r w:rsidRPr="002E3298" w:rsidDel="002E3298">
          <w:rPr>
            <w:rStyle w:val="Hyperlink"/>
            <w:noProof/>
            <w:rPrChange w:id="612" w:author="Kostiantyn Kudriavtsev" w:date="2016-09-13T13:58:00Z">
              <w:rPr>
                <w:rStyle w:val="Hyperlink"/>
                <w:noProof/>
              </w:rPr>
            </w:rPrChange>
          </w:rPr>
          <w:delText>React, Immutablejs / Angular, Bootstap, jquery</w:delText>
        </w:r>
        <w:r w:rsidDel="002E3298">
          <w:rPr>
            <w:noProof/>
            <w:webHidden/>
          </w:rPr>
          <w:tab/>
          <w:delText>16</w:delText>
        </w:r>
      </w:del>
    </w:p>
    <w:p w14:paraId="5F135E0B" w14:textId="77777777" w:rsidR="00EF097F" w:rsidDel="002E3298" w:rsidRDefault="00EF097F">
      <w:pPr>
        <w:pStyle w:val="TOC2"/>
        <w:tabs>
          <w:tab w:val="right" w:leader="dot" w:pos="9347"/>
        </w:tabs>
        <w:rPr>
          <w:del w:id="613" w:author="Kostiantyn Kudriavtsev" w:date="2016-09-13T13:58:00Z"/>
          <w:rFonts w:asciiTheme="minorHAnsi" w:eastAsiaTheme="minorEastAsia" w:hAnsiTheme="minorHAnsi" w:cstheme="minorBidi"/>
          <w:caps w:val="0"/>
          <w:noProof/>
          <w:color w:val="auto"/>
          <w:sz w:val="22"/>
          <w:szCs w:val="22"/>
        </w:rPr>
      </w:pPr>
      <w:del w:id="614" w:author="Kostiantyn Kudriavtsev" w:date="2016-09-13T13:58:00Z">
        <w:r w:rsidRPr="002E3298" w:rsidDel="002E3298">
          <w:rPr>
            <w:rStyle w:val="Hyperlink"/>
            <w:noProof/>
            <w:rPrChange w:id="615" w:author="Kostiantyn Kudriavtsev" w:date="2016-09-13T13:58:00Z">
              <w:rPr>
                <w:rStyle w:val="Hyperlink"/>
                <w:noProof/>
              </w:rPr>
            </w:rPrChange>
          </w:rPr>
          <w:delText>Web ui Backend</w:delText>
        </w:r>
        <w:r w:rsidDel="002E3298">
          <w:rPr>
            <w:noProof/>
            <w:webHidden/>
          </w:rPr>
          <w:tab/>
          <w:delText>17</w:delText>
        </w:r>
      </w:del>
    </w:p>
    <w:p w14:paraId="050BB1E7" w14:textId="77777777" w:rsidR="00EF097F" w:rsidDel="002E3298" w:rsidRDefault="00EF097F">
      <w:pPr>
        <w:pStyle w:val="TOC2"/>
        <w:tabs>
          <w:tab w:val="right" w:leader="dot" w:pos="9347"/>
        </w:tabs>
        <w:rPr>
          <w:del w:id="616" w:author="Kostiantyn Kudriavtsev" w:date="2016-09-13T13:58:00Z"/>
          <w:rFonts w:asciiTheme="minorHAnsi" w:eastAsiaTheme="minorEastAsia" w:hAnsiTheme="minorHAnsi" w:cstheme="minorBidi"/>
          <w:caps w:val="0"/>
          <w:noProof/>
          <w:color w:val="auto"/>
          <w:sz w:val="22"/>
          <w:szCs w:val="22"/>
        </w:rPr>
      </w:pPr>
      <w:del w:id="617" w:author="Kostiantyn Kudriavtsev" w:date="2016-09-13T13:58:00Z">
        <w:r w:rsidRPr="002E3298" w:rsidDel="002E3298">
          <w:rPr>
            <w:rStyle w:val="Hyperlink"/>
            <w:noProof/>
            <w:rPrChange w:id="618" w:author="Kostiantyn Kudriavtsev" w:date="2016-09-13T13:58:00Z">
              <w:rPr>
                <w:rStyle w:val="Hyperlink"/>
                <w:noProof/>
              </w:rPr>
            </w:rPrChange>
          </w:rPr>
          <w:delText>Java 8, Dropwizard / Nodejs / Pypy, TOrnado</w:delText>
        </w:r>
        <w:r w:rsidDel="002E3298">
          <w:rPr>
            <w:noProof/>
            <w:webHidden/>
          </w:rPr>
          <w:tab/>
          <w:delText>17</w:delText>
        </w:r>
      </w:del>
    </w:p>
    <w:p w14:paraId="2CB49F98" w14:textId="77777777" w:rsidR="00EF097F" w:rsidDel="002E3298" w:rsidRDefault="00EF097F">
      <w:pPr>
        <w:pStyle w:val="TOC2"/>
        <w:tabs>
          <w:tab w:val="right" w:leader="dot" w:pos="9347"/>
        </w:tabs>
        <w:rPr>
          <w:del w:id="619" w:author="Kostiantyn Kudriavtsev" w:date="2016-09-13T13:58:00Z"/>
          <w:rFonts w:asciiTheme="minorHAnsi" w:eastAsiaTheme="minorEastAsia" w:hAnsiTheme="minorHAnsi" w:cstheme="minorBidi"/>
          <w:caps w:val="0"/>
          <w:noProof/>
          <w:color w:val="auto"/>
          <w:sz w:val="22"/>
          <w:szCs w:val="22"/>
        </w:rPr>
      </w:pPr>
      <w:del w:id="620" w:author="Kostiantyn Kudriavtsev" w:date="2016-09-13T13:58:00Z">
        <w:r w:rsidRPr="002E3298" w:rsidDel="002E3298">
          <w:rPr>
            <w:rStyle w:val="Hyperlink"/>
            <w:noProof/>
            <w:rPrChange w:id="621" w:author="Kostiantyn Kudriavtsev" w:date="2016-09-13T13:58:00Z">
              <w:rPr>
                <w:rStyle w:val="Hyperlink"/>
                <w:noProof/>
              </w:rPr>
            </w:rPrChange>
          </w:rPr>
          <w:delText>Configuration db</w:delText>
        </w:r>
        <w:r w:rsidDel="002E3298">
          <w:rPr>
            <w:noProof/>
            <w:webHidden/>
          </w:rPr>
          <w:tab/>
          <w:delText>17</w:delText>
        </w:r>
      </w:del>
    </w:p>
    <w:p w14:paraId="285B584C" w14:textId="77777777" w:rsidR="00EF097F" w:rsidDel="002E3298" w:rsidRDefault="00EF097F">
      <w:pPr>
        <w:pStyle w:val="TOC2"/>
        <w:tabs>
          <w:tab w:val="right" w:leader="dot" w:pos="9347"/>
        </w:tabs>
        <w:rPr>
          <w:del w:id="622" w:author="Kostiantyn Kudriavtsev" w:date="2016-09-13T13:58:00Z"/>
          <w:rFonts w:asciiTheme="minorHAnsi" w:eastAsiaTheme="minorEastAsia" w:hAnsiTheme="minorHAnsi" w:cstheme="minorBidi"/>
          <w:caps w:val="0"/>
          <w:noProof/>
          <w:color w:val="auto"/>
          <w:sz w:val="22"/>
          <w:szCs w:val="22"/>
        </w:rPr>
      </w:pPr>
      <w:del w:id="623" w:author="Kostiantyn Kudriavtsev" w:date="2016-09-13T13:58:00Z">
        <w:r w:rsidRPr="002E3298" w:rsidDel="002E3298">
          <w:rPr>
            <w:rStyle w:val="Hyperlink"/>
            <w:noProof/>
            <w:rPrChange w:id="624" w:author="Kostiantyn Kudriavtsev" w:date="2016-09-13T13:58:00Z">
              <w:rPr>
                <w:rStyle w:val="Hyperlink"/>
                <w:noProof/>
              </w:rPr>
            </w:rPrChange>
          </w:rPr>
          <w:delText>HBase, Redis</w:delText>
        </w:r>
        <w:r w:rsidDel="002E3298">
          <w:rPr>
            <w:noProof/>
            <w:webHidden/>
          </w:rPr>
          <w:tab/>
          <w:delText>17</w:delText>
        </w:r>
      </w:del>
    </w:p>
    <w:p w14:paraId="5357196D" w14:textId="77777777" w:rsidR="00EF097F" w:rsidDel="002E3298" w:rsidRDefault="00EF097F">
      <w:pPr>
        <w:pStyle w:val="TOC2"/>
        <w:tabs>
          <w:tab w:val="right" w:leader="dot" w:pos="9347"/>
        </w:tabs>
        <w:rPr>
          <w:del w:id="625" w:author="Kostiantyn Kudriavtsev" w:date="2016-09-13T13:58:00Z"/>
          <w:rFonts w:asciiTheme="minorHAnsi" w:eastAsiaTheme="minorEastAsia" w:hAnsiTheme="minorHAnsi" w:cstheme="minorBidi"/>
          <w:caps w:val="0"/>
          <w:noProof/>
          <w:color w:val="auto"/>
          <w:sz w:val="22"/>
          <w:szCs w:val="22"/>
        </w:rPr>
      </w:pPr>
      <w:del w:id="626" w:author="Kostiantyn Kudriavtsev" w:date="2016-09-13T13:58:00Z">
        <w:r w:rsidRPr="002E3298" w:rsidDel="002E3298">
          <w:rPr>
            <w:rStyle w:val="Hyperlink"/>
            <w:noProof/>
            <w:rPrChange w:id="627" w:author="Kostiantyn Kudriavtsev" w:date="2016-09-13T13:58:00Z">
              <w:rPr>
                <w:rStyle w:val="Hyperlink"/>
                <w:noProof/>
              </w:rPr>
            </w:rPrChange>
          </w:rPr>
          <w:delText>Unit testing</w:delText>
        </w:r>
        <w:r w:rsidDel="002E3298">
          <w:rPr>
            <w:noProof/>
            <w:webHidden/>
          </w:rPr>
          <w:tab/>
          <w:delText>17</w:delText>
        </w:r>
      </w:del>
    </w:p>
    <w:p w14:paraId="4F773ED1" w14:textId="77777777" w:rsidR="00EF097F" w:rsidDel="002E3298" w:rsidRDefault="00EF097F">
      <w:pPr>
        <w:pStyle w:val="TOC2"/>
        <w:tabs>
          <w:tab w:val="right" w:leader="dot" w:pos="9347"/>
        </w:tabs>
        <w:rPr>
          <w:del w:id="628" w:author="Kostiantyn Kudriavtsev" w:date="2016-09-13T13:58:00Z"/>
          <w:rFonts w:asciiTheme="minorHAnsi" w:eastAsiaTheme="minorEastAsia" w:hAnsiTheme="minorHAnsi" w:cstheme="minorBidi"/>
          <w:caps w:val="0"/>
          <w:noProof/>
          <w:color w:val="auto"/>
          <w:sz w:val="22"/>
          <w:szCs w:val="22"/>
        </w:rPr>
      </w:pPr>
      <w:del w:id="629" w:author="Kostiantyn Kudriavtsev" w:date="2016-09-13T13:58:00Z">
        <w:r w:rsidRPr="002E3298" w:rsidDel="002E3298">
          <w:rPr>
            <w:rStyle w:val="Hyperlink"/>
            <w:noProof/>
            <w:rPrChange w:id="630" w:author="Kostiantyn Kudriavtsev" w:date="2016-09-13T13:58:00Z">
              <w:rPr>
                <w:rStyle w:val="Hyperlink"/>
                <w:noProof/>
              </w:rPr>
            </w:rPrChange>
          </w:rPr>
          <w:delText>js – Jest, java – mockito, junit</w:delText>
        </w:r>
        <w:r w:rsidDel="002E3298">
          <w:rPr>
            <w:noProof/>
            <w:webHidden/>
          </w:rPr>
          <w:tab/>
          <w:delText>17</w:delText>
        </w:r>
      </w:del>
    </w:p>
    <w:p w14:paraId="2CB1B80F" w14:textId="77777777" w:rsidR="00EF097F" w:rsidDel="002E3298" w:rsidRDefault="00EF097F">
      <w:pPr>
        <w:pStyle w:val="TOC2"/>
        <w:tabs>
          <w:tab w:val="right" w:leader="dot" w:pos="9347"/>
        </w:tabs>
        <w:rPr>
          <w:del w:id="631" w:author="Kostiantyn Kudriavtsev" w:date="2016-09-13T13:58:00Z"/>
          <w:rFonts w:asciiTheme="minorHAnsi" w:eastAsiaTheme="minorEastAsia" w:hAnsiTheme="minorHAnsi" w:cstheme="minorBidi"/>
          <w:caps w:val="0"/>
          <w:noProof/>
          <w:color w:val="auto"/>
          <w:sz w:val="22"/>
          <w:szCs w:val="22"/>
        </w:rPr>
      </w:pPr>
      <w:del w:id="632" w:author="Kostiantyn Kudriavtsev" w:date="2016-09-13T13:58:00Z">
        <w:r w:rsidRPr="002E3298" w:rsidDel="002E3298">
          <w:rPr>
            <w:rStyle w:val="Hyperlink"/>
            <w:noProof/>
            <w:rPrChange w:id="633" w:author="Kostiantyn Kudriavtsev" w:date="2016-09-13T13:58:00Z">
              <w:rPr>
                <w:rStyle w:val="Hyperlink"/>
                <w:noProof/>
              </w:rPr>
            </w:rPrChange>
          </w:rPr>
          <w:delText>Build tool</w:delText>
        </w:r>
        <w:r w:rsidDel="002E3298">
          <w:rPr>
            <w:noProof/>
            <w:webHidden/>
          </w:rPr>
          <w:tab/>
          <w:delText>17</w:delText>
        </w:r>
      </w:del>
    </w:p>
    <w:p w14:paraId="38EEF303" w14:textId="77777777" w:rsidR="00EF097F" w:rsidDel="002E3298" w:rsidRDefault="00EF097F">
      <w:pPr>
        <w:pStyle w:val="TOC2"/>
        <w:tabs>
          <w:tab w:val="right" w:leader="dot" w:pos="9347"/>
        </w:tabs>
        <w:rPr>
          <w:del w:id="634" w:author="Kostiantyn Kudriavtsev" w:date="2016-09-13T13:58:00Z"/>
          <w:rFonts w:asciiTheme="minorHAnsi" w:eastAsiaTheme="minorEastAsia" w:hAnsiTheme="minorHAnsi" w:cstheme="minorBidi"/>
          <w:caps w:val="0"/>
          <w:noProof/>
          <w:color w:val="auto"/>
          <w:sz w:val="22"/>
          <w:szCs w:val="22"/>
        </w:rPr>
      </w:pPr>
      <w:del w:id="635" w:author="Kostiantyn Kudriavtsev" w:date="2016-09-13T13:58:00Z">
        <w:r w:rsidRPr="002E3298" w:rsidDel="002E3298">
          <w:rPr>
            <w:rStyle w:val="Hyperlink"/>
            <w:noProof/>
            <w:rPrChange w:id="636" w:author="Kostiantyn Kudriavtsev" w:date="2016-09-13T13:58:00Z">
              <w:rPr>
                <w:rStyle w:val="Hyperlink"/>
                <w:noProof/>
              </w:rPr>
            </w:rPrChange>
          </w:rPr>
          <w:delText>maven / gradle</w:delText>
        </w:r>
        <w:r w:rsidDel="002E3298">
          <w:rPr>
            <w:noProof/>
            <w:webHidden/>
          </w:rPr>
          <w:tab/>
          <w:delText>17</w:delText>
        </w:r>
      </w:del>
    </w:p>
    <w:p w14:paraId="41ED9295" w14:textId="77777777" w:rsidR="00EF097F" w:rsidDel="002E3298" w:rsidRDefault="00EF097F">
      <w:pPr>
        <w:pStyle w:val="TOC2"/>
        <w:tabs>
          <w:tab w:val="right" w:leader="dot" w:pos="9347"/>
        </w:tabs>
        <w:rPr>
          <w:del w:id="637" w:author="Kostiantyn Kudriavtsev" w:date="2016-09-13T13:58:00Z"/>
          <w:rFonts w:asciiTheme="minorHAnsi" w:eastAsiaTheme="minorEastAsia" w:hAnsiTheme="minorHAnsi" w:cstheme="minorBidi"/>
          <w:caps w:val="0"/>
          <w:noProof/>
          <w:color w:val="auto"/>
          <w:sz w:val="22"/>
          <w:szCs w:val="22"/>
        </w:rPr>
      </w:pPr>
      <w:del w:id="638" w:author="Kostiantyn Kudriavtsev" w:date="2016-09-13T13:58:00Z">
        <w:r w:rsidRPr="002E3298" w:rsidDel="002E3298">
          <w:rPr>
            <w:rStyle w:val="Hyperlink"/>
            <w:noProof/>
            <w:rPrChange w:id="639" w:author="Kostiantyn Kudriavtsev" w:date="2016-09-13T13:58:00Z">
              <w:rPr>
                <w:rStyle w:val="Hyperlink"/>
                <w:noProof/>
              </w:rPr>
            </w:rPrChange>
          </w:rPr>
          <w:delText>Azure mapping</w:delText>
        </w:r>
        <w:r w:rsidDel="002E3298">
          <w:rPr>
            <w:noProof/>
            <w:webHidden/>
          </w:rPr>
          <w:tab/>
          <w:delText>17</w:delText>
        </w:r>
      </w:del>
    </w:p>
    <w:p w14:paraId="521D2576" w14:textId="77777777" w:rsidR="00EF097F" w:rsidDel="002E3298" w:rsidRDefault="00EF097F">
      <w:pPr>
        <w:pStyle w:val="TOC1"/>
        <w:tabs>
          <w:tab w:val="left" w:pos="400"/>
          <w:tab w:val="right" w:leader="dot" w:pos="9347"/>
        </w:tabs>
        <w:rPr>
          <w:del w:id="640" w:author="Kostiantyn Kudriavtsev" w:date="2016-09-13T13:58:00Z"/>
          <w:rFonts w:asciiTheme="minorHAnsi" w:eastAsiaTheme="minorEastAsia" w:hAnsiTheme="minorHAnsi" w:cstheme="minorBidi"/>
          <w:bCs w:val="0"/>
          <w:caps w:val="0"/>
          <w:noProof/>
          <w:color w:val="auto"/>
          <w:sz w:val="22"/>
          <w:szCs w:val="22"/>
        </w:rPr>
      </w:pPr>
      <w:del w:id="641" w:author="Kostiantyn Kudriavtsev" w:date="2016-09-13T13:58:00Z">
        <w:r w:rsidRPr="002E3298" w:rsidDel="002E3298">
          <w:rPr>
            <w:rStyle w:val="Hyperlink"/>
            <w:noProof/>
            <w:rPrChange w:id="642" w:author="Kostiantyn Kudriavtsev" w:date="2016-09-13T13:58:00Z">
              <w:rPr>
                <w:rStyle w:val="Hyperlink"/>
                <w:noProof/>
              </w:rPr>
            </w:rPrChange>
          </w:rPr>
          <w:delText>4</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643" w:author="Kostiantyn Kudriavtsev" w:date="2016-09-13T13:58:00Z">
              <w:rPr>
                <w:rStyle w:val="Hyperlink"/>
                <w:noProof/>
              </w:rPr>
            </w:rPrChange>
          </w:rPr>
          <w:delText>Quality Attributes</w:delText>
        </w:r>
        <w:r w:rsidDel="002E3298">
          <w:rPr>
            <w:noProof/>
            <w:webHidden/>
          </w:rPr>
          <w:tab/>
          <w:delText>18</w:delText>
        </w:r>
      </w:del>
    </w:p>
    <w:p w14:paraId="4332F6B6" w14:textId="77777777" w:rsidR="00EF097F" w:rsidDel="002E3298" w:rsidRDefault="00EF097F">
      <w:pPr>
        <w:pStyle w:val="TOC2"/>
        <w:tabs>
          <w:tab w:val="right" w:leader="dot" w:pos="9347"/>
        </w:tabs>
        <w:rPr>
          <w:del w:id="644" w:author="Kostiantyn Kudriavtsev" w:date="2016-09-13T13:58:00Z"/>
          <w:rFonts w:asciiTheme="minorHAnsi" w:eastAsiaTheme="minorEastAsia" w:hAnsiTheme="minorHAnsi" w:cstheme="minorBidi"/>
          <w:caps w:val="0"/>
          <w:noProof/>
          <w:color w:val="auto"/>
          <w:sz w:val="22"/>
          <w:szCs w:val="22"/>
        </w:rPr>
      </w:pPr>
      <w:del w:id="645" w:author="Kostiantyn Kudriavtsev" w:date="2016-09-13T13:58:00Z">
        <w:r w:rsidRPr="002E3298" w:rsidDel="002E3298">
          <w:rPr>
            <w:rStyle w:val="Hyperlink"/>
            <w:noProof/>
            <w:rPrChange w:id="646" w:author="Kostiantyn Kudriavtsev" w:date="2016-09-13T13:58:00Z">
              <w:rPr>
                <w:rStyle w:val="Hyperlink"/>
                <w:noProof/>
              </w:rPr>
            </w:rPrChange>
          </w:rPr>
          <w:delText>Considered Solution Architecture Quality Attributes</w:delText>
        </w:r>
        <w:r w:rsidDel="002E3298">
          <w:rPr>
            <w:noProof/>
            <w:webHidden/>
          </w:rPr>
          <w:tab/>
          <w:delText>18</w:delText>
        </w:r>
      </w:del>
    </w:p>
    <w:p w14:paraId="152F6B9A" w14:textId="77777777" w:rsidR="00EF097F" w:rsidDel="002E3298" w:rsidRDefault="00EF097F">
      <w:pPr>
        <w:pStyle w:val="TOC2"/>
        <w:tabs>
          <w:tab w:val="right" w:leader="dot" w:pos="9347"/>
        </w:tabs>
        <w:rPr>
          <w:del w:id="647" w:author="Kostiantyn Kudriavtsev" w:date="2016-09-13T13:58:00Z"/>
          <w:rFonts w:asciiTheme="minorHAnsi" w:eastAsiaTheme="minorEastAsia" w:hAnsiTheme="minorHAnsi" w:cstheme="minorBidi"/>
          <w:caps w:val="0"/>
          <w:noProof/>
          <w:color w:val="auto"/>
          <w:sz w:val="22"/>
          <w:szCs w:val="22"/>
        </w:rPr>
      </w:pPr>
      <w:del w:id="648" w:author="Kostiantyn Kudriavtsev" w:date="2016-09-13T13:58:00Z">
        <w:r w:rsidRPr="002E3298" w:rsidDel="002E3298">
          <w:rPr>
            <w:rStyle w:val="Hyperlink"/>
            <w:noProof/>
            <w:rPrChange w:id="649" w:author="Kostiantyn Kudriavtsev" w:date="2016-09-13T13:58:00Z">
              <w:rPr>
                <w:rStyle w:val="Hyperlink"/>
                <w:noProof/>
              </w:rPr>
            </w:rPrChange>
          </w:rPr>
          <w:delText>Architecturally Significant Quality Attributes</w:delText>
        </w:r>
        <w:r w:rsidDel="002E3298">
          <w:rPr>
            <w:noProof/>
            <w:webHidden/>
          </w:rPr>
          <w:tab/>
          <w:delText>19</w:delText>
        </w:r>
      </w:del>
    </w:p>
    <w:p w14:paraId="573FB15C" w14:textId="77777777" w:rsidR="00EF097F" w:rsidDel="002E3298" w:rsidRDefault="00EF097F">
      <w:pPr>
        <w:pStyle w:val="TOC1"/>
        <w:tabs>
          <w:tab w:val="left" w:pos="400"/>
          <w:tab w:val="right" w:leader="dot" w:pos="9347"/>
        </w:tabs>
        <w:rPr>
          <w:del w:id="650" w:author="Kostiantyn Kudriavtsev" w:date="2016-09-13T13:58:00Z"/>
          <w:rFonts w:asciiTheme="minorHAnsi" w:eastAsiaTheme="minorEastAsia" w:hAnsiTheme="minorHAnsi" w:cstheme="minorBidi"/>
          <w:bCs w:val="0"/>
          <w:caps w:val="0"/>
          <w:noProof/>
          <w:color w:val="auto"/>
          <w:sz w:val="22"/>
          <w:szCs w:val="22"/>
        </w:rPr>
      </w:pPr>
      <w:del w:id="651" w:author="Kostiantyn Kudriavtsev" w:date="2016-09-13T13:58:00Z">
        <w:r w:rsidRPr="002E3298" w:rsidDel="002E3298">
          <w:rPr>
            <w:rStyle w:val="Hyperlink"/>
            <w:noProof/>
            <w:rPrChange w:id="652" w:author="Kostiantyn Kudriavtsev" w:date="2016-09-13T13:58:00Z">
              <w:rPr>
                <w:rStyle w:val="Hyperlink"/>
                <w:noProof/>
              </w:rPr>
            </w:rPrChange>
          </w:rPr>
          <w:delText>5</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653" w:author="Kostiantyn Kudriavtsev" w:date="2016-09-13T13:58:00Z">
              <w:rPr>
                <w:rStyle w:val="Hyperlink"/>
                <w:noProof/>
              </w:rPr>
            </w:rPrChange>
          </w:rPr>
          <w:delText>Baseline Solution architecture</w:delText>
        </w:r>
        <w:r w:rsidDel="002E3298">
          <w:rPr>
            <w:noProof/>
            <w:webHidden/>
          </w:rPr>
          <w:tab/>
          <w:delText>20</w:delText>
        </w:r>
      </w:del>
    </w:p>
    <w:p w14:paraId="4183FC06" w14:textId="77777777" w:rsidR="00EF097F" w:rsidDel="002E3298" w:rsidRDefault="00EF097F">
      <w:pPr>
        <w:pStyle w:val="TOC2"/>
        <w:tabs>
          <w:tab w:val="right" w:leader="dot" w:pos="9347"/>
        </w:tabs>
        <w:rPr>
          <w:del w:id="654" w:author="Kostiantyn Kudriavtsev" w:date="2016-09-13T13:58:00Z"/>
          <w:rFonts w:asciiTheme="minorHAnsi" w:eastAsiaTheme="minorEastAsia" w:hAnsiTheme="minorHAnsi" w:cstheme="minorBidi"/>
          <w:caps w:val="0"/>
          <w:noProof/>
          <w:color w:val="auto"/>
          <w:sz w:val="22"/>
          <w:szCs w:val="22"/>
        </w:rPr>
      </w:pPr>
      <w:del w:id="655" w:author="Kostiantyn Kudriavtsev" w:date="2016-09-13T13:58:00Z">
        <w:r w:rsidRPr="002E3298" w:rsidDel="002E3298">
          <w:rPr>
            <w:rStyle w:val="Hyperlink"/>
            <w:noProof/>
            <w:rPrChange w:id="656" w:author="Kostiantyn Kudriavtsev" w:date="2016-09-13T13:58:00Z">
              <w:rPr>
                <w:rStyle w:val="Hyperlink"/>
                <w:noProof/>
              </w:rPr>
            </w:rPrChange>
          </w:rPr>
          <w:delText>High-level solution structure</w:delText>
        </w:r>
        <w:r w:rsidDel="002E3298">
          <w:rPr>
            <w:noProof/>
            <w:webHidden/>
          </w:rPr>
          <w:tab/>
          <w:delText>20</w:delText>
        </w:r>
      </w:del>
    </w:p>
    <w:p w14:paraId="7F6857B4" w14:textId="77777777" w:rsidR="00EF097F" w:rsidDel="002E3298" w:rsidRDefault="00EF097F">
      <w:pPr>
        <w:pStyle w:val="TOC3"/>
        <w:tabs>
          <w:tab w:val="left" w:pos="1200"/>
          <w:tab w:val="right" w:leader="dot" w:pos="9347"/>
        </w:tabs>
        <w:rPr>
          <w:del w:id="657" w:author="Kostiantyn Kudriavtsev" w:date="2016-09-13T13:58:00Z"/>
          <w:rFonts w:asciiTheme="minorHAnsi" w:eastAsiaTheme="minorEastAsia" w:hAnsiTheme="minorHAnsi" w:cstheme="minorBidi"/>
          <w:iCs w:val="0"/>
          <w:noProof/>
          <w:color w:val="auto"/>
          <w:sz w:val="22"/>
          <w:szCs w:val="22"/>
        </w:rPr>
      </w:pPr>
      <w:del w:id="658" w:author="Kostiantyn Kudriavtsev" w:date="2016-09-13T13:58:00Z">
        <w:r w:rsidRPr="002E3298" w:rsidDel="002E3298">
          <w:rPr>
            <w:rStyle w:val="Hyperlink"/>
            <w:noProof/>
            <w:rPrChange w:id="659" w:author="Kostiantyn Kudriavtsev" w:date="2016-09-13T13:58:00Z">
              <w:rPr>
                <w:rStyle w:val="Hyperlink"/>
                <w:noProof/>
              </w:rPr>
            </w:rPrChange>
          </w:rPr>
          <w:delText>5.1.1</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660" w:author="Kostiantyn Kudriavtsev" w:date="2016-09-13T13:58:00Z">
              <w:rPr>
                <w:rStyle w:val="Hyperlink"/>
                <w:noProof/>
              </w:rPr>
            </w:rPrChange>
          </w:rPr>
          <w:delText>DEPLOYMENT SERVER</w:delText>
        </w:r>
        <w:r w:rsidDel="002E3298">
          <w:rPr>
            <w:noProof/>
            <w:webHidden/>
          </w:rPr>
          <w:tab/>
          <w:delText>20</w:delText>
        </w:r>
      </w:del>
    </w:p>
    <w:p w14:paraId="60F99950" w14:textId="77777777" w:rsidR="00EF097F" w:rsidDel="002E3298" w:rsidRDefault="00EF097F">
      <w:pPr>
        <w:pStyle w:val="TOC3"/>
        <w:tabs>
          <w:tab w:val="left" w:pos="1200"/>
          <w:tab w:val="right" w:leader="dot" w:pos="9347"/>
        </w:tabs>
        <w:rPr>
          <w:del w:id="661" w:author="Kostiantyn Kudriavtsev" w:date="2016-09-13T13:58:00Z"/>
          <w:rFonts w:asciiTheme="minorHAnsi" w:eastAsiaTheme="minorEastAsia" w:hAnsiTheme="minorHAnsi" w:cstheme="minorBidi"/>
          <w:iCs w:val="0"/>
          <w:noProof/>
          <w:color w:val="auto"/>
          <w:sz w:val="22"/>
          <w:szCs w:val="22"/>
        </w:rPr>
      </w:pPr>
      <w:del w:id="662" w:author="Kostiantyn Kudriavtsev" w:date="2016-09-13T13:58:00Z">
        <w:r w:rsidRPr="002E3298" w:rsidDel="002E3298">
          <w:rPr>
            <w:rStyle w:val="Hyperlink"/>
            <w:noProof/>
            <w:rPrChange w:id="663" w:author="Kostiantyn Kudriavtsev" w:date="2016-09-13T13:58:00Z">
              <w:rPr>
                <w:rStyle w:val="Hyperlink"/>
                <w:noProof/>
              </w:rPr>
            </w:rPrChange>
          </w:rPr>
          <w:delText>5.1.2</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664" w:author="Kostiantyn Kudriavtsev" w:date="2016-09-13T13:58:00Z">
              <w:rPr>
                <w:rStyle w:val="Hyperlink"/>
                <w:noProof/>
              </w:rPr>
            </w:rPrChange>
          </w:rPr>
          <w:delText>INITIAL SETUP PACKAGE</w:delText>
        </w:r>
        <w:r w:rsidDel="002E3298">
          <w:rPr>
            <w:noProof/>
            <w:webHidden/>
          </w:rPr>
          <w:tab/>
          <w:delText>21</w:delText>
        </w:r>
      </w:del>
    </w:p>
    <w:p w14:paraId="627B74E4" w14:textId="77777777" w:rsidR="00EF097F" w:rsidDel="002E3298" w:rsidRDefault="00EF097F">
      <w:pPr>
        <w:pStyle w:val="TOC3"/>
        <w:tabs>
          <w:tab w:val="left" w:pos="1200"/>
          <w:tab w:val="right" w:leader="dot" w:pos="9347"/>
        </w:tabs>
        <w:rPr>
          <w:del w:id="665" w:author="Kostiantyn Kudriavtsev" w:date="2016-09-13T13:58:00Z"/>
          <w:rFonts w:asciiTheme="minorHAnsi" w:eastAsiaTheme="minorEastAsia" w:hAnsiTheme="minorHAnsi" w:cstheme="minorBidi"/>
          <w:iCs w:val="0"/>
          <w:noProof/>
          <w:color w:val="auto"/>
          <w:sz w:val="22"/>
          <w:szCs w:val="22"/>
        </w:rPr>
      </w:pPr>
      <w:del w:id="666" w:author="Kostiantyn Kudriavtsev" w:date="2016-09-13T13:58:00Z">
        <w:r w:rsidRPr="002E3298" w:rsidDel="002E3298">
          <w:rPr>
            <w:rStyle w:val="Hyperlink"/>
            <w:noProof/>
            <w:rPrChange w:id="667" w:author="Kostiantyn Kudriavtsev" w:date="2016-09-13T13:58:00Z">
              <w:rPr>
                <w:rStyle w:val="Hyperlink"/>
                <w:noProof/>
              </w:rPr>
            </w:rPrChange>
          </w:rPr>
          <w:delText>5.1.3</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668" w:author="Kostiantyn Kudriavtsev" w:date="2016-09-13T13:58:00Z">
              <w:rPr>
                <w:rStyle w:val="Hyperlink"/>
                <w:noProof/>
              </w:rPr>
            </w:rPrChange>
          </w:rPr>
          <w:delText>COLLABORATION SPACE (NOT IN SCOPE OF MVP</w:delText>
        </w:r>
        <w:r w:rsidDel="002E3298">
          <w:rPr>
            <w:noProof/>
            <w:webHidden/>
          </w:rPr>
          <w:tab/>
          <w:delText>22</w:delText>
        </w:r>
      </w:del>
    </w:p>
    <w:p w14:paraId="35403F12" w14:textId="77777777" w:rsidR="00EF097F" w:rsidDel="002E3298" w:rsidRDefault="00EF097F">
      <w:pPr>
        <w:pStyle w:val="TOC3"/>
        <w:tabs>
          <w:tab w:val="left" w:pos="1200"/>
          <w:tab w:val="right" w:leader="dot" w:pos="9347"/>
        </w:tabs>
        <w:rPr>
          <w:del w:id="669" w:author="Kostiantyn Kudriavtsev" w:date="2016-09-13T13:58:00Z"/>
          <w:rFonts w:asciiTheme="minorHAnsi" w:eastAsiaTheme="minorEastAsia" w:hAnsiTheme="minorHAnsi" w:cstheme="minorBidi"/>
          <w:iCs w:val="0"/>
          <w:noProof/>
          <w:color w:val="auto"/>
          <w:sz w:val="22"/>
          <w:szCs w:val="22"/>
        </w:rPr>
      </w:pPr>
      <w:del w:id="670" w:author="Kostiantyn Kudriavtsev" w:date="2016-09-13T13:58:00Z">
        <w:r w:rsidRPr="002E3298" w:rsidDel="002E3298">
          <w:rPr>
            <w:rStyle w:val="Hyperlink"/>
            <w:noProof/>
            <w:rPrChange w:id="671" w:author="Kostiantyn Kudriavtsev" w:date="2016-09-13T13:58:00Z">
              <w:rPr>
                <w:rStyle w:val="Hyperlink"/>
                <w:noProof/>
              </w:rPr>
            </w:rPrChange>
          </w:rPr>
          <w:delText>5.1.4</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672" w:author="Kostiantyn Kudriavtsev" w:date="2016-09-13T13:58:00Z">
              <w:rPr>
                <w:rStyle w:val="Hyperlink"/>
                <w:noProof/>
              </w:rPr>
            </w:rPrChange>
          </w:rPr>
          <w:delText>SELF-SERVICE NODE</w:delText>
        </w:r>
        <w:r w:rsidDel="002E3298">
          <w:rPr>
            <w:noProof/>
            <w:webHidden/>
          </w:rPr>
          <w:tab/>
          <w:delText>22</w:delText>
        </w:r>
      </w:del>
    </w:p>
    <w:p w14:paraId="7CC0731F" w14:textId="77777777" w:rsidR="00EF097F" w:rsidDel="002E3298" w:rsidRDefault="00EF097F">
      <w:pPr>
        <w:pStyle w:val="TOC3"/>
        <w:tabs>
          <w:tab w:val="left" w:pos="1200"/>
          <w:tab w:val="right" w:leader="dot" w:pos="9347"/>
        </w:tabs>
        <w:rPr>
          <w:del w:id="673" w:author="Kostiantyn Kudriavtsev" w:date="2016-09-13T13:58:00Z"/>
          <w:rFonts w:asciiTheme="minorHAnsi" w:eastAsiaTheme="minorEastAsia" w:hAnsiTheme="minorHAnsi" w:cstheme="minorBidi"/>
          <w:iCs w:val="0"/>
          <w:noProof/>
          <w:color w:val="auto"/>
          <w:sz w:val="22"/>
          <w:szCs w:val="22"/>
        </w:rPr>
      </w:pPr>
      <w:del w:id="674" w:author="Kostiantyn Kudriavtsev" w:date="2016-09-13T13:58:00Z">
        <w:r w:rsidRPr="002E3298" w:rsidDel="002E3298">
          <w:rPr>
            <w:rStyle w:val="Hyperlink"/>
            <w:noProof/>
            <w:rPrChange w:id="675" w:author="Kostiantyn Kudriavtsev" w:date="2016-09-13T13:58:00Z">
              <w:rPr>
                <w:rStyle w:val="Hyperlink"/>
                <w:noProof/>
              </w:rPr>
            </w:rPrChange>
          </w:rPr>
          <w:delText>5.1.5</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676" w:author="Kostiantyn Kudriavtsev" w:date="2016-09-13T13:58:00Z">
              <w:rPr>
                <w:rStyle w:val="Hyperlink"/>
                <w:noProof/>
              </w:rPr>
            </w:rPrChange>
          </w:rPr>
          <w:delText>EXPLORATORY ENVIR</w:delText>
        </w:r>
        <w:r w:rsidRPr="002E3298" w:rsidDel="002E3298">
          <w:rPr>
            <w:rStyle w:val="Hyperlink"/>
            <w:noProof/>
            <w:rPrChange w:id="677" w:author="Kostiantyn Kudriavtsev" w:date="2016-09-13T13:58:00Z">
              <w:rPr>
                <w:rStyle w:val="Hyperlink"/>
                <w:noProof/>
              </w:rPr>
            </w:rPrChange>
          </w:rPr>
          <w:delText>O</w:delText>
        </w:r>
        <w:r w:rsidRPr="002E3298" w:rsidDel="002E3298">
          <w:rPr>
            <w:rStyle w:val="Hyperlink"/>
            <w:noProof/>
            <w:rPrChange w:id="678" w:author="Kostiantyn Kudriavtsev" w:date="2016-09-13T13:58:00Z">
              <w:rPr>
                <w:rStyle w:val="Hyperlink"/>
                <w:noProof/>
              </w:rPr>
            </w:rPrChange>
          </w:rPr>
          <w:delText>NMENT</w:delText>
        </w:r>
        <w:r w:rsidDel="002E3298">
          <w:rPr>
            <w:noProof/>
            <w:webHidden/>
          </w:rPr>
          <w:tab/>
          <w:delText>24</w:delText>
        </w:r>
      </w:del>
    </w:p>
    <w:p w14:paraId="7E0D6771" w14:textId="77777777" w:rsidR="00EF097F" w:rsidDel="002E3298" w:rsidRDefault="00EF097F">
      <w:pPr>
        <w:pStyle w:val="TOC2"/>
        <w:tabs>
          <w:tab w:val="right" w:leader="dot" w:pos="9347"/>
        </w:tabs>
        <w:rPr>
          <w:del w:id="679" w:author="Kostiantyn Kudriavtsev" w:date="2016-09-13T13:58:00Z"/>
          <w:rFonts w:asciiTheme="minorHAnsi" w:eastAsiaTheme="minorEastAsia" w:hAnsiTheme="minorHAnsi" w:cstheme="minorBidi"/>
          <w:caps w:val="0"/>
          <w:noProof/>
          <w:color w:val="auto"/>
          <w:sz w:val="22"/>
          <w:szCs w:val="22"/>
        </w:rPr>
      </w:pPr>
      <w:del w:id="680" w:author="Kostiantyn Kudriavtsev" w:date="2016-09-13T13:58:00Z">
        <w:r w:rsidRPr="002E3298" w:rsidDel="002E3298">
          <w:rPr>
            <w:rStyle w:val="Hyperlink"/>
            <w:noProof/>
            <w:rPrChange w:id="681" w:author="Kostiantyn Kudriavtsev" w:date="2016-09-13T13:58:00Z">
              <w:rPr>
                <w:rStyle w:val="Hyperlink"/>
                <w:noProof/>
              </w:rPr>
            </w:rPrChange>
          </w:rPr>
          <w:drawing>
            <wp:inline distT="0" distB="0" distL="0" distR="0" wp14:anchorId="08BAE1F0" wp14:editId="30E35108">
              <wp:extent cx="4957089" cy="25753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632" cy="2577671"/>
                      </a:xfrm>
                      <a:prstGeom prst="rect">
                        <a:avLst/>
                      </a:prstGeom>
                      <a:noFill/>
                      <a:ln>
                        <a:noFill/>
                      </a:ln>
                    </pic:spPr>
                  </pic:pic>
                </a:graphicData>
              </a:graphic>
            </wp:inline>
          </w:drawing>
        </w:r>
        <w:r w:rsidDel="002E3298">
          <w:rPr>
            <w:noProof/>
            <w:webHidden/>
          </w:rPr>
          <w:tab/>
          <w:delText>26</w:delText>
        </w:r>
      </w:del>
    </w:p>
    <w:p w14:paraId="63464B91" w14:textId="77777777" w:rsidR="00EF097F" w:rsidDel="002E3298" w:rsidRDefault="00EF097F">
      <w:pPr>
        <w:pStyle w:val="TOC2"/>
        <w:tabs>
          <w:tab w:val="right" w:leader="dot" w:pos="9347"/>
        </w:tabs>
        <w:rPr>
          <w:del w:id="682" w:author="Kostiantyn Kudriavtsev" w:date="2016-09-13T13:58:00Z"/>
          <w:rFonts w:asciiTheme="minorHAnsi" w:eastAsiaTheme="minorEastAsia" w:hAnsiTheme="minorHAnsi" w:cstheme="minorBidi"/>
          <w:caps w:val="0"/>
          <w:noProof/>
          <w:color w:val="auto"/>
          <w:sz w:val="22"/>
          <w:szCs w:val="22"/>
        </w:rPr>
      </w:pPr>
      <w:del w:id="683" w:author="Kostiantyn Kudriavtsev" w:date="2016-09-13T13:58:00Z">
        <w:r w:rsidRPr="002E3298" w:rsidDel="002E3298">
          <w:rPr>
            <w:rStyle w:val="Hyperlink"/>
            <w:noProof/>
            <w:rPrChange w:id="684" w:author="Kostiantyn Kudriavtsev" w:date="2016-09-13T13:58:00Z">
              <w:rPr>
                <w:rStyle w:val="Hyperlink"/>
                <w:noProof/>
              </w:rPr>
            </w:rPrChange>
          </w:rPr>
          <w:delText>Solution components structure</w:delText>
        </w:r>
        <w:r w:rsidDel="002E3298">
          <w:rPr>
            <w:noProof/>
            <w:webHidden/>
          </w:rPr>
          <w:tab/>
          <w:delText>26</w:delText>
        </w:r>
      </w:del>
    </w:p>
    <w:p w14:paraId="1ACDDAB6" w14:textId="77777777" w:rsidR="00EF097F" w:rsidDel="002E3298" w:rsidRDefault="00EF097F">
      <w:pPr>
        <w:pStyle w:val="TOC3"/>
        <w:tabs>
          <w:tab w:val="left" w:pos="1200"/>
          <w:tab w:val="right" w:leader="dot" w:pos="9347"/>
        </w:tabs>
        <w:rPr>
          <w:del w:id="685" w:author="Kostiantyn Kudriavtsev" w:date="2016-09-13T13:58:00Z"/>
          <w:rFonts w:asciiTheme="minorHAnsi" w:eastAsiaTheme="minorEastAsia" w:hAnsiTheme="minorHAnsi" w:cstheme="minorBidi"/>
          <w:iCs w:val="0"/>
          <w:noProof/>
          <w:color w:val="auto"/>
          <w:sz w:val="22"/>
          <w:szCs w:val="22"/>
        </w:rPr>
      </w:pPr>
      <w:del w:id="686" w:author="Kostiantyn Kudriavtsev" w:date="2016-09-13T13:58:00Z">
        <w:r w:rsidRPr="002E3298" w:rsidDel="002E3298">
          <w:rPr>
            <w:rStyle w:val="Hyperlink"/>
            <w:noProof/>
            <w:rPrChange w:id="687" w:author="Kostiantyn Kudriavtsev" w:date="2016-09-13T13:58:00Z">
              <w:rPr>
                <w:rStyle w:val="Hyperlink"/>
                <w:noProof/>
              </w:rPr>
            </w:rPrChange>
          </w:rPr>
          <w:delText>5.1.6</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688" w:author="Kostiantyn Kudriavtsev" w:date="2016-09-13T13:58:00Z">
              <w:rPr>
                <w:rStyle w:val="Hyperlink"/>
                <w:noProof/>
              </w:rPr>
            </w:rPrChange>
          </w:rPr>
          <w:delText>SELF-SERVICE UI COMPONENT</w:delText>
        </w:r>
        <w:r w:rsidDel="002E3298">
          <w:rPr>
            <w:noProof/>
            <w:webHidden/>
          </w:rPr>
          <w:tab/>
          <w:delText>26</w:delText>
        </w:r>
      </w:del>
    </w:p>
    <w:p w14:paraId="664C3435" w14:textId="77777777" w:rsidR="00EF097F" w:rsidDel="002E3298" w:rsidRDefault="00EF097F">
      <w:pPr>
        <w:pStyle w:val="TOC3"/>
        <w:tabs>
          <w:tab w:val="left" w:pos="1200"/>
          <w:tab w:val="right" w:leader="dot" w:pos="9347"/>
        </w:tabs>
        <w:rPr>
          <w:del w:id="689" w:author="Kostiantyn Kudriavtsev" w:date="2016-09-13T13:58:00Z"/>
          <w:rFonts w:asciiTheme="minorHAnsi" w:eastAsiaTheme="minorEastAsia" w:hAnsiTheme="minorHAnsi" w:cstheme="minorBidi"/>
          <w:iCs w:val="0"/>
          <w:noProof/>
          <w:color w:val="auto"/>
          <w:sz w:val="22"/>
          <w:szCs w:val="22"/>
        </w:rPr>
      </w:pPr>
      <w:del w:id="690" w:author="Kostiantyn Kudriavtsev" w:date="2016-09-13T13:58:00Z">
        <w:r w:rsidRPr="002E3298" w:rsidDel="002E3298">
          <w:rPr>
            <w:rStyle w:val="Hyperlink"/>
            <w:noProof/>
            <w:rPrChange w:id="691" w:author="Kostiantyn Kudriavtsev" w:date="2016-09-13T13:58:00Z">
              <w:rPr>
                <w:rStyle w:val="Hyperlink"/>
                <w:noProof/>
              </w:rPr>
            </w:rPrChange>
          </w:rPr>
          <w:delText>5.1.7</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692" w:author="Kostiantyn Kudriavtsev" w:date="2016-09-13T13:58:00Z">
              <w:rPr>
                <w:rStyle w:val="Hyperlink"/>
                <w:noProof/>
              </w:rPr>
            </w:rPrChange>
          </w:rPr>
          <w:delText>PROVISION SERVICE</w:delText>
        </w:r>
        <w:r w:rsidDel="002E3298">
          <w:rPr>
            <w:noProof/>
            <w:webHidden/>
          </w:rPr>
          <w:tab/>
          <w:delText>27</w:delText>
        </w:r>
      </w:del>
    </w:p>
    <w:p w14:paraId="147BC905" w14:textId="77777777" w:rsidR="00EF097F" w:rsidDel="002E3298" w:rsidRDefault="00EF097F">
      <w:pPr>
        <w:pStyle w:val="TOC3"/>
        <w:tabs>
          <w:tab w:val="left" w:pos="1200"/>
          <w:tab w:val="right" w:leader="dot" w:pos="9347"/>
        </w:tabs>
        <w:rPr>
          <w:del w:id="693" w:author="Kostiantyn Kudriavtsev" w:date="2016-09-13T13:58:00Z"/>
          <w:rFonts w:asciiTheme="minorHAnsi" w:eastAsiaTheme="minorEastAsia" w:hAnsiTheme="minorHAnsi" w:cstheme="minorBidi"/>
          <w:iCs w:val="0"/>
          <w:noProof/>
          <w:color w:val="auto"/>
          <w:sz w:val="22"/>
          <w:szCs w:val="22"/>
        </w:rPr>
      </w:pPr>
      <w:del w:id="694" w:author="Kostiantyn Kudriavtsev" w:date="2016-09-13T13:58:00Z">
        <w:r w:rsidRPr="002E3298" w:rsidDel="002E3298">
          <w:rPr>
            <w:rStyle w:val="Hyperlink"/>
            <w:noProof/>
            <w:rPrChange w:id="695" w:author="Kostiantyn Kudriavtsev" w:date="2016-09-13T13:58:00Z">
              <w:rPr>
                <w:rStyle w:val="Hyperlink"/>
                <w:noProof/>
              </w:rPr>
            </w:rPrChange>
          </w:rPr>
          <w:delText>5.1.8</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696" w:author="Kostiantyn Kudriavtsev" w:date="2016-09-13T13:58:00Z">
              <w:rPr>
                <w:rStyle w:val="Hyperlink"/>
                <w:noProof/>
              </w:rPr>
            </w:rPrChange>
          </w:rPr>
          <w:delText>BACKEND</w:delText>
        </w:r>
        <w:r w:rsidDel="002E3298">
          <w:rPr>
            <w:noProof/>
            <w:webHidden/>
          </w:rPr>
          <w:tab/>
          <w:delText>27</w:delText>
        </w:r>
      </w:del>
    </w:p>
    <w:p w14:paraId="6BDB90A4" w14:textId="77777777" w:rsidR="00EF097F" w:rsidDel="002E3298" w:rsidRDefault="00EF097F">
      <w:pPr>
        <w:pStyle w:val="TOC3"/>
        <w:tabs>
          <w:tab w:val="left" w:pos="1200"/>
          <w:tab w:val="right" w:leader="dot" w:pos="9347"/>
        </w:tabs>
        <w:rPr>
          <w:del w:id="697" w:author="Kostiantyn Kudriavtsev" w:date="2016-09-13T13:58:00Z"/>
          <w:rFonts w:asciiTheme="minorHAnsi" w:eastAsiaTheme="minorEastAsia" w:hAnsiTheme="minorHAnsi" w:cstheme="minorBidi"/>
          <w:iCs w:val="0"/>
          <w:noProof/>
          <w:color w:val="auto"/>
          <w:sz w:val="22"/>
          <w:szCs w:val="22"/>
        </w:rPr>
      </w:pPr>
      <w:del w:id="698" w:author="Kostiantyn Kudriavtsev" w:date="2016-09-13T13:58:00Z">
        <w:r w:rsidRPr="002E3298" w:rsidDel="002E3298">
          <w:rPr>
            <w:rStyle w:val="Hyperlink"/>
            <w:noProof/>
            <w:rPrChange w:id="699" w:author="Kostiantyn Kudriavtsev" w:date="2016-09-13T13:58:00Z">
              <w:rPr>
                <w:rStyle w:val="Hyperlink"/>
                <w:noProof/>
              </w:rPr>
            </w:rPrChange>
          </w:rPr>
          <w:delText>5.1.9</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00" w:author="Kostiantyn Kudriavtsev" w:date="2016-09-13T13:58:00Z">
              <w:rPr>
                <w:rStyle w:val="Hyperlink"/>
                <w:noProof/>
              </w:rPr>
            </w:rPrChange>
          </w:rPr>
          <w:delText>DB</w:delText>
        </w:r>
        <w:r w:rsidDel="002E3298">
          <w:rPr>
            <w:noProof/>
            <w:webHidden/>
          </w:rPr>
          <w:tab/>
          <w:delText>27</w:delText>
        </w:r>
      </w:del>
    </w:p>
    <w:p w14:paraId="6148DCE3" w14:textId="77777777" w:rsidR="00EF097F" w:rsidDel="002E3298" w:rsidRDefault="00EF097F">
      <w:pPr>
        <w:pStyle w:val="TOC2"/>
        <w:tabs>
          <w:tab w:val="right" w:leader="dot" w:pos="9347"/>
        </w:tabs>
        <w:rPr>
          <w:del w:id="701" w:author="Kostiantyn Kudriavtsev" w:date="2016-09-13T13:58:00Z"/>
          <w:rFonts w:asciiTheme="minorHAnsi" w:eastAsiaTheme="minorEastAsia" w:hAnsiTheme="minorHAnsi" w:cstheme="minorBidi"/>
          <w:caps w:val="0"/>
          <w:noProof/>
          <w:color w:val="auto"/>
          <w:sz w:val="22"/>
          <w:szCs w:val="22"/>
        </w:rPr>
      </w:pPr>
      <w:del w:id="702" w:author="Kostiantyn Kudriavtsev" w:date="2016-09-13T13:58:00Z">
        <w:r w:rsidRPr="002E3298" w:rsidDel="002E3298">
          <w:rPr>
            <w:rStyle w:val="Hyperlink"/>
            <w:noProof/>
            <w:rPrChange w:id="703" w:author="Kostiantyn Kudriavtsev" w:date="2016-09-13T13:58:00Z">
              <w:rPr>
                <w:rStyle w:val="Hyperlink"/>
                <w:noProof/>
              </w:rPr>
            </w:rPrChange>
          </w:rPr>
          <w:delText>Domain model</w:delText>
        </w:r>
        <w:r w:rsidDel="002E3298">
          <w:rPr>
            <w:noProof/>
            <w:webHidden/>
          </w:rPr>
          <w:tab/>
          <w:delText>28</w:delText>
        </w:r>
      </w:del>
    </w:p>
    <w:p w14:paraId="434ECD4D" w14:textId="77777777" w:rsidR="00EF097F" w:rsidDel="002E3298" w:rsidRDefault="00EF097F">
      <w:pPr>
        <w:pStyle w:val="TOC2"/>
        <w:tabs>
          <w:tab w:val="right" w:leader="dot" w:pos="9347"/>
        </w:tabs>
        <w:rPr>
          <w:del w:id="704" w:author="Kostiantyn Kudriavtsev" w:date="2016-09-13T13:58:00Z"/>
          <w:rFonts w:asciiTheme="minorHAnsi" w:eastAsiaTheme="minorEastAsia" w:hAnsiTheme="minorHAnsi" w:cstheme="minorBidi"/>
          <w:caps w:val="0"/>
          <w:noProof/>
          <w:color w:val="auto"/>
          <w:sz w:val="22"/>
          <w:szCs w:val="22"/>
        </w:rPr>
      </w:pPr>
      <w:del w:id="705" w:author="Kostiantyn Kudriavtsev" w:date="2016-09-13T13:58:00Z">
        <w:r w:rsidRPr="002E3298" w:rsidDel="002E3298">
          <w:rPr>
            <w:rStyle w:val="Hyperlink"/>
            <w:noProof/>
            <w:rPrChange w:id="706" w:author="Kostiantyn Kudriavtsev" w:date="2016-09-13T13:58:00Z">
              <w:rPr>
                <w:rStyle w:val="Hyperlink"/>
                <w:noProof/>
              </w:rPr>
            </w:rPrChange>
          </w:rPr>
          <w:delText>Data model</w:delText>
        </w:r>
        <w:r w:rsidDel="002E3298">
          <w:rPr>
            <w:noProof/>
            <w:webHidden/>
          </w:rPr>
          <w:tab/>
          <w:delText>28</w:delText>
        </w:r>
      </w:del>
    </w:p>
    <w:p w14:paraId="4126DED6" w14:textId="77777777" w:rsidR="00EF097F" w:rsidDel="002E3298" w:rsidRDefault="00EF097F">
      <w:pPr>
        <w:pStyle w:val="TOC3"/>
        <w:tabs>
          <w:tab w:val="left" w:pos="1200"/>
          <w:tab w:val="right" w:leader="dot" w:pos="9347"/>
        </w:tabs>
        <w:rPr>
          <w:del w:id="707" w:author="Kostiantyn Kudriavtsev" w:date="2016-09-13T13:58:00Z"/>
          <w:rFonts w:asciiTheme="minorHAnsi" w:eastAsiaTheme="minorEastAsia" w:hAnsiTheme="minorHAnsi" w:cstheme="minorBidi"/>
          <w:iCs w:val="0"/>
          <w:noProof/>
          <w:color w:val="auto"/>
          <w:sz w:val="22"/>
          <w:szCs w:val="22"/>
        </w:rPr>
      </w:pPr>
      <w:del w:id="708" w:author="Kostiantyn Kudriavtsev" w:date="2016-09-13T13:58:00Z">
        <w:r w:rsidRPr="002E3298" w:rsidDel="002E3298">
          <w:rPr>
            <w:rStyle w:val="Hyperlink"/>
            <w:noProof/>
            <w:rPrChange w:id="709" w:author="Kostiantyn Kudriavtsev" w:date="2016-09-13T13:58:00Z">
              <w:rPr>
                <w:rStyle w:val="Hyperlink"/>
                <w:noProof/>
              </w:rPr>
            </w:rPrChange>
          </w:rPr>
          <w:delText>5.1.10</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10" w:author="Kostiantyn Kudriavtsev" w:date="2016-09-13T13:58:00Z">
              <w:rPr>
                <w:rStyle w:val="Hyperlink"/>
                <w:noProof/>
              </w:rPr>
            </w:rPrChange>
          </w:rPr>
          <w:delText>Storage 1</w:delText>
        </w:r>
        <w:r w:rsidDel="002E3298">
          <w:rPr>
            <w:noProof/>
            <w:webHidden/>
          </w:rPr>
          <w:tab/>
          <w:delText>28</w:delText>
        </w:r>
      </w:del>
    </w:p>
    <w:p w14:paraId="0B3F85BF" w14:textId="77777777" w:rsidR="00EF097F" w:rsidDel="002E3298" w:rsidRDefault="00EF097F">
      <w:pPr>
        <w:pStyle w:val="TOC3"/>
        <w:tabs>
          <w:tab w:val="left" w:pos="1200"/>
          <w:tab w:val="right" w:leader="dot" w:pos="9347"/>
        </w:tabs>
        <w:rPr>
          <w:del w:id="711" w:author="Kostiantyn Kudriavtsev" w:date="2016-09-13T13:58:00Z"/>
          <w:rFonts w:asciiTheme="minorHAnsi" w:eastAsiaTheme="minorEastAsia" w:hAnsiTheme="minorHAnsi" w:cstheme="minorBidi"/>
          <w:iCs w:val="0"/>
          <w:noProof/>
          <w:color w:val="auto"/>
          <w:sz w:val="22"/>
          <w:szCs w:val="22"/>
        </w:rPr>
      </w:pPr>
      <w:del w:id="712" w:author="Kostiantyn Kudriavtsev" w:date="2016-09-13T13:58:00Z">
        <w:r w:rsidRPr="002E3298" w:rsidDel="002E3298">
          <w:rPr>
            <w:rStyle w:val="Hyperlink"/>
            <w:noProof/>
            <w:rPrChange w:id="713" w:author="Kostiantyn Kudriavtsev" w:date="2016-09-13T13:58:00Z">
              <w:rPr>
                <w:rStyle w:val="Hyperlink"/>
                <w:noProof/>
              </w:rPr>
            </w:rPrChange>
          </w:rPr>
          <w:delText>5.1.11</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14" w:author="Kostiantyn Kudriavtsev" w:date="2016-09-13T13:58:00Z">
              <w:rPr>
                <w:rStyle w:val="Hyperlink"/>
                <w:noProof/>
              </w:rPr>
            </w:rPrChange>
          </w:rPr>
          <w:delText>Storage 2</w:delText>
        </w:r>
        <w:r w:rsidDel="002E3298">
          <w:rPr>
            <w:noProof/>
            <w:webHidden/>
          </w:rPr>
          <w:tab/>
          <w:delText>28</w:delText>
        </w:r>
      </w:del>
    </w:p>
    <w:p w14:paraId="1EFAA73D" w14:textId="77777777" w:rsidR="00EF097F" w:rsidDel="002E3298" w:rsidRDefault="00EF097F">
      <w:pPr>
        <w:pStyle w:val="TOC3"/>
        <w:tabs>
          <w:tab w:val="left" w:pos="1200"/>
          <w:tab w:val="right" w:leader="dot" w:pos="9347"/>
        </w:tabs>
        <w:rPr>
          <w:del w:id="715" w:author="Kostiantyn Kudriavtsev" w:date="2016-09-13T13:58:00Z"/>
          <w:rFonts w:asciiTheme="minorHAnsi" w:eastAsiaTheme="minorEastAsia" w:hAnsiTheme="minorHAnsi" w:cstheme="minorBidi"/>
          <w:iCs w:val="0"/>
          <w:noProof/>
          <w:color w:val="auto"/>
          <w:sz w:val="22"/>
          <w:szCs w:val="22"/>
        </w:rPr>
      </w:pPr>
      <w:del w:id="716" w:author="Kostiantyn Kudriavtsev" w:date="2016-09-13T13:58:00Z">
        <w:r w:rsidRPr="002E3298" w:rsidDel="002E3298">
          <w:rPr>
            <w:rStyle w:val="Hyperlink"/>
            <w:noProof/>
            <w:rPrChange w:id="717" w:author="Kostiantyn Kudriavtsev" w:date="2016-09-13T13:58:00Z">
              <w:rPr>
                <w:rStyle w:val="Hyperlink"/>
                <w:noProof/>
              </w:rPr>
            </w:rPrChange>
          </w:rPr>
          <w:delText>5.1.12</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18" w:author="Kostiantyn Kudriavtsev" w:date="2016-09-13T13:58:00Z">
              <w:rPr>
                <w:rStyle w:val="Hyperlink"/>
                <w:noProof/>
              </w:rPr>
            </w:rPrChange>
          </w:rPr>
          <w:delText>…</w:delText>
        </w:r>
        <w:r w:rsidDel="002E3298">
          <w:rPr>
            <w:noProof/>
            <w:webHidden/>
          </w:rPr>
          <w:tab/>
          <w:delText>28</w:delText>
        </w:r>
      </w:del>
    </w:p>
    <w:p w14:paraId="10EE8124" w14:textId="77777777" w:rsidR="00EF097F" w:rsidDel="002E3298" w:rsidRDefault="00EF097F">
      <w:pPr>
        <w:pStyle w:val="TOC2"/>
        <w:tabs>
          <w:tab w:val="right" w:leader="dot" w:pos="9347"/>
        </w:tabs>
        <w:rPr>
          <w:del w:id="719" w:author="Kostiantyn Kudriavtsev" w:date="2016-09-13T13:58:00Z"/>
          <w:rFonts w:asciiTheme="minorHAnsi" w:eastAsiaTheme="minorEastAsia" w:hAnsiTheme="minorHAnsi" w:cstheme="minorBidi"/>
          <w:caps w:val="0"/>
          <w:noProof/>
          <w:color w:val="auto"/>
          <w:sz w:val="22"/>
          <w:szCs w:val="22"/>
        </w:rPr>
      </w:pPr>
      <w:del w:id="720" w:author="Kostiantyn Kudriavtsev" w:date="2016-09-13T13:58:00Z">
        <w:r w:rsidRPr="002E3298" w:rsidDel="002E3298">
          <w:rPr>
            <w:rStyle w:val="Hyperlink"/>
            <w:noProof/>
            <w:rPrChange w:id="721" w:author="Kostiantyn Kudriavtsev" w:date="2016-09-13T13:58:00Z">
              <w:rPr>
                <w:rStyle w:val="Hyperlink"/>
                <w:noProof/>
              </w:rPr>
            </w:rPrChange>
          </w:rPr>
          <w:delText>High-level deployment approach</w:delText>
        </w:r>
        <w:r w:rsidDel="002E3298">
          <w:rPr>
            <w:noProof/>
            <w:webHidden/>
          </w:rPr>
          <w:tab/>
          <w:delText>28</w:delText>
        </w:r>
      </w:del>
    </w:p>
    <w:p w14:paraId="28DCFB7A" w14:textId="77777777" w:rsidR="00EF097F" w:rsidDel="002E3298" w:rsidRDefault="00EF097F">
      <w:pPr>
        <w:pStyle w:val="TOC2"/>
        <w:tabs>
          <w:tab w:val="right" w:leader="dot" w:pos="9347"/>
        </w:tabs>
        <w:rPr>
          <w:del w:id="722" w:author="Kostiantyn Kudriavtsev" w:date="2016-09-13T13:58:00Z"/>
          <w:rFonts w:asciiTheme="minorHAnsi" w:eastAsiaTheme="minorEastAsia" w:hAnsiTheme="minorHAnsi" w:cstheme="minorBidi"/>
          <w:caps w:val="0"/>
          <w:noProof/>
          <w:color w:val="auto"/>
          <w:sz w:val="22"/>
          <w:szCs w:val="22"/>
        </w:rPr>
      </w:pPr>
      <w:del w:id="723" w:author="Kostiantyn Kudriavtsev" w:date="2016-09-13T13:58:00Z">
        <w:r w:rsidRPr="002E3298" w:rsidDel="002E3298">
          <w:rPr>
            <w:rStyle w:val="Hyperlink"/>
            <w:noProof/>
            <w:rPrChange w:id="724" w:author="Kostiantyn Kudriavtsev" w:date="2016-09-13T13:58:00Z">
              <w:rPr>
                <w:rStyle w:val="Hyperlink"/>
                <w:noProof/>
              </w:rPr>
            </w:rPrChange>
          </w:rPr>
          <w:delText>Architecturally Significant Quality Attributes</w:delText>
        </w:r>
        <w:r w:rsidDel="002E3298">
          <w:rPr>
            <w:noProof/>
            <w:webHidden/>
          </w:rPr>
          <w:tab/>
          <w:delText>29</w:delText>
        </w:r>
      </w:del>
    </w:p>
    <w:p w14:paraId="40A8300B" w14:textId="77777777" w:rsidR="00EF097F" w:rsidDel="002E3298" w:rsidRDefault="00EF097F">
      <w:pPr>
        <w:pStyle w:val="TOC3"/>
        <w:tabs>
          <w:tab w:val="left" w:pos="1200"/>
          <w:tab w:val="right" w:leader="dot" w:pos="9347"/>
        </w:tabs>
        <w:rPr>
          <w:del w:id="725" w:author="Kostiantyn Kudriavtsev" w:date="2016-09-13T13:58:00Z"/>
          <w:rFonts w:asciiTheme="minorHAnsi" w:eastAsiaTheme="minorEastAsia" w:hAnsiTheme="minorHAnsi" w:cstheme="minorBidi"/>
          <w:iCs w:val="0"/>
          <w:noProof/>
          <w:color w:val="auto"/>
          <w:sz w:val="22"/>
          <w:szCs w:val="22"/>
        </w:rPr>
      </w:pPr>
      <w:del w:id="726" w:author="Kostiantyn Kudriavtsev" w:date="2016-09-13T13:58:00Z">
        <w:r w:rsidRPr="002E3298" w:rsidDel="002E3298">
          <w:rPr>
            <w:rStyle w:val="Hyperlink"/>
            <w:noProof/>
            <w:rPrChange w:id="727" w:author="Kostiantyn Kudriavtsev" w:date="2016-09-13T13:58:00Z">
              <w:rPr>
                <w:rStyle w:val="Hyperlink"/>
                <w:noProof/>
              </w:rPr>
            </w:rPrChange>
          </w:rPr>
          <w:delText>5.1.13</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28" w:author="Kostiantyn Kudriavtsev" w:date="2016-09-13T13:58:00Z">
              <w:rPr>
                <w:rStyle w:val="Hyperlink"/>
                <w:noProof/>
              </w:rPr>
            </w:rPrChange>
          </w:rPr>
          <w:delText>Security</w:delText>
        </w:r>
        <w:r w:rsidDel="002E3298">
          <w:rPr>
            <w:noProof/>
            <w:webHidden/>
          </w:rPr>
          <w:tab/>
          <w:delText>29</w:delText>
        </w:r>
      </w:del>
    </w:p>
    <w:p w14:paraId="0F47DCBB" w14:textId="77777777" w:rsidR="00EF097F" w:rsidDel="002E3298" w:rsidRDefault="00EF097F">
      <w:pPr>
        <w:pStyle w:val="TOC3"/>
        <w:tabs>
          <w:tab w:val="left" w:pos="1200"/>
          <w:tab w:val="right" w:leader="dot" w:pos="9347"/>
        </w:tabs>
        <w:rPr>
          <w:del w:id="729" w:author="Kostiantyn Kudriavtsev" w:date="2016-09-13T13:58:00Z"/>
          <w:rFonts w:asciiTheme="minorHAnsi" w:eastAsiaTheme="minorEastAsia" w:hAnsiTheme="minorHAnsi" w:cstheme="minorBidi"/>
          <w:iCs w:val="0"/>
          <w:noProof/>
          <w:color w:val="auto"/>
          <w:sz w:val="22"/>
          <w:szCs w:val="22"/>
        </w:rPr>
      </w:pPr>
      <w:del w:id="730" w:author="Kostiantyn Kudriavtsev" w:date="2016-09-13T13:58:00Z">
        <w:r w:rsidRPr="002E3298" w:rsidDel="002E3298">
          <w:rPr>
            <w:rStyle w:val="Hyperlink"/>
            <w:noProof/>
            <w:rPrChange w:id="731" w:author="Kostiantyn Kudriavtsev" w:date="2016-09-13T13:58:00Z">
              <w:rPr>
                <w:rStyle w:val="Hyperlink"/>
                <w:noProof/>
              </w:rPr>
            </w:rPrChange>
          </w:rPr>
          <w:delText>5.1.14</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32" w:author="Kostiantyn Kudriavtsev" w:date="2016-09-13T13:58:00Z">
              <w:rPr>
                <w:rStyle w:val="Hyperlink"/>
                <w:noProof/>
              </w:rPr>
            </w:rPrChange>
          </w:rPr>
          <w:delText>Supportability</w:delText>
        </w:r>
        <w:r w:rsidDel="002E3298">
          <w:rPr>
            <w:noProof/>
            <w:webHidden/>
          </w:rPr>
          <w:tab/>
          <w:delText>29</w:delText>
        </w:r>
      </w:del>
    </w:p>
    <w:p w14:paraId="52EBB764" w14:textId="77777777" w:rsidR="00EF097F" w:rsidDel="002E3298" w:rsidRDefault="00EF097F">
      <w:pPr>
        <w:pStyle w:val="TOC4"/>
        <w:tabs>
          <w:tab w:val="left" w:pos="1600"/>
          <w:tab w:val="right" w:leader="dot" w:pos="9347"/>
        </w:tabs>
        <w:rPr>
          <w:del w:id="733" w:author="Kostiantyn Kudriavtsev" w:date="2016-09-13T13:58:00Z"/>
          <w:rFonts w:asciiTheme="minorHAnsi" w:eastAsiaTheme="minorEastAsia" w:hAnsiTheme="minorHAnsi" w:cstheme="minorBidi"/>
          <w:noProof/>
          <w:color w:val="auto"/>
          <w:sz w:val="22"/>
          <w:szCs w:val="22"/>
        </w:rPr>
      </w:pPr>
      <w:del w:id="734" w:author="Kostiantyn Kudriavtsev" w:date="2016-09-13T13:58:00Z">
        <w:r w:rsidRPr="002E3298" w:rsidDel="002E3298">
          <w:rPr>
            <w:rStyle w:val="Hyperlink"/>
            <w:noProof/>
            <w:rPrChange w:id="735" w:author="Kostiantyn Kudriavtsev" w:date="2016-09-13T13:58:00Z">
              <w:rPr>
                <w:rStyle w:val="Hyperlink"/>
                <w:noProof/>
              </w:rPr>
            </w:rPrChange>
          </w:rPr>
          <w:delText>5.1.14.1</w:delText>
        </w:r>
        <w:r w:rsidDel="002E3298">
          <w:rPr>
            <w:rFonts w:asciiTheme="minorHAnsi" w:eastAsiaTheme="minorEastAsia" w:hAnsiTheme="minorHAnsi" w:cstheme="minorBidi"/>
            <w:noProof/>
            <w:color w:val="auto"/>
            <w:sz w:val="22"/>
            <w:szCs w:val="22"/>
          </w:rPr>
          <w:tab/>
        </w:r>
        <w:r w:rsidRPr="002E3298" w:rsidDel="002E3298">
          <w:rPr>
            <w:rStyle w:val="Hyperlink"/>
            <w:noProof/>
            <w:rPrChange w:id="736" w:author="Kostiantyn Kudriavtsev" w:date="2016-09-13T13:58:00Z">
              <w:rPr>
                <w:rStyle w:val="Hyperlink"/>
                <w:noProof/>
              </w:rPr>
            </w:rPrChange>
          </w:rPr>
          <w:delText>Monitoring</w:delText>
        </w:r>
        <w:r w:rsidDel="002E3298">
          <w:rPr>
            <w:noProof/>
            <w:webHidden/>
          </w:rPr>
          <w:tab/>
          <w:delText>29</w:delText>
        </w:r>
      </w:del>
    </w:p>
    <w:p w14:paraId="37E75FC7" w14:textId="77777777" w:rsidR="00EF097F" w:rsidDel="002E3298" w:rsidRDefault="00EF097F">
      <w:pPr>
        <w:pStyle w:val="TOC4"/>
        <w:tabs>
          <w:tab w:val="left" w:pos="1600"/>
          <w:tab w:val="right" w:leader="dot" w:pos="9347"/>
        </w:tabs>
        <w:rPr>
          <w:del w:id="737" w:author="Kostiantyn Kudriavtsev" w:date="2016-09-13T13:58:00Z"/>
          <w:rFonts w:asciiTheme="minorHAnsi" w:eastAsiaTheme="minorEastAsia" w:hAnsiTheme="minorHAnsi" w:cstheme="minorBidi"/>
          <w:noProof/>
          <w:color w:val="auto"/>
          <w:sz w:val="22"/>
          <w:szCs w:val="22"/>
        </w:rPr>
      </w:pPr>
      <w:del w:id="738" w:author="Kostiantyn Kudriavtsev" w:date="2016-09-13T13:58:00Z">
        <w:r w:rsidRPr="002E3298" w:rsidDel="002E3298">
          <w:rPr>
            <w:rStyle w:val="Hyperlink"/>
            <w:noProof/>
            <w:rPrChange w:id="739" w:author="Kostiantyn Kudriavtsev" w:date="2016-09-13T13:58:00Z">
              <w:rPr>
                <w:rStyle w:val="Hyperlink"/>
                <w:noProof/>
              </w:rPr>
            </w:rPrChange>
          </w:rPr>
          <w:delText>5.1.14.2</w:delText>
        </w:r>
        <w:r w:rsidDel="002E3298">
          <w:rPr>
            <w:rFonts w:asciiTheme="minorHAnsi" w:eastAsiaTheme="minorEastAsia" w:hAnsiTheme="minorHAnsi" w:cstheme="minorBidi"/>
            <w:noProof/>
            <w:color w:val="auto"/>
            <w:sz w:val="22"/>
            <w:szCs w:val="22"/>
          </w:rPr>
          <w:tab/>
        </w:r>
        <w:r w:rsidRPr="002E3298" w:rsidDel="002E3298">
          <w:rPr>
            <w:rStyle w:val="Hyperlink"/>
            <w:noProof/>
            <w:rPrChange w:id="740" w:author="Kostiantyn Kudriavtsev" w:date="2016-09-13T13:58:00Z">
              <w:rPr>
                <w:rStyle w:val="Hyperlink"/>
                <w:noProof/>
              </w:rPr>
            </w:rPrChange>
          </w:rPr>
          <w:delText>Administration Tools</w:delText>
        </w:r>
        <w:r w:rsidDel="002E3298">
          <w:rPr>
            <w:noProof/>
            <w:webHidden/>
          </w:rPr>
          <w:tab/>
          <w:delText>29</w:delText>
        </w:r>
      </w:del>
    </w:p>
    <w:p w14:paraId="42523713" w14:textId="77777777" w:rsidR="00EF097F" w:rsidDel="002E3298" w:rsidRDefault="00EF097F">
      <w:pPr>
        <w:pStyle w:val="TOC4"/>
        <w:tabs>
          <w:tab w:val="left" w:pos="1600"/>
          <w:tab w:val="right" w:leader="dot" w:pos="9347"/>
        </w:tabs>
        <w:rPr>
          <w:del w:id="741" w:author="Kostiantyn Kudriavtsev" w:date="2016-09-13T13:58:00Z"/>
          <w:rFonts w:asciiTheme="minorHAnsi" w:eastAsiaTheme="minorEastAsia" w:hAnsiTheme="minorHAnsi" w:cstheme="minorBidi"/>
          <w:noProof/>
          <w:color w:val="auto"/>
          <w:sz w:val="22"/>
          <w:szCs w:val="22"/>
        </w:rPr>
      </w:pPr>
      <w:del w:id="742" w:author="Kostiantyn Kudriavtsev" w:date="2016-09-13T13:58:00Z">
        <w:r w:rsidRPr="002E3298" w:rsidDel="002E3298">
          <w:rPr>
            <w:rStyle w:val="Hyperlink"/>
            <w:noProof/>
            <w:rPrChange w:id="743" w:author="Kostiantyn Kudriavtsev" w:date="2016-09-13T13:58:00Z">
              <w:rPr>
                <w:rStyle w:val="Hyperlink"/>
                <w:noProof/>
              </w:rPr>
            </w:rPrChange>
          </w:rPr>
          <w:delText>5.1.14.3</w:delText>
        </w:r>
        <w:r w:rsidDel="002E3298">
          <w:rPr>
            <w:rFonts w:asciiTheme="minorHAnsi" w:eastAsiaTheme="minorEastAsia" w:hAnsiTheme="minorHAnsi" w:cstheme="minorBidi"/>
            <w:noProof/>
            <w:color w:val="auto"/>
            <w:sz w:val="22"/>
            <w:szCs w:val="22"/>
          </w:rPr>
          <w:tab/>
        </w:r>
        <w:r w:rsidRPr="002E3298" w:rsidDel="002E3298">
          <w:rPr>
            <w:rStyle w:val="Hyperlink"/>
            <w:noProof/>
            <w:rPrChange w:id="744" w:author="Kostiantyn Kudriavtsev" w:date="2016-09-13T13:58:00Z">
              <w:rPr>
                <w:rStyle w:val="Hyperlink"/>
                <w:noProof/>
              </w:rPr>
            </w:rPrChange>
          </w:rPr>
          <w:delText>Specific deployment aspects</w:delText>
        </w:r>
        <w:r w:rsidDel="002E3298">
          <w:rPr>
            <w:noProof/>
            <w:webHidden/>
          </w:rPr>
          <w:tab/>
          <w:delText>29</w:delText>
        </w:r>
      </w:del>
    </w:p>
    <w:p w14:paraId="6717AF50" w14:textId="77777777" w:rsidR="00EF097F" w:rsidDel="002E3298" w:rsidRDefault="00EF097F">
      <w:pPr>
        <w:pStyle w:val="TOC1"/>
        <w:tabs>
          <w:tab w:val="left" w:pos="400"/>
          <w:tab w:val="right" w:leader="dot" w:pos="9347"/>
        </w:tabs>
        <w:rPr>
          <w:del w:id="745" w:author="Kostiantyn Kudriavtsev" w:date="2016-09-13T13:58:00Z"/>
          <w:rFonts w:asciiTheme="minorHAnsi" w:eastAsiaTheme="minorEastAsia" w:hAnsiTheme="minorHAnsi" w:cstheme="minorBidi"/>
          <w:bCs w:val="0"/>
          <w:caps w:val="0"/>
          <w:noProof/>
          <w:color w:val="auto"/>
          <w:sz w:val="22"/>
          <w:szCs w:val="22"/>
        </w:rPr>
      </w:pPr>
      <w:del w:id="746" w:author="Kostiantyn Kudriavtsev" w:date="2016-09-13T13:58:00Z">
        <w:r w:rsidRPr="002E3298" w:rsidDel="002E3298">
          <w:rPr>
            <w:rStyle w:val="Hyperlink"/>
            <w:noProof/>
            <w:rPrChange w:id="747" w:author="Kostiantyn Kudriavtsev" w:date="2016-09-13T13:58:00Z">
              <w:rPr>
                <w:rStyle w:val="Hyperlink"/>
                <w:noProof/>
              </w:rPr>
            </w:rPrChange>
          </w:rPr>
          <w:delText>6</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748" w:author="Kostiantyn Kudriavtsev" w:date="2016-09-13T13:58:00Z">
              <w:rPr>
                <w:rStyle w:val="Hyperlink"/>
                <w:noProof/>
              </w:rPr>
            </w:rPrChange>
          </w:rPr>
          <w:delText>Target Solution Architecture</w:delText>
        </w:r>
        <w:r w:rsidDel="002E3298">
          <w:rPr>
            <w:noProof/>
            <w:webHidden/>
          </w:rPr>
          <w:tab/>
          <w:delText>30</w:delText>
        </w:r>
      </w:del>
    </w:p>
    <w:p w14:paraId="12AD80FC" w14:textId="77777777" w:rsidR="00EF097F" w:rsidDel="002E3298" w:rsidRDefault="00EF097F">
      <w:pPr>
        <w:pStyle w:val="TOC2"/>
        <w:tabs>
          <w:tab w:val="right" w:leader="dot" w:pos="9347"/>
        </w:tabs>
        <w:rPr>
          <w:del w:id="749" w:author="Kostiantyn Kudriavtsev" w:date="2016-09-13T13:58:00Z"/>
          <w:rFonts w:asciiTheme="minorHAnsi" w:eastAsiaTheme="minorEastAsia" w:hAnsiTheme="minorHAnsi" w:cstheme="minorBidi"/>
          <w:caps w:val="0"/>
          <w:noProof/>
          <w:color w:val="auto"/>
          <w:sz w:val="22"/>
          <w:szCs w:val="22"/>
        </w:rPr>
      </w:pPr>
      <w:del w:id="750" w:author="Kostiantyn Kudriavtsev" w:date="2016-09-13T13:58:00Z">
        <w:r w:rsidRPr="002E3298" w:rsidDel="002E3298">
          <w:rPr>
            <w:rStyle w:val="Hyperlink"/>
            <w:noProof/>
            <w:rPrChange w:id="751" w:author="Kostiantyn Kudriavtsev" w:date="2016-09-13T13:58:00Z">
              <w:rPr>
                <w:rStyle w:val="Hyperlink"/>
                <w:noProof/>
              </w:rPr>
            </w:rPrChange>
          </w:rPr>
          <w:delText>Risks</w:delText>
        </w:r>
        <w:r w:rsidDel="002E3298">
          <w:rPr>
            <w:noProof/>
            <w:webHidden/>
          </w:rPr>
          <w:tab/>
          <w:delText>30</w:delText>
        </w:r>
      </w:del>
    </w:p>
    <w:p w14:paraId="2539ECC2" w14:textId="77777777" w:rsidR="00EF097F" w:rsidDel="002E3298" w:rsidRDefault="00EF097F">
      <w:pPr>
        <w:pStyle w:val="TOC2"/>
        <w:tabs>
          <w:tab w:val="right" w:leader="dot" w:pos="9347"/>
        </w:tabs>
        <w:rPr>
          <w:del w:id="752" w:author="Kostiantyn Kudriavtsev" w:date="2016-09-13T13:58:00Z"/>
          <w:rFonts w:asciiTheme="minorHAnsi" w:eastAsiaTheme="minorEastAsia" w:hAnsiTheme="minorHAnsi" w:cstheme="minorBidi"/>
          <w:caps w:val="0"/>
          <w:noProof/>
          <w:color w:val="auto"/>
          <w:sz w:val="22"/>
          <w:szCs w:val="22"/>
        </w:rPr>
      </w:pPr>
      <w:del w:id="753" w:author="Kostiantyn Kudriavtsev" w:date="2016-09-13T13:58:00Z">
        <w:r w:rsidRPr="002E3298" w:rsidDel="002E3298">
          <w:rPr>
            <w:rStyle w:val="Hyperlink"/>
            <w:noProof/>
            <w:rPrChange w:id="754" w:author="Kostiantyn Kudriavtsev" w:date="2016-09-13T13:58:00Z">
              <w:rPr>
                <w:rStyle w:val="Hyperlink"/>
                <w:noProof/>
              </w:rPr>
            </w:rPrChange>
          </w:rPr>
          <w:delText>dependencies</w:delText>
        </w:r>
        <w:r w:rsidDel="002E3298">
          <w:rPr>
            <w:noProof/>
            <w:webHidden/>
          </w:rPr>
          <w:tab/>
          <w:delText>30</w:delText>
        </w:r>
      </w:del>
    </w:p>
    <w:p w14:paraId="3A3CA492" w14:textId="77777777" w:rsidR="00EF097F" w:rsidDel="002E3298" w:rsidRDefault="00EF097F">
      <w:pPr>
        <w:pStyle w:val="TOC2"/>
        <w:tabs>
          <w:tab w:val="right" w:leader="dot" w:pos="9347"/>
        </w:tabs>
        <w:rPr>
          <w:del w:id="755" w:author="Kostiantyn Kudriavtsev" w:date="2016-09-13T13:58:00Z"/>
          <w:rFonts w:asciiTheme="minorHAnsi" w:eastAsiaTheme="minorEastAsia" w:hAnsiTheme="minorHAnsi" w:cstheme="minorBidi"/>
          <w:caps w:val="0"/>
          <w:noProof/>
          <w:color w:val="auto"/>
          <w:sz w:val="22"/>
          <w:szCs w:val="22"/>
        </w:rPr>
      </w:pPr>
      <w:del w:id="756" w:author="Kostiantyn Kudriavtsev" w:date="2016-09-13T13:58:00Z">
        <w:r w:rsidRPr="002E3298" w:rsidDel="002E3298">
          <w:rPr>
            <w:rStyle w:val="Hyperlink"/>
            <w:noProof/>
            <w:rPrChange w:id="757" w:author="Kostiantyn Kudriavtsev" w:date="2016-09-13T13:58:00Z">
              <w:rPr>
                <w:rStyle w:val="Hyperlink"/>
                <w:noProof/>
              </w:rPr>
            </w:rPrChange>
          </w:rPr>
          <w:delText>Assumptions</w:delText>
        </w:r>
        <w:r w:rsidDel="002E3298">
          <w:rPr>
            <w:noProof/>
            <w:webHidden/>
          </w:rPr>
          <w:tab/>
          <w:delText>30</w:delText>
        </w:r>
      </w:del>
    </w:p>
    <w:p w14:paraId="43824390" w14:textId="77777777" w:rsidR="00EF097F" w:rsidDel="002E3298" w:rsidRDefault="00EF097F">
      <w:pPr>
        <w:pStyle w:val="TOC2"/>
        <w:tabs>
          <w:tab w:val="right" w:leader="dot" w:pos="9347"/>
        </w:tabs>
        <w:rPr>
          <w:del w:id="758" w:author="Kostiantyn Kudriavtsev" w:date="2016-09-13T13:58:00Z"/>
          <w:rFonts w:asciiTheme="minorHAnsi" w:eastAsiaTheme="minorEastAsia" w:hAnsiTheme="minorHAnsi" w:cstheme="minorBidi"/>
          <w:caps w:val="0"/>
          <w:noProof/>
          <w:color w:val="auto"/>
          <w:sz w:val="22"/>
          <w:szCs w:val="22"/>
        </w:rPr>
      </w:pPr>
      <w:del w:id="759" w:author="Kostiantyn Kudriavtsev" w:date="2016-09-13T13:58:00Z">
        <w:r w:rsidRPr="002E3298" w:rsidDel="002E3298">
          <w:rPr>
            <w:rStyle w:val="Hyperlink"/>
            <w:noProof/>
            <w:rPrChange w:id="760" w:author="Kostiantyn Kudriavtsev" w:date="2016-09-13T13:58:00Z">
              <w:rPr>
                <w:rStyle w:val="Hyperlink"/>
                <w:noProof/>
              </w:rPr>
            </w:rPrChange>
          </w:rPr>
          <w:delText>High-level solution structure</w:delText>
        </w:r>
        <w:r w:rsidDel="002E3298">
          <w:rPr>
            <w:noProof/>
            <w:webHidden/>
          </w:rPr>
          <w:tab/>
          <w:delText>30</w:delText>
        </w:r>
      </w:del>
    </w:p>
    <w:p w14:paraId="7766D2EF" w14:textId="77777777" w:rsidR="00EF097F" w:rsidDel="002E3298" w:rsidRDefault="00EF097F">
      <w:pPr>
        <w:pStyle w:val="TOC3"/>
        <w:tabs>
          <w:tab w:val="left" w:pos="1200"/>
          <w:tab w:val="right" w:leader="dot" w:pos="9347"/>
        </w:tabs>
        <w:rPr>
          <w:del w:id="761" w:author="Kostiantyn Kudriavtsev" w:date="2016-09-13T13:58:00Z"/>
          <w:rFonts w:asciiTheme="minorHAnsi" w:eastAsiaTheme="minorEastAsia" w:hAnsiTheme="minorHAnsi" w:cstheme="minorBidi"/>
          <w:iCs w:val="0"/>
          <w:noProof/>
          <w:color w:val="auto"/>
          <w:sz w:val="22"/>
          <w:szCs w:val="22"/>
        </w:rPr>
      </w:pPr>
      <w:del w:id="762" w:author="Kostiantyn Kudriavtsev" w:date="2016-09-13T13:58:00Z">
        <w:r w:rsidRPr="002E3298" w:rsidDel="002E3298">
          <w:rPr>
            <w:rStyle w:val="Hyperlink"/>
            <w:noProof/>
            <w:rPrChange w:id="763" w:author="Kostiantyn Kudriavtsev" w:date="2016-09-13T13:58:00Z">
              <w:rPr>
                <w:rStyle w:val="Hyperlink"/>
                <w:noProof/>
              </w:rPr>
            </w:rPrChange>
          </w:rPr>
          <w:delText>6.1.1</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64" w:author="Kostiantyn Kudriavtsev" w:date="2016-09-13T13:58:00Z">
              <w:rPr>
                <w:rStyle w:val="Hyperlink"/>
                <w:noProof/>
              </w:rPr>
            </w:rPrChange>
          </w:rPr>
          <w:delText>Solution Component 1</w:delText>
        </w:r>
        <w:r w:rsidDel="002E3298">
          <w:rPr>
            <w:noProof/>
            <w:webHidden/>
          </w:rPr>
          <w:tab/>
          <w:delText>30</w:delText>
        </w:r>
      </w:del>
    </w:p>
    <w:p w14:paraId="3EB7230B" w14:textId="77777777" w:rsidR="00EF097F" w:rsidDel="002E3298" w:rsidRDefault="00EF097F">
      <w:pPr>
        <w:pStyle w:val="TOC3"/>
        <w:tabs>
          <w:tab w:val="left" w:pos="1200"/>
          <w:tab w:val="right" w:leader="dot" w:pos="9347"/>
        </w:tabs>
        <w:rPr>
          <w:del w:id="765" w:author="Kostiantyn Kudriavtsev" w:date="2016-09-13T13:58:00Z"/>
          <w:rFonts w:asciiTheme="minorHAnsi" w:eastAsiaTheme="minorEastAsia" w:hAnsiTheme="minorHAnsi" w:cstheme="minorBidi"/>
          <w:iCs w:val="0"/>
          <w:noProof/>
          <w:color w:val="auto"/>
          <w:sz w:val="22"/>
          <w:szCs w:val="22"/>
        </w:rPr>
      </w:pPr>
      <w:del w:id="766" w:author="Kostiantyn Kudriavtsev" w:date="2016-09-13T13:58:00Z">
        <w:r w:rsidRPr="002E3298" w:rsidDel="002E3298">
          <w:rPr>
            <w:rStyle w:val="Hyperlink"/>
            <w:noProof/>
            <w:rPrChange w:id="767" w:author="Kostiantyn Kudriavtsev" w:date="2016-09-13T13:58:00Z">
              <w:rPr>
                <w:rStyle w:val="Hyperlink"/>
                <w:noProof/>
              </w:rPr>
            </w:rPrChange>
          </w:rPr>
          <w:delText>6.1.2</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68" w:author="Kostiantyn Kudriavtsev" w:date="2016-09-13T13:58:00Z">
              <w:rPr>
                <w:rStyle w:val="Hyperlink"/>
                <w:noProof/>
              </w:rPr>
            </w:rPrChange>
          </w:rPr>
          <w:delText>Solution Component 2</w:delText>
        </w:r>
        <w:r w:rsidDel="002E3298">
          <w:rPr>
            <w:noProof/>
            <w:webHidden/>
          </w:rPr>
          <w:tab/>
          <w:delText>31</w:delText>
        </w:r>
      </w:del>
    </w:p>
    <w:p w14:paraId="12C83F88" w14:textId="77777777" w:rsidR="00EF097F" w:rsidDel="002E3298" w:rsidRDefault="00EF097F">
      <w:pPr>
        <w:pStyle w:val="TOC3"/>
        <w:tabs>
          <w:tab w:val="left" w:pos="1200"/>
          <w:tab w:val="right" w:leader="dot" w:pos="9347"/>
        </w:tabs>
        <w:rPr>
          <w:del w:id="769" w:author="Kostiantyn Kudriavtsev" w:date="2016-09-13T13:58:00Z"/>
          <w:rFonts w:asciiTheme="minorHAnsi" w:eastAsiaTheme="minorEastAsia" w:hAnsiTheme="minorHAnsi" w:cstheme="minorBidi"/>
          <w:iCs w:val="0"/>
          <w:noProof/>
          <w:color w:val="auto"/>
          <w:sz w:val="22"/>
          <w:szCs w:val="22"/>
        </w:rPr>
      </w:pPr>
      <w:del w:id="770" w:author="Kostiantyn Kudriavtsev" w:date="2016-09-13T13:58:00Z">
        <w:r w:rsidRPr="002E3298" w:rsidDel="002E3298">
          <w:rPr>
            <w:rStyle w:val="Hyperlink"/>
            <w:noProof/>
            <w:rPrChange w:id="771" w:author="Kostiantyn Kudriavtsev" w:date="2016-09-13T13:58:00Z">
              <w:rPr>
                <w:rStyle w:val="Hyperlink"/>
                <w:noProof/>
              </w:rPr>
            </w:rPrChange>
          </w:rPr>
          <w:delText>6.1.3</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72" w:author="Kostiantyn Kudriavtsev" w:date="2016-09-13T13:58:00Z">
              <w:rPr>
                <w:rStyle w:val="Hyperlink"/>
                <w:noProof/>
              </w:rPr>
            </w:rPrChange>
          </w:rPr>
          <w:delText>…</w:delText>
        </w:r>
        <w:r w:rsidDel="002E3298">
          <w:rPr>
            <w:noProof/>
            <w:webHidden/>
          </w:rPr>
          <w:tab/>
          <w:delText>31</w:delText>
        </w:r>
      </w:del>
    </w:p>
    <w:p w14:paraId="2739F26A" w14:textId="77777777" w:rsidR="00EF097F" w:rsidDel="002E3298" w:rsidRDefault="00EF097F">
      <w:pPr>
        <w:pStyle w:val="TOC2"/>
        <w:tabs>
          <w:tab w:val="right" w:leader="dot" w:pos="9347"/>
        </w:tabs>
        <w:rPr>
          <w:del w:id="773" w:author="Kostiantyn Kudriavtsev" w:date="2016-09-13T13:58:00Z"/>
          <w:rFonts w:asciiTheme="minorHAnsi" w:eastAsiaTheme="minorEastAsia" w:hAnsiTheme="minorHAnsi" w:cstheme="minorBidi"/>
          <w:caps w:val="0"/>
          <w:noProof/>
          <w:color w:val="auto"/>
          <w:sz w:val="22"/>
          <w:szCs w:val="22"/>
        </w:rPr>
      </w:pPr>
      <w:del w:id="774" w:author="Kostiantyn Kudriavtsev" w:date="2016-09-13T13:58:00Z">
        <w:r w:rsidRPr="002E3298" w:rsidDel="002E3298">
          <w:rPr>
            <w:rStyle w:val="Hyperlink"/>
            <w:noProof/>
            <w:rPrChange w:id="775" w:author="Kostiantyn Kudriavtsev" w:date="2016-09-13T13:58:00Z">
              <w:rPr>
                <w:rStyle w:val="Hyperlink"/>
                <w:noProof/>
              </w:rPr>
            </w:rPrChange>
          </w:rPr>
          <w:delText>Solution components structure</w:delText>
        </w:r>
        <w:r w:rsidDel="002E3298">
          <w:rPr>
            <w:noProof/>
            <w:webHidden/>
          </w:rPr>
          <w:tab/>
          <w:delText>31</w:delText>
        </w:r>
      </w:del>
    </w:p>
    <w:p w14:paraId="75159436" w14:textId="77777777" w:rsidR="00EF097F" w:rsidDel="002E3298" w:rsidRDefault="00EF097F">
      <w:pPr>
        <w:pStyle w:val="TOC3"/>
        <w:tabs>
          <w:tab w:val="left" w:pos="1200"/>
          <w:tab w:val="right" w:leader="dot" w:pos="9347"/>
        </w:tabs>
        <w:rPr>
          <w:del w:id="776" w:author="Kostiantyn Kudriavtsev" w:date="2016-09-13T13:58:00Z"/>
          <w:rFonts w:asciiTheme="minorHAnsi" w:eastAsiaTheme="minorEastAsia" w:hAnsiTheme="minorHAnsi" w:cstheme="minorBidi"/>
          <w:iCs w:val="0"/>
          <w:noProof/>
          <w:color w:val="auto"/>
          <w:sz w:val="22"/>
          <w:szCs w:val="22"/>
        </w:rPr>
      </w:pPr>
      <w:del w:id="777" w:author="Kostiantyn Kudriavtsev" w:date="2016-09-13T13:58:00Z">
        <w:r w:rsidRPr="002E3298" w:rsidDel="002E3298">
          <w:rPr>
            <w:rStyle w:val="Hyperlink"/>
            <w:noProof/>
            <w:rPrChange w:id="778" w:author="Kostiantyn Kudriavtsev" w:date="2016-09-13T13:58:00Z">
              <w:rPr>
                <w:rStyle w:val="Hyperlink"/>
                <w:noProof/>
              </w:rPr>
            </w:rPrChange>
          </w:rPr>
          <w:delText>6.1.4</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79" w:author="Kostiantyn Kudriavtsev" w:date="2016-09-13T13:58:00Z">
              <w:rPr>
                <w:rStyle w:val="Hyperlink"/>
                <w:noProof/>
              </w:rPr>
            </w:rPrChange>
          </w:rPr>
          <w:delText>Solution Component 1</w:delText>
        </w:r>
        <w:r w:rsidDel="002E3298">
          <w:rPr>
            <w:noProof/>
            <w:webHidden/>
          </w:rPr>
          <w:tab/>
          <w:delText>31</w:delText>
        </w:r>
      </w:del>
    </w:p>
    <w:p w14:paraId="57E3D54D" w14:textId="77777777" w:rsidR="00EF097F" w:rsidDel="002E3298" w:rsidRDefault="00EF097F">
      <w:pPr>
        <w:pStyle w:val="TOC3"/>
        <w:tabs>
          <w:tab w:val="left" w:pos="1200"/>
          <w:tab w:val="right" w:leader="dot" w:pos="9347"/>
        </w:tabs>
        <w:rPr>
          <w:del w:id="780" w:author="Kostiantyn Kudriavtsev" w:date="2016-09-13T13:58:00Z"/>
          <w:rFonts w:asciiTheme="minorHAnsi" w:eastAsiaTheme="minorEastAsia" w:hAnsiTheme="minorHAnsi" w:cstheme="minorBidi"/>
          <w:iCs w:val="0"/>
          <w:noProof/>
          <w:color w:val="auto"/>
          <w:sz w:val="22"/>
          <w:szCs w:val="22"/>
        </w:rPr>
      </w:pPr>
      <w:del w:id="781" w:author="Kostiantyn Kudriavtsev" w:date="2016-09-13T13:58:00Z">
        <w:r w:rsidRPr="002E3298" w:rsidDel="002E3298">
          <w:rPr>
            <w:rStyle w:val="Hyperlink"/>
            <w:noProof/>
            <w:rPrChange w:id="782" w:author="Kostiantyn Kudriavtsev" w:date="2016-09-13T13:58:00Z">
              <w:rPr>
                <w:rStyle w:val="Hyperlink"/>
                <w:noProof/>
              </w:rPr>
            </w:rPrChange>
          </w:rPr>
          <w:delText>6.1.5</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83" w:author="Kostiantyn Kudriavtsev" w:date="2016-09-13T13:58:00Z">
              <w:rPr>
                <w:rStyle w:val="Hyperlink"/>
                <w:noProof/>
              </w:rPr>
            </w:rPrChange>
          </w:rPr>
          <w:delText>Solution Component 2</w:delText>
        </w:r>
        <w:r w:rsidDel="002E3298">
          <w:rPr>
            <w:noProof/>
            <w:webHidden/>
          </w:rPr>
          <w:tab/>
          <w:delText>31</w:delText>
        </w:r>
      </w:del>
    </w:p>
    <w:p w14:paraId="5A7AC436" w14:textId="77777777" w:rsidR="00EF097F" w:rsidDel="002E3298" w:rsidRDefault="00EF097F">
      <w:pPr>
        <w:pStyle w:val="TOC3"/>
        <w:tabs>
          <w:tab w:val="left" w:pos="1200"/>
          <w:tab w:val="right" w:leader="dot" w:pos="9347"/>
        </w:tabs>
        <w:rPr>
          <w:del w:id="784" w:author="Kostiantyn Kudriavtsev" w:date="2016-09-13T13:58:00Z"/>
          <w:rFonts w:asciiTheme="minorHAnsi" w:eastAsiaTheme="minorEastAsia" w:hAnsiTheme="minorHAnsi" w:cstheme="minorBidi"/>
          <w:iCs w:val="0"/>
          <w:noProof/>
          <w:color w:val="auto"/>
          <w:sz w:val="22"/>
          <w:szCs w:val="22"/>
        </w:rPr>
      </w:pPr>
      <w:del w:id="785" w:author="Kostiantyn Kudriavtsev" w:date="2016-09-13T13:58:00Z">
        <w:r w:rsidRPr="002E3298" w:rsidDel="002E3298">
          <w:rPr>
            <w:rStyle w:val="Hyperlink"/>
            <w:noProof/>
            <w:rPrChange w:id="786" w:author="Kostiantyn Kudriavtsev" w:date="2016-09-13T13:58:00Z">
              <w:rPr>
                <w:rStyle w:val="Hyperlink"/>
                <w:noProof/>
              </w:rPr>
            </w:rPrChange>
          </w:rPr>
          <w:delText>6.1.6</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87" w:author="Kostiantyn Kudriavtsev" w:date="2016-09-13T13:58:00Z">
              <w:rPr>
                <w:rStyle w:val="Hyperlink"/>
                <w:noProof/>
              </w:rPr>
            </w:rPrChange>
          </w:rPr>
          <w:delText>…</w:delText>
        </w:r>
        <w:r w:rsidDel="002E3298">
          <w:rPr>
            <w:noProof/>
            <w:webHidden/>
          </w:rPr>
          <w:tab/>
          <w:delText>32</w:delText>
        </w:r>
      </w:del>
    </w:p>
    <w:p w14:paraId="32C63245" w14:textId="77777777" w:rsidR="00EF097F" w:rsidDel="002E3298" w:rsidRDefault="00EF097F">
      <w:pPr>
        <w:pStyle w:val="TOC2"/>
        <w:tabs>
          <w:tab w:val="right" w:leader="dot" w:pos="9347"/>
        </w:tabs>
        <w:rPr>
          <w:del w:id="788" w:author="Kostiantyn Kudriavtsev" w:date="2016-09-13T13:58:00Z"/>
          <w:rFonts w:asciiTheme="minorHAnsi" w:eastAsiaTheme="minorEastAsia" w:hAnsiTheme="minorHAnsi" w:cstheme="minorBidi"/>
          <w:caps w:val="0"/>
          <w:noProof/>
          <w:color w:val="auto"/>
          <w:sz w:val="22"/>
          <w:szCs w:val="22"/>
        </w:rPr>
      </w:pPr>
      <w:del w:id="789" w:author="Kostiantyn Kudriavtsev" w:date="2016-09-13T13:58:00Z">
        <w:r w:rsidRPr="002E3298" w:rsidDel="002E3298">
          <w:rPr>
            <w:rStyle w:val="Hyperlink"/>
            <w:noProof/>
            <w:rPrChange w:id="790" w:author="Kostiantyn Kudriavtsev" w:date="2016-09-13T13:58:00Z">
              <w:rPr>
                <w:rStyle w:val="Hyperlink"/>
                <w:noProof/>
              </w:rPr>
            </w:rPrChange>
          </w:rPr>
          <w:delText>Domain model</w:delText>
        </w:r>
        <w:r w:rsidDel="002E3298">
          <w:rPr>
            <w:noProof/>
            <w:webHidden/>
          </w:rPr>
          <w:tab/>
          <w:delText>32</w:delText>
        </w:r>
      </w:del>
    </w:p>
    <w:p w14:paraId="7883550F" w14:textId="77777777" w:rsidR="00EF097F" w:rsidDel="002E3298" w:rsidRDefault="00EF097F">
      <w:pPr>
        <w:pStyle w:val="TOC2"/>
        <w:tabs>
          <w:tab w:val="right" w:leader="dot" w:pos="9347"/>
        </w:tabs>
        <w:rPr>
          <w:del w:id="791" w:author="Kostiantyn Kudriavtsev" w:date="2016-09-13T13:58:00Z"/>
          <w:rFonts w:asciiTheme="minorHAnsi" w:eastAsiaTheme="minorEastAsia" w:hAnsiTheme="minorHAnsi" w:cstheme="minorBidi"/>
          <w:caps w:val="0"/>
          <w:noProof/>
          <w:color w:val="auto"/>
          <w:sz w:val="22"/>
          <w:szCs w:val="22"/>
        </w:rPr>
      </w:pPr>
      <w:del w:id="792" w:author="Kostiantyn Kudriavtsev" w:date="2016-09-13T13:58:00Z">
        <w:r w:rsidRPr="002E3298" w:rsidDel="002E3298">
          <w:rPr>
            <w:rStyle w:val="Hyperlink"/>
            <w:noProof/>
            <w:rPrChange w:id="793" w:author="Kostiantyn Kudriavtsev" w:date="2016-09-13T13:58:00Z">
              <w:rPr>
                <w:rStyle w:val="Hyperlink"/>
                <w:noProof/>
              </w:rPr>
            </w:rPrChange>
          </w:rPr>
          <w:delText>Data model</w:delText>
        </w:r>
        <w:r w:rsidDel="002E3298">
          <w:rPr>
            <w:noProof/>
            <w:webHidden/>
          </w:rPr>
          <w:tab/>
          <w:delText>32</w:delText>
        </w:r>
      </w:del>
    </w:p>
    <w:p w14:paraId="6163120A" w14:textId="77777777" w:rsidR="00EF097F" w:rsidDel="002E3298" w:rsidRDefault="00EF097F">
      <w:pPr>
        <w:pStyle w:val="TOC3"/>
        <w:tabs>
          <w:tab w:val="left" w:pos="1200"/>
          <w:tab w:val="right" w:leader="dot" w:pos="9347"/>
        </w:tabs>
        <w:rPr>
          <w:del w:id="794" w:author="Kostiantyn Kudriavtsev" w:date="2016-09-13T13:58:00Z"/>
          <w:rFonts w:asciiTheme="minorHAnsi" w:eastAsiaTheme="minorEastAsia" w:hAnsiTheme="minorHAnsi" w:cstheme="minorBidi"/>
          <w:iCs w:val="0"/>
          <w:noProof/>
          <w:color w:val="auto"/>
          <w:sz w:val="22"/>
          <w:szCs w:val="22"/>
        </w:rPr>
      </w:pPr>
      <w:del w:id="795" w:author="Kostiantyn Kudriavtsev" w:date="2016-09-13T13:58:00Z">
        <w:r w:rsidRPr="002E3298" w:rsidDel="002E3298">
          <w:rPr>
            <w:rStyle w:val="Hyperlink"/>
            <w:noProof/>
            <w:rPrChange w:id="796" w:author="Kostiantyn Kudriavtsev" w:date="2016-09-13T13:58:00Z">
              <w:rPr>
                <w:rStyle w:val="Hyperlink"/>
                <w:noProof/>
              </w:rPr>
            </w:rPrChange>
          </w:rPr>
          <w:delText>6.1.7</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797" w:author="Kostiantyn Kudriavtsev" w:date="2016-09-13T13:58:00Z">
              <w:rPr>
                <w:rStyle w:val="Hyperlink"/>
                <w:noProof/>
              </w:rPr>
            </w:rPrChange>
          </w:rPr>
          <w:delText>Storage 1</w:delText>
        </w:r>
        <w:r w:rsidDel="002E3298">
          <w:rPr>
            <w:noProof/>
            <w:webHidden/>
          </w:rPr>
          <w:tab/>
          <w:delText>32</w:delText>
        </w:r>
      </w:del>
    </w:p>
    <w:p w14:paraId="30B7F18F" w14:textId="77777777" w:rsidR="00EF097F" w:rsidDel="002E3298" w:rsidRDefault="00EF097F">
      <w:pPr>
        <w:pStyle w:val="TOC3"/>
        <w:tabs>
          <w:tab w:val="left" w:pos="1200"/>
          <w:tab w:val="right" w:leader="dot" w:pos="9347"/>
        </w:tabs>
        <w:rPr>
          <w:del w:id="798" w:author="Kostiantyn Kudriavtsev" w:date="2016-09-13T13:58:00Z"/>
          <w:rFonts w:asciiTheme="minorHAnsi" w:eastAsiaTheme="minorEastAsia" w:hAnsiTheme="minorHAnsi" w:cstheme="minorBidi"/>
          <w:iCs w:val="0"/>
          <w:noProof/>
          <w:color w:val="auto"/>
          <w:sz w:val="22"/>
          <w:szCs w:val="22"/>
        </w:rPr>
      </w:pPr>
      <w:del w:id="799" w:author="Kostiantyn Kudriavtsev" w:date="2016-09-13T13:58:00Z">
        <w:r w:rsidRPr="002E3298" w:rsidDel="002E3298">
          <w:rPr>
            <w:rStyle w:val="Hyperlink"/>
            <w:noProof/>
            <w:rPrChange w:id="800" w:author="Kostiantyn Kudriavtsev" w:date="2016-09-13T13:58:00Z">
              <w:rPr>
                <w:rStyle w:val="Hyperlink"/>
                <w:noProof/>
              </w:rPr>
            </w:rPrChange>
          </w:rPr>
          <w:delText>6.1.8</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801" w:author="Kostiantyn Kudriavtsev" w:date="2016-09-13T13:58:00Z">
              <w:rPr>
                <w:rStyle w:val="Hyperlink"/>
                <w:noProof/>
              </w:rPr>
            </w:rPrChange>
          </w:rPr>
          <w:delText>Storage 2</w:delText>
        </w:r>
        <w:r w:rsidDel="002E3298">
          <w:rPr>
            <w:noProof/>
            <w:webHidden/>
          </w:rPr>
          <w:tab/>
          <w:delText>32</w:delText>
        </w:r>
      </w:del>
    </w:p>
    <w:p w14:paraId="1BBAD251" w14:textId="77777777" w:rsidR="00EF097F" w:rsidDel="002E3298" w:rsidRDefault="00EF097F">
      <w:pPr>
        <w:pStyle w:val="TOC3"/>
        <w:tabs>
          <w:tab w:val="left" w:pos="1200"/>
          <w:tab w:val="right" w:leader="dot" w:pos="9347"/>
        </w:tabs>
        <w:rPr>
          <w:del w:id="802" w:author="Kostiantyn Kudriavtsev" w:date="2016-09-13T13:58:00Z"/>
          <w:rFonts w:asciiTheme="minorHAnsi" w:eastAsiaTheme="minorEastAsia" w:hAnsiTheme="minorHAnsi" w:cstheme="minorBidi"/>
          <w:iCs w:val="0"/>
          <w:noProof/>
          <w:color w:val="auto"/>
          <w:sz w:val="22"/>
          <w:szCs w:val="22"/>
        </w:rPr>
      </w:pPr>
      <w:del w:id="803" w:author="Kostiantyn Kudriavtsev" w:date="2016-09-13T13:58:00Z">
        <w:r w:rsidRPr="002E3298" w:rsidDel="002E3298">
          <w:rPr>
            <w:rStyle w:val="Hyperlink"/>
            <w:noProof/>
            <w:rPrChange w:id="804" w:author="Kostiantyn Kudriavtsev" w:date="2016-09-13T13:58:00Z">
              <w:rPr>
                <w:rStyle w:val="Hyperlink"/>
                <w:noProof/>
              </w:rPr>
            </w:rPrChange>
          </w:rPr>
          <w:delText>6.1.9</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805" w:author="Kostiantyn Kudriavtsev" w:date="2016-09-13T13:58:00Z">
              <w:rPr>
                <w:rStyle w:val="Hyperlink"/>
                <w:noProof/>
              </w:rPr>
            </w:rPrChange>
          </w:rPr>
          <w:delText>…</w:delText>
        </w:r>
        <w:r w:rsidDel="002E3298">
          <w:rPr>
            <w:noProof/>
            <w:webHidden/>
          </w:rPr>
          <w:tab/>
          <w:delText>32</w:delText>
        </w:r>
      </w:del>
    </w:p>
    <w:p w14:paraId="69233F52" w14:textId="77777777" w:rsidR="00EF097F" w:rsidDel="002E3298" w:rsidRDefault="00EF097F">
      <w:pPr>
        <w:pStyle w:val="TOC1"/>
        <w:tabs>
          <w:tab w:val="left" w:pos="400"/>
          <w:tab w:val="right" w:leader="dot" w:pos="9347"/>
        </w:tabs>
        <w:rPr>
          <w:del w:id="806" w:author="Kostiantyn Kudriavtsev" w:date="2016-09-13T13:58:00Z"/>
          <w:rFonts w:asciiTheme="minorHAnsi" w:eastAsiaTheme="minorEastAsia" w:hAnsiTheme="minorHAnsi" w:cstheme="minorBidi"/>
          <w:bCs w:val="0"/>
          <w:caps w:val="0"/>
          <w:noProof/>
          <w:color w:val="auto"/>
          <w:sz w:val="22"/>
          <w:szCs w:val="22"/>
        </w:rPr>
      </w:pPr>
      <w:del w:id="807" w:author="Kostiantyn Kudriavtsev" w:date="2016-09-13T13:58:00Z">
        <w:r w:rsidRPr="002E3298" w:rsidDel="002E3298">
          <w:rPr>
            <w:rStyle w:val="Hyperlink"/>
            <w:noProof/>
            <w:rPrChange w:id="808" w:author="Kostiantyn Kudriavtsev" w:date="2016-09-13T13:58:00Z">
              <w:rPr>
                <w:rStyle w:val="Hyperlink"/>
                <w:noProof/>
              </w:rPr>
            </w:rPrChange>
          </w:rPr>
          <w:delText>7</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809" w:author="Kostiantyn Kudriavtsev" w:date="2016-09-13T13:58:00Z">
              <w:rPr>
                <w:rStyle w:val="Hyperlink"/>
                <w:noProof/>
              </w:rPr>
            </w:rPrChange>
          </w:rPr>
          <w:delText>Technology stack</w:delText>
        </w:r>
        <w:r w:rsidDel="002E3298">
          <w:rPr>
            <w:noProof/>
            <w:webHidden/>
          </w:rPr>
          <w:tab/>
          <w:delText>32</w:delText>
        </w:r>
      </w:del>
    </w:p>
    <w:p w14:paraId="08411B16" w14:textId="77777777" w:rsidR="00EF097F" w:rsidDel="002E3298" w:rsidRDefault="00EF097F">
      <w:pPr>
        <w:pStyle w:val="TOC2"/>
        <w:tabs>
          <w:tab w:val="right" w:leader="dot" w:pos="9347"/>
        </w:tabs>
        <w:rPr>
          <w:del w:id="810" w:author="Kostiantyn Kudriavtsev" w:date="2016-09-13T13:58:00Z"/>
          <w:rFonts w:asciiTheme="minorHAnsi" w:eastAsiaTheme="minorEastAsia" w:hAnsiTheme="minorHAnsi" w:cstheme="minorBidi"/>
          <w:caps w:val="0"/>
          <w:noProof/>
          <w:color w:val="auto"/>
          <w:sz w:val="22"/>
          <w:szCs w:val="22"/>
        </w:rPr>
      </w:pPr>
      <w:del w:id="811" w:author="Kostiantyn Kudriavtsev" w:date="2016-09-13T13:58:00Z">
        <w:r w:rsidRPr="002E3298" w:rsidDel="002E3298">
          <w:rPr>
            <w:rStyle w:val="Hyperlink"/>
            <w:noProof/>
            <w:rPrChange w:id="812" w:author="Kostiantyn Kudriavtsev" w:date="2016-09-13T13:58:00Z">
              <w:rPr>
                <w:rStyle w:val="Hyperlink"/>
                <w:noProof/>
              </w:rPr>
            </w:rPrChange>
          </w:rPr>
          <w:delText>High-level deployment approach</w:delText>
        </w:r>
        <w:r w:rsidDel="002E3298">
          <w:rPr>
            <w:noProof/>
            <w:webHidden/>
          </w:rPr>
          <w:tab/>
          <w:delText>33</w:delText>
        </w:r>
      </w:del>
    </w:p>
    <w:p w14:paraId="44B8DCDB" w14:textId="77777777" w:rsidR="00EF097F" w:rsidDel="002E3298" w:rsidRDefault="00EF097F">
      <w:pPr>
        <w:pStyle w:val="TOC2"/>
        <w:tabs>
          <w:tab w:val="right" w:leader="dot" w:pos="9347"/>
        </w:tabs>
        <w:rPr>
          <w:del w:id="813" w:author="Kostiantyn Kudriavtsev" w:date="2016-09-13T13:58:00Z"/>
          <w:rFonts w:asciiTheme="minorHAnsi" w:eastAsiaTheme="minorEastAsia" w:hAnsiTheme="minorHAnsi" w:cstheme="minorBidi"/>
          <w:caps w:val="0"/>
          <w:noProof/>
          <w:color w:val="auto"/>
          <w:sz w:val="22"/>
          <w:szCs w:val="22"/>
        </w:rPr>
      </w:pPr>
      <w:del w:id="814" w:author="Kostiantyn Kudriavtsev" w:date="2016-09-13T13:58:00Z">
        <w:r w:rsidRPr="002E3298" w:rsidDel="002E3298">
          <w:rPr>
            <w:rStyle w:val="Hyperlink"/>
            <w:noProof/>
            <w:rPrChange w:id="815" w:author="Kostiantyn Kudriavtsev" w:date="2016-09-13T13:58:00Z">
              <w:rPr>
                <w:rStyle w:val="Hyperlink"/>
                <w:noProof/>
              </w:rPr>
            </w:rPrChange>
          </w:rPr>
          <w:delText>Architecturally Significant Quality Attributes</w:delText>
        </w:r>
        <w:r w:rsidDel="002E3298">
          <w:rPr>
            <w:noProof/>
            <w:webHidden/>
          </w:rPr>
          <w:tab/>
          <w:delText>33</w:delText>
        </w:r>
      </w:del>
    </w:p>
    <w:p w14:paraId="02FD8A70" w14:textId="77777777" w:rsidR="00EF097F" w:rsidDel="002E3298" w:rsidRDefault="00EF097F">
      <w:pPr>
        <w:pStyle w:val="TOC3"/>
        <w:tabs>
          <w:tab w:val="left" w:pos="1200"/>
          <w:tab w:val="right" w:leader="dot" w:pos="9347"/>
        </w:tabs>
        <w:rPr>
          <w:del w:id="816" w:author="Kostiantyn Kudriavtsev" w:date="2016-09-13T13:58:00Z"/>
          <w:rFonts w:asciiTheme="minorHAnsi" w:eastAsiaTheme="minorEastAsia" w:hAnsiTheme="minorHAnsi" w:cstheme="minorBidi"/>
          <w:iCs w:val="0"/>
          <w:noProof/>
          <w:color w:val="auto"/>
          <w:sz w:val="22"/>
          <w:szCs w:val="22"/>
        </w:rPr>
      </w:pPr>
      <w:del w:id="817" w:author="Kostiantyn Kudriavtsev" w:date="2016-09-13T13:58:00Z">
        <w:r w:rsidRPr="002E3298" w:rsidDel="002E3298">
          <w:rPr>
            <w:rStyle w:val="Hyperlink"/>
            <w:noProof/>
            <w:rPrChange w:id="818" w:author="Kostiantyn Kudriavtsev" w:date="2016-09-13T13:58:00Z">
              <w:rPr>
                <w:rStyle w:val="Hyperlink"/>
                <w:noProof/>
              </w:rPr>
            </w:rPrChange>
          </w:rPr>
          <w:delText>7.1.1</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819" w:author="Kostiantyn Kudriavtsev" w:date="2016-09-13T13:58:00Z">
              <w:rPr>
                <w:rStyle w:val="Hyperlink"/>
                <w:noProof/>
              </w:rPr>
            </w:rPrChange>
          </w:rPr>
          <w:delText>Security</w:delText>
        </w:r>
        <w:r w:rsidDel="002E3298">
          <w:rPr>
            <w:noProof/>
            <w:webHidden/>
          </w:rPr>
          <w:tab/>
          <w:delText>33</w:delText>
        </w:r>
      </w:del>
    </w:p>
    <w:p w14:paraId="53B4AC19" w14:textId="77777777" w:rsidR="00EF097F" w:rsidDel="002E3298" w:rsidRDefault="00EF097F">
      <w:pPr>
        <w:pStyle w:val="TOC3"/>
        <w:tabs>
          <w:tab w:val="left" w:pos="1200"/>
          <w:tab w:val="right" w:leader="dot" w:pos="9347"/>
        </w:tabs>
        <w:rPr>
          <w:del w:id="820" w:author="Kostiantyn Kudriavtsev" w:date="2016-09-13T13:58:00Z"/>
          <w:rFonts w:asciiTheme="minorHAnsi" w:eastAsiaTheme="minorEastAsia" w:hAnsiTheme="minorHAnsi" w:cstheme="minorBidi"/>
          <w:iCs w:val="0"/>
          <w:noProof/>
          <w:color w:val="auto"/>
          <w:sz w:val="22"/>
          <w:szCs w:val="22"/>
        </w:rPr>
      </w:pPr>
      <w:del w:id="821" w:author="Kostiantyn Kudriavtsev" w:date="2016-09-13T13:58:00Z">
        <w:r w:rsidRPr="002E3298" w:rsidDel="002E3298">
          <w:rPr>
            <w:rStyle w:val="Hyperlink"/>
            <w:noProof/>
            <w:rPrChange w:id="822" w:author="Kostiantyn Kudriavtsev" w:date="2016-09-13T13:58:00Z">
              <w:rPr>
                <w:rStyle w:val="Hyperlink"/>
                <w:noProof/>
              </w:rPr>
            </w:rPrChange>
          </w:rPr>
          <w:delText>7.1.2</w:delText>
        </w:r>
        <w:r w:rsidDel="002E3298">
          <w:rPr>
            <w:rFonts w:asciiTheme="minorHAnsi" w:eastAsiaTheme="minorEastAsia" w:hAnsiTheme="minorHAnsi" w:cstheme="minorBidi"/>
            <w:iCs w:val="0"/>
            <w:noProof/>
            <w:color w:val="auto"/>
            <w:sz w:val="22"/>
            <w:szCs w:val="22"/>
          </w:rPr>
          <w:tab/>
        </w:r>
        <w:r w:rsidRPr="002E3298" w:rsidDel="002E3298">
          <w:rPr>
            <w:rStyle w:val="Hyperlink"/>
            <w:noProof/>
            <w:rPrChange w:id="823" w:author="Kostiantyn Kudriavtsev" w:date="2016-09-13T13:58:00Z">
              <w:rPr>
                <w:rStyle w:val="Hyperlink"/>
                <w:noProof/>
              </w:rPr>
            </w:rPrChange>
          </w:rPr>
          <w:delText>Supportability</w:delText>
        </w:r>
        <w:r w:rsidDel="002E3298">
          <w:rPr>
            <w:noProof/>
            <w:webHidden/>
          </w:rPr>
          <w:tab/>
          <w:delText>34</w:delText>
        </w:r>
      </w:del>
    </w:p>
    <w:p w14:paraId="553B2AE0" w14:textId="77777777" w:rsidR="00EF097F" w:rsidDel="002E3298" w:rsidRDefault="00EF097F">
      <w:pPr>
        <w:pStyle w:val="TOC4"/>
        <w:tabs>
          <w:tab w:val="left" w:pos="1600"/>
          <w:tab w:val="right" w:leader="dot" w:pos="9347"/>
        </w:tabs>
        <w:rPr>
          <w:del w:id="824" w:author="Kostiantyn Kudriavtsev" w:date="2016-09-13T13:58:00Z"/>
          <w:rFonts w:asciiTheme="minorHAnsi" w:eastAsiaTheme="minorEastAsia" w:hAnsiTheme="minorHAnsi" w:cstheme="minorBidi"/>
          <w:noProof/>
          <w:color w:val="auto"/>
          <w:sz w:val="22"/>
          <w:szCs w:val="22"/>
        </w:rPr>
      </w:pPr>
      <w:del w:id="825" w:author="Kostiantyn Kudriavtsev" w:date="2016-09-13T13:58:00Z">
        <w:r w:rsidRPr="002E3298" w:rsidDel="002E3298">
          <w:rPr>
            <w:rStyle w:val="Hyperlink"/>
            <w:noProof/>
            <w:rPrChange w:id="826" w:author="Kostiantyn Kudriavtsev" w:date="2016-09-13T13:58:00Z">
              <w:rPr>
                <w:rStyle w:val="Hyperlink"/>
                <w:noProof/>
              </w:rPr>
            </w:rPrChange>
          </w:rPr>
          <w:delText>7.1.2.1</w:delText>
        </w:r>
        <w:r w:rsidDel="002E3298">
          <w:rPr>
            <w:rFonts w:asciiTheme="minorHAnsi" w:eastAsiaTheme="minorEastAsia" w:hAnsiTheme="minorHAnsi" w:cstheme="minorBidi"/>
            <w:noProof/>
            <w:color w:val="auto"/>
            <w:sz w:val="22"/>
            <w:szCs w:val="22"/>
          </w:rPr>
          <w:tab/>
        </w:r>
        <w:r w:rsidRPr="002E3298" w:rsidDel="002E3298">
          <w:rPr>
            <w:rStyle w:val="Hyperlink"/>
            <w:noProof/>
            <w:rPrChange w:id="827" w:author="Kostiantyn Kudriavtsev" w:date="2016-09-13T13:58:00Z">
              <w:rPr>
                <w:rStyle w:val="Hyperlink"/>
                <w:noProof/>
              </w:rPr>
            </w:rPrChange>
          </w:rPr>
          <w:delText>Monitoring</w:delText>
        </w:r>
        <w:r w:rsidDel="002E3298">
          <w:rPr>
            <w:noProof/>
            <w:webHidden/>
          </w:rPr>
          <w:tab/>
          <w:delText>34</w:delText>
        </w:r>
      </w:del>
    </w:p>
    <w:p w14:paraId="59E8C484" w14:textId="77777777" w:rsidR="00EF097F" w:rsidDel="002E3298" w:rsidRDefault="00EF097F">
      <w:pPr>
        <w:pStyle w:val="TOC4"/>
        <w:tabs>
          <w:tab w:val="left" w:pos="1600"/>
          <w:tab w:val="right" w:leader="dot" w:pos="9347"/>
        </w:tabs>
        <w:rPr>
          <w:del w:id="828" w:author="Kostiantyn Kudriavtsev" w:date="2016-09-13T13:58:00Z"/>
          <w:rFonts w:asciiTheme="minorHAnsi" w:eastAsiaTheme="minorEastAsia" w:hAnsiTheme="minorHAnsi" w:cstheme="minorBidi"/>
          <w:noProof/>
          <w:color w:val="auto"/>
          <w:sz w:val="22"/>
          <w:szCs w:val="22"/>
        </w:rPr>
      </w:pPr>
      <w:del w:id="829" w:author="Kostiantyn Kudriavtsev" w:date="2016-09-13T13:58:00Z">
        <w:r w:rsidRPr="002E3298" w:rsidDel="002E3298">
          <w:rPr>
            <w:rStyle w:val="Hyperlink"/>
            <w:noProof/>
            <w:rPrChange w:id="830" w:author="Kostiantyn Kudriavtsev" w:date="2016-09-13T13:58:00Z">
              <w:rPr>
                <w:rStyle w:val="Hyperlink"/>
                <w:noProof/>
              </w:rPr>
            </w:rPrChange>
          </w:rPr>
          <w:delText>7.1.2.2</w:delText>
        </w:r>
        <w:r w:rsidDel="002E3298">
          <w:rPr>
            <w:rFonts w:asciiTheme="minorHAnsi" w:eastAsiaTheme="minorEastAsia" w:hAnsiTheme="minorHAnsi" w:cstheme="minorBidi"/>
            <w:noProof/>
            <w:color w:val="auto"/>
            <w:sz w:val="22"/>
            <w:szCs w:val="22"/>
          </w:rPr>
          <w:tab/>
        </w:r>
        <w:r w:rsidRPr="002E3298" w:rsidDel="002E3298">
          <w:rPr>
            <w:rStyle w:val="Hyperlink"/>
            <w:noProof/>
            <w:rPrChange w:id="831" w:author="Kostiantyn Kudriavtsev" w:date="2016-09-13T13:58:00Z">
              <w:rPr>
                <w:rStyle w:val="Hyperlink"/>
                <w:noProof/>
              </w:rPr>
            </w:rPrChange>
          </w:rPr>
          <w:delText>Administration Tools</w:delText>
        </w:r>
        <w:r w:rsidDel="002E3298">
          <w:rPr>
            <w:noProof/>
            <w:webHidden/>
          </w:rPr>
          <w:tab/>
          <w:delText>34</w:delText>
        </w:r>
      </w:del>
    </w:p>
    <w:p w14:paraId="51C7E06E" w14:textId="77777777" w:rsidR="00EF097F" w:rsidDel="002E3298" w:rsidRDefault="00EF097F">
      <w:pPr>
        <w:pStyle w:val="TOC4"/>
        <w:tabs>
          <w:tab w:val="left" w:pos="1600"/>
          <w:tab w:val="right" w:leader="dot" w:pos="9347"/>
        </w:tabs>
        <w:rPr>
          <w:del w:id="832" w:author="Kostiantyn Kudriavtsev" w:date="2016-09-13T13:58:00Z"/>
          <w:rFonts w:asciiTheme="minorHAnsi" w:eastAsiaTheme="minorEastAsia" w:hAnsiTheme="minorHAnsi" w:cstheme="minorBidi"/>
          <w:noProof/>
          <w:color w:val="auto"/>
          <w:sz w:val="22"/>
          <w:szCs w:val="22"/>
        </w:rPr>
      </w:pPr>
      <w:del w:id="833" w:author="Kostiantyn Kudriavtsev" w:date="2016-09-13T13:58:00Z">
        <w:r w:rsidRPr="002E3298" w:rsidDel="002E3298">
          <w:rPr>
            <w:rStyle w:val="Hyperlink"/>
            <w:noProof/>
            <w:rPrChange w:id="834" w:author="Kostiantyn Kudriavtsev" w:date="2016-09-13T13:58:00Z">
              <w:rPr>
                <w:rStyle w:val="Hyperlink"/>
                <w:noProof/>
              </w:rPr>
            </w:rPrChange>
          </w:rPr>
          <w:delText>7.1.2.3</w:delText>
        </w:r>
        <w:r w:rsidDel="002E3298">
          <w:rPr>
            <w:rFonts w:asciiTheme="minorHAnsi" w:eastAsiaTheme="minorEastAsia" w:hAnsiTheme="minorHAnsi" w:cstheme="minorBidi"/>
            <w:noProof/>
            <w:color w:val="auto"/>
            <w:sz w:val="22"/>
            <w:szCs w:val="22"/>
          </w:rPr>
          <w:tab/>
        </w:r>
        <w:r w:rsidRPr="002E3298" w:rsidDel="002E3298">
          <w:rPr>
            <w:rStyle w:val="Hyperlink"/>
            <w:noProof/>
            <w:rPrChange w:id="835" w:author="Kostiantyn Kudriavtsev" w:date="2016-09-13T13:58:00Z">
              <w:rPr>
                <w:rStyle w:val="Hyperlink"/>
                <w:noProof/>
              </w:rPr>
            </w:rPrChange>
          </w:rPr>
          <w:delText>Specific deployment aspects</w:delText>
        </w:r>
        <w:r w:rsidDel="002E3298">
          <w:rPr>
            <w:noProof/>
            <w:webHidden/>
          </w:rPr>
          <w:tab/>
          <w:delText>34</w:delText>
        </w:r>
      </w:del>
    </w:p>
    <w:p w14:paraId="7BF9CC0D" w14:textId="77777777" w:rsidR="00EF097F" w:rsidDel="002E3298" w:rsidRDefault="00EF097F">
      <w:pPr>
        <w:pStyle w:val="TOC2"/>
        <w:tabs>
          <w:tab w:val="right" w:leader="dot" w:pos="9347"/>
        </w:tabs>
        <w:rPr>
          <w:del w:id="836" w:author="Kostiantyn Kudriavtsev" w:date="2016-09-13T13:58:00Z"/>
          <w:rFonts w:asciiTheme="minorHAnsi" w:eastAsiaTheme="minorEastAsia" w:hAnsiTheme="minorHAnsi" w:cstheme="minorBidi"/>
          <w:caps w:val="0"/>
          <w:noProof/>
          <w:color w:val="auto"/>
          <w:sz w:val="22"/>
          <w:szCs w:val="22"/>
        </w:rPr>
      </w:pPr>
      <w:del w:id="837" w:author="Kostiantyn Kudriavtsev" w:date="2016-09-13T13:58:00Z">
        <w:r w:rsidRPr="002E3298" w:rsidDel="002E3298">
          <w:rPr>
            <w:rStyle w:val="Hyperlink"/>
            <w:noProof/>
            <w:rPrChange w:id="838" w:author="Kostiantyn Kudriavtsev" w:date="2016-09-13T13:58:00Z">
              <w:rPr>
                <w:rStyle w:val="Hyperlink"/>
                <w:noProof/>
              </w:rPr>
            </w:rPrChange>
          </w:rPr>
          <w:delText>Architecture Constraints and Limitations</w:delText>
        </w:r>
        <w:r w:rsidDel="002E3298">
          <w:rPr>
            <w:noProof/>
            <w:webHidden/>
          </w:rPr>
          <w:tab/>
          <w:delText>34</w:delText>
        </w:r>
      </w:del>
    </w:p>
    <w:p w14:paraId="391604BC" w14:textId="77777777" w:rsidR="00EF097F" w:rsidDel="002E3298" w:rsidRDefault="00EF097F">
      <w:pPr>
        <w:pStyle w:val="TOC1"/>
        <w:tabs>
          <w:tab w:val="left" w:pos="400"/>
          <w:tab w:val="right" w:leader="dot" w:pos="9347"/>
        </w:tabs>
        <w:rPr>
          <w:del w:id="839" w:author="Kostiantyn Kudriavtsev" w:date="2016-09-13T13:58:00Z"/>
          <w:rFonts w:asciiTheme="minorHAnsi" w:eastAsiaTheme="minorEastAsia" w:hAnsiTheme="minorHAnsi" w:cstheme="minorBidi"/>
          <w:bCs w:val="0"/>
          <w:caps w:val="0"/>
          <w:noProof/>
          <w:color w:val="auto"/>
          <w:sz w:val="22"/>
          <w:szCs w:val="22"/>
        </w:rPr>
      </w:pPr>
      <w:del w:id="840" w:author="Kostiantyn Kudriavtsev" w:date="2016-09-13T13:58:00Z">
        <w:r w:rsidRPr="002E3298" w:rsidDel="002E3298">
          <w:rPr>
            <w:rStyle w:val="Hyperlink"/>
            <w:noProof/>
            <w:rPrChange w:id="841" w:author="Kostiantyn Kudriavtsev" w:date="2016-09-13T13:58:00Z">
              <w:rPr>
                <w:rStyle w:val="Hyperlink"/>
                <w:noProof/>
              </w:rPr>
            </w:rPrChange>
          </w:rPr>
          <w:delText>8</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842" w:author="Kostiantyn Kudriavtsev" w:date="2016-09-13T13:58:00Z">
              <w:rPr>
                <w:rStyle w:val="Hyperlink"/>
                <w:noProof/>
              </w:rPr>
            </w:rPrChange>
          </w:rPr>
          <w:delText>Transition</w:delText>
        </w:r>
        <w:r w:rsidDel="002E3298">
          <w:rPr>
            <w:noProof/>
            <w:webHidden/>
          </w:rPr>
          <w:tab/>
          <w:delText>34</w:delText>
        </w:r>
      </w:del>
    </w:p>
    <w:p w14:paraId="1CC07D6F" w14:textId="77777777" w:rsidR="00EF097F" w:rsidDel="002E3298" w:rsidRDefault="00EF097F">
      <w:pPr>
        <w:pStyle w:val="TOC1"/>
        <w:tabs>
          <w:tab w:val="left" w:pos="1400"/>
          <w:tab w:val="right" w:leader="dot" w:pos="9347"/>
        </w:tabs>
        <w:rPr>
          <w:del w:id="843" w:author="Kostiantyn Kudriavtsev" w:date="2016-09-13T13:58:00Z"/>
          <w:rFonts w:asciiTheme="minorHAnsi" w:eastAsiaTheme="minorEastAsia" w:hAnsiTheme="minorHAnsi" w:cstheme="minorBidi"/>
          <w:bCs w:val="0"/>
          <w:caps w:val="0"/>
          <w:noProof/>
          <w:color w:val="auto"/>
          <w:sz w:val="22"/>
          <w:szCs w:val="22"/>
        </w:rPr>
      </w:pPr>
      <w:del w:id="844" w:author="Kostiantyn Kudriavtsev" w:date="2016-09-13T13:58:00Z">
        <w:r w:rsidRPr="002E3298" w:rsidDel="002E3298">
          <w:rPr>
            <w:rStyle w:val="Hyperlink"/>
            <w:noProof/>
            <w:rPrChange w:id="845" w:author="Kostiantyn Kudriavtsev" w:date="2016-09-13T13:58:00Z">
              <w:rPr>
                <w:rStyle w:val="Hyperlink"/>
                <w:noProof/>
              </w:rPr>
            </w:rPrChange>
          </w:rPr>
          <w:delText>Appendix A.</w:delText>
        </w:r>
        <w:r w:rsidDel="002E3298">
          <w:rPr>
            <w:rFonts w:asciiTheme="minorHAnsi" w:eastAsiaTheme="minorEastAsia" w:hAnsiTheme="minorHAnsi" w:cstheme="minorBidi"/>
            <w:bCs w:val="0"/>
            <w:caps w:val="0"/>
            <w:noProof/>
            <w:color w:val="auto"/>
            <w:sz w:val="22"/>
            <w:szCs w:val="22"/>
          </w:rPr>
          <w:tab/>
        </w:r>
        <w:r w:rsidRPr="002E3298" w:rsidDel="002E3298">
          <w:rPr>
            <w:rStyle w:val="Hyperlink"/>
            <w:noProof/>
            <w:rPrChange w:id="846" w:author="Kostiantyn Kudriavtsev" w:date="2016-09-13T13:58:00Z">
              <w:rPr>
                <w:rStyle w:val="Hyperlink"/>
                <w:noProof/>
              </w:rPr>
            </w:rPrChange>
          </w:rPr>
          <w:delText>Solution Architecture Quality Attributes</w:delText>
        </w:r>
        <w:r w:rsidDel="002E3298">
          <w:rPr>
            <w:noProof/>
            <w:webHidden/>
          </w:rPr>
          <w:tab/>
          <w:delText>36</w:delText>
        </w:r>
      </w:del>
    </w:p>
    <w:p w14:paraId="12968C30" w14:textId="77777777" w:rsidR="00700A3B" w:rsidDel="00EF097F" w:rsidRDefault="00700A3B">
      <w:pPr>
        <w:pStyle w:val="TOC1"/>
        <w:tabs>
          <w:tab w:val="left" w:pos="400"/>
          <w:tab w:val="right" w:leader="dot" w:pos="9347"/>
        </w:tabs>
        <w:rPr>
          <w:del w:id="847" w:author="Kostiantyn Kudriavtsev" w:date="2016-09-13T13:52:00Z"/>
          <w:rFonts w:asciiTheme="minorHAnsi" w:eastAsiaTheme="minorEastAsia" w:hAnsiTheme="minorHAnsi" w:cstheme="minorBidi"/>
          <w:bCs w:val="0"/>
          <w:caps w:val="0"/>
          <w:noProof/>
          <w:color w:val="auto"/>
          <w:sz w:val="22"/>
          <w:szCs w:val="22"/>
        </w:rPr>
      </w:pPr>
      <w:del w:id="848" w:author="Kostiantyn Kudriavtsev" w:date="2016-09-13T13:52:00Z">
        <w:r w:rsidRPr="00EF097F" w:rsidDel="00EF097F">
          <w:rPr>
            <w:noProof/>
            <w:rPrChange w:id="849" w:author="Kostiantyn Kudriavtsev" w:date="2016-09-13T13:52:00Z">
              <w:rPr>
                <w:rStyle w:val="Hyperlink"/>
                <w:noProof/>
              </w:rPr>
            </w:rPrChange>
          </w:rPr>
          <w:delText>1</w:delText>
        </w:r>
        <w:r w:rsidDel="00EF097F">
          <w:rPr>
            <w:rFonts w:asciiTheme="minorHAnsi" w:eastAsiaTheme="minorEastAsia" w:hAnsiTheme="minorHAnsi" w:cstheme="minorBidi"/>
            <w:bCs w:val="0"/>
            <w:caps w:val="0"/>
            <w:noProof/>
            <w:color w:val="auto"/>
            <w:sz w:val="22"/>
            <w:szCs w:val="22"/>
          </w:rPr>
          <w:tab/>
        </w:r>
        <w:r w:rsidRPr="00EF097F" w:rsidDel="00EF097F">
          <w:rPr>
            <w:noProof/>
            <w:rPrChange w:id="850" w:author="Kostiantyn Kudriavtsev" w:date="2016-09-13T13:52:00Z">
              <w:rPr>
                <w:rStyle w:val="Hyperlink"/>
                <w:noProof/>
              </w:rPr>
            </w:rPrChange>
          </w:rPr>
          <w:delText>Executive Summary</w:delText>
        </w:r>
        <w:r w:rsidDel="00EF097F">
          <w:rPr>
            <w:noProof/>
            <w:webHidden/>
          </w:rPr>
          <w:tab/>
        </w:r>
        <w:r w:rsidR="00DD44B1" w:rsidDel="00EF097F">
          <w:rPr>
            <w:noProof/>
            <w:webHidden/>
          </w:rPr>
          <w:delText>5</w:delText>
        </w:r>
      </w:del>
    </w:p>
    <w:p w14:paraId="348CC303" w14:textId="77777777" w:rsidR="00700A3B" w:rsidDel="00EF097F" w:rsidRDefault="00700A3B">
      <w:pPr>
        <w:pStyle w:val="TOC1"/>
        <w:tabs>
          <w:tab w:val="left" w:pos="400"/>
          <w:tab w:val="right" w:leader="dot" w:pos="9347"/>
        </w:tabs>
        <w:rPr>
          <w:del w:id="851" w:author="Kostiantyn Kudriavtsev" w:date="2016-09-13T13:52:00Z"/>
          <w:rFonts w:asciiTheme="minorHAnsi" w:eastAsiaTheme="minorEastAsia" w:hAnsiTheme="minorHAnsi" w:cstheme="minorBidi"/>
          <w:bCs w:val="0"/>
          <w:caps w:val="0"/>
          <w:noProof/>
          <w:color w:val="auto"/>
          <w:sz w:val="22"/>
          <w:szCs w:val="22"/>
        </w:rPr>
      </w:pPr>
      <w:del w:id="852" w:author="Kostiantyn Kudriavtsev" w:date="2016-09-13T13:52:00Z">
        <w:r w:rsidRPr="00EF097F" w:rsidDel="00EF097F">
          <w:rPr>
            <w:noProof/>
            <w:rPrChange w:id="853" w:author="Kostiantyn Kudriavtsev" w:date="2016-09-13T13:52:00Z">
              <w:rPr>
                <w:rStyle w:val="Hyperlink"/>
                <w:noProof/>
              </w:rPr>
            </w:rPrChange>
          </w:rPr>
          <w:delText>2</w:delText>
        </w:r>
        <w:r w:rsidDel="00EF097F">
          <w:rPr>
            <w:rFonts w:asciiTheme="minorHAnsi" w:eastAsiaTheme="minorEastAsia" w:hAnsiTheme="minorHAnsi" w:cstheme="minorBidi"/>
            <w:bCs w:val="0"/>
            <w:caps w:val="0"/>
            <w:noProof/>
            <w:color w:val="auto"/>
            <w:sz w:val="22"/>
            <w:szCs w:val="22"/>
          </w:rPr>
          <w:tab/>
        </w:r>
        <w:r w:rsidRPr="00EF097F" w:rsidDel="00EF097F">
          <w:rPr>
            <w:noProof/>
            <w:rPrChange w:id="854" w:author="Kostiantyn Kudriavtsev" w:date="2016-09-13T13:52:00Z">
              <w:rPr>
                <w:rStyle w:val="Hyperlink"/>
                <w:noProof/>
              </w:rPr>
            </w:rPrChange>
          </w:rPr>
          <w:delText>Introduction</w:delText>
        </w:r>
        <w:r w:rsidDel="00EF097F">
          <w:rPr>
            <w:noProof/>
            <w:webHidden/>
          </w:rPr>
          <w:tab/>
        </w:r>
        <w:r w:rsidR="00DD44B1" w:rsidDel="00EF097F">
          <w:rPr>
            <w:noProof/>
            <w:webHidden/>
          </w:rPr>
          <w:delText>6</w:delText>
        </w:r>
      </w:del>
    </w:p>
    <w:p w14:paraId="17221F10" w14:textId="77777777" w:rsidR="00700A3B" w:rsidDel="00EF097F" w:rsidRDefault="00700A3B">
      <w:pPr>
        <w:pStyle w:val="TOC2"/>
        <w:tabs>
          <w:tab w:val="left" w:pos="800"/>
          <w:tab w:val="right" w:leader="dot" w:pos="9347"/>
        </w:tabs>
        <w:rPr>
          <w:del w:id="855" w:author="Kostiantyn Kudriavtsev" w:date="2016-09-13T13:52:00Z"/>
          <w:rFonts w:asciiTheme="minorHAnsi" w:eastAsiaTheme="minorEastAsia" w:hAnsiTheme="minorHAnsi" w:cstheme="minorBidi"/>
          <w:caps w:val="0"/>
          <w:noProof/>
          <w:color w:val="auto"/>
          <w:sz w:val="22"/>
          <w:szCs w:val="22"/>
        </w:rPr>
      </w:pPr>
      <w:del w:id="856" w:author="Kostiantyn Kudriavtsev" w:date="2016-09-13T13:52:00Z">
        <w:r w:rsidRPr="00EF097F" w:rsidDel="00EF097F">
          <w:rPr>
            <w:noProof/>
            <w:rPrChange w:id="857" w:author="Kostiantyn Kudriavtsev" w:date="2016-09-13T13:52:00Z">
              <w:rPr>
                <w:rStyle w:val="Hyperlink"/>
                <w:noProof/>
              </w:rPr>
            </w:rPrChange>
          </w:rPr>
          <w:delText>2.1</w:delText>
        </w:r>
        <w:r w:rsidDel="00EF097F">
          <w:rPr>
            <w:rFonts w:asciiTheme="minorHAnsi" w:eastAsiaTheme="minorEastAsia" w:hAnsiTheme="minorHAnsi" w:cstheme="minorBidi"/>
            <w:caps w:val="0"/>
            <w:noProof/>
            <w:color w:val="auto"/>
            <w:sz w:val="22"/>
            <w:szCs w:val="22"/>
          </w:rPr>
          <w:tab/>
        </w:r>
        <w:r w:rsidRPr="00EF097F" w:rsidDel="00EF097F">
          <w:rPr>
            <w:noProof/>
            <w:rPrChange w:id="858" w:author="Kostiantyn Kudriavtsev" w:date="2016-09-13T13:52:00Z">
              <w:rPr>
                <w:rStyle w:val="Hyperlink"/>
                <w:noProof/>
              </w:rPr>
            </w:rPrChange>
          </w:rPr>
          <w:delText>Definitions, Acronyms, Abbreviations</w:delText>
        </w:r>
        <w:r w:rsidDel="00EF097F">
          <w:rPr>
            <w:noProof/>
            <w:webHidden/>
          </w:rPr>
          <w:tab/>
        </w:r>
        <w:r w:rsidR="00DD44B1" w:rsidDel="00EF097F">
          <w:rPr>
            <w:noProof/>
            <w:webHidden/>
          </w:rPr>
          <w:delText>6</w:delText>
        </w:r>
      </w:del>
    </w:p>
    <w:p w14:paraId="130E5B8B" w14:textId="77777777" w:rsidR="00700A3B" w:rsidDel="00EF097F" w:rsidRDefault="00700A3B">
      <w:pPr>
        <w:pStyle w:val="TOC2"/>
        <w:tabs>
          <w:tab w:val="left" w:pos="800"/>
          <w:tab w:val="right" w:leader="dot" w:pos="9347"/>
        </w:tabs>
        <w:rPr>
          <w:del w:id="859" w:author="Kostiantyn Kudriavtsev" w:date="2016-09-13T13:52:00Z"/>
          <w:rFonts w:asciiTheme="minorHAnsi" w:eastAsiaTheme="minorEastAsia" w:hAnsiTheme="minorHAnsi" w:cstheme="minorBidi"/>
          <w:caps w:val="0"/>
          <w:noProof/>
          <w:color w:val="auto"/>
          <w:sz w:val="22"/>
          <w:szCs w:val="22"/>
        </w:rPr>
      </w:pPr>
      <w:del w:id="860" w:author="Kostiantyn Kudriavtsev" w:date="2016-09-13T13:52:00Z">
        <w:r w:rsidRPr="00EF097F" w:rsidDel="00EF097F">
          <w:rPr>
            <w:noProof/>
            <w:rPrChange w:id="861" w:author="Kostiantyn Kudriavtsev" w:date="2016-09-13T13:52:00Z">
              <w:rPr>
                <w:rStyle w:val="Hyperlink"/>
                <w:noProof/>
              </w:rPr>
            </w:rPrChange>
          </w:rPr>
          <w:delText>2.2</w:delText>
        </w:r>
        <w:r w:rsidDel="00EF097F">
          <w:rPr>
            <w:rFonts w:asciiTheme="minorHAnsi" w:eastAsiaTheme="minorEastAsia" w:hAnsiTheme="minorHAnsi" w:cstheme="minorBidi"/>
            <w:caps w:val="0"/>
            <w:noProof/>
            <w:color w:val="auto"/>
            <w:sz w:val="22"/>
            <w:szCs w:val="22"/>
          </w:rPr>
          <w:tab/>
        </w:r>
        <w:r w:rsidRPr="00EF097F" w:rsidDel="00EF097F">
          <w:rPr>
            <w:noProof/>
            <w:rPrChange w:id="862" w:author="Kostiantyn Kudriavtsev" w:date="2016-09-13T13:52:00Z">
              <w:rPr>
                <w:rStyle w:val="Hyperlink"/>
                <w:noProof/>
              </w:rPr>
            </w:rPrChange>
          </w:rPr>
          <w:delText>Purpose</w:delText>
        </w:r>
        <w:r w:rsidDel="00EF097F">
          <w:rPr>
            <w:noProof/>
            <w:webHidden/>
          </w:rPr>
          <w:tab/>
        </w:r>
        <w:r w:rsidR="00DD44B1" w:rsidDel="00EF097F">
          <w:rPr>
            <w:noProof/>
            <w:webHidden/>
          </w:rPr>
          <w:delText>6</w:delText>
        </w:r>
      </w:del>
    </w:p>
    <w:p w14:paraId="28DA95DA" w14:textId="77777777" w:rsidR="00700A3B" w:rsidDel="00EF097F" w:rsidRDefault="00700A3B">
      <w:pPr>
        <w:pStyle w:val="TOC3"/>
        <w:tabs>
          <w:tab w:val="left" w:pos="1200"/>
          <w:tab w:val="right" w:leader="dot" w:pos="9347"/>
        </w:tabs>
        <w:rPr>
          <w:del w:id="863" w:author="Kostiantyn Kudriavtsev" w:date="2016-09-13T13:52:00Z"/>
          <w:rFonts w:asciiTheme="minorHAnsi" w:eastAsiaTheme="minorEastAsia" w:hAnsiTheme="minorHAnsi" w:cstheme="minorBidi"/>
          <w:iCs w:val="0"/>
          <w:noProof/>
          <w:color w:val="auto"/>
          <w:sz w:val="22"/>
          <w:szCs w:val="22"/>
        </w:rPr>
      </w:pPr>
      <w:del w:id="864" w:author="Kostiantyn Kudriavtsev" w:date="2016-09-13T13:52:00Z">
        <w:r w:rsidRPr="00EF097F" w:rsidDel="00EF097F">
          <w:rPr>
            <w:noProof/>
            <w:rPrChange w:id="865" w:author="Kostiantyn Kudriavtsev" w:date="2016-09-13T13:52:00Z">
              <w:rPr>
                <w:rStyle w:val="Hyperlink"/>
                <w:noProof/>
              </w:rPr>
            </w:rPrChange>
          </w:rPr>
          <w:delText>2.2.1</w:delText>
        </w:r>
        <w:r w:rsidDel="00EF097F">
          <w:rPr>
            <w:rFonts w:asciiTheme="minorHAnsi" w:eastAsiaTheme="minorEastAsia" w:hAnsiTheme="minorHAnsi" w:cstheme="minorBidi"/>
            <w:iCs w:val="0"/>
            <w:noProof/>
            <w:color w:val="auto"/>
            <w:sz w:val="22"/>
            <w:szCs w:val="22"/>
          </w:rPr>
          <w:tab/>
        </w:r>
        <w:r w:rsidRPr="00EF097F" w:rsidDel="00EF097F">
          <w:rPr>
            <w:noProof/>
            <w:rPrChange w:id="866" w:author="Kostiantyn Kudriavtsev" w:date="2016-09-13T13:52:00Z">
              <w:rPr>
                <w:rStyle w:val="Hyperlink"/>
                <w:noProof/>
              </w:rPr>
            </w:rPrChange>
          </w:rPr>
          <w:delText>Stakeholders</w:delText>
        </w:r>
        <w:r w:rsidDel="00EF097F">
          <w:rPr>
            <w:noProof/>
            <w:webHidden/>
          </w:rPr>
          <w:tab/>
        </w:r>
        <w:r w:rsidR="00DD44B1" w:rsidDel="00EF097F">
          <w:rPr>
            <w:noProof/>
            <w:webHidden/>
          </w:rPr>
          <w:delText>6</w:delText>
        </w:r>
      </w:del>
    </w:p>
    <w:p w14:paraId="64B38211" w14:textId="77777777" w:rsidR="00700A3B" w:rsidDel="00EF097F" w:rsidRDefault="00700A3B">
      <w:pPr>
        <w:pStyle w:val="TOC3"/>
        <w:tabs>
          <w:tab w:val="left" w:pos="1200"/>
          <w:tab w:val="right" w:leader="dot" w:pos="9347"/>
        </w:tabs>
        <w:rPr>
          <w:del w:id="867" w:author="Kostiantyn Kudriavtsev" w:date="2016-09-13T13:52:00Z"/>
          <w:rFonts w:asciiTheme="minorHAnsi" w:eastAsiaTheme="minorEastAsia" w:hAnsiTheme="minorHAnsi" w:cstheme="minorBidi"/>
          <w:iCs w:val="0"/>
          <w:noProof/>
          <w:color w:val="auto"/>
          <w:sz w:val="22"/>
          <w:szCs w:val="22"/>
        </w:rPr>
      </w:pPr>
      <w:del w:id="868" w:author="Kostiantyn Kudriavtsev" w:date="2016-09-13T13:52:00Z">
        <w:r w:rsidRPr="00EF097F" w:rsidDel="00EF097F">
          <w:rPr>
            <w:noProof/>
            <w:rPrChange w:id="869" w:author="Kostiantyn Kudriavtsev" w:date="2016-09-13T13:52:00Z">
              <w:rPr>
                <w:rStyle w:val="Hyperlink"/>
                <w:noProof/>
              </w:rPr>
            </w:rPrChange>
          </w:rPr>
          <w:delText>2.2.2</w:delText>
        </w:r>
        <w:r w:rsidDel="00EF097F">
          <w:rPr>
            <w:rFonts w:asciiTheme="minorHAnsi" w:eastAsiaTheme="minorEastAsia" w:hAnsiTheme="minorHAnsi" w:cstheme="minorBidi"/>
            <w:iCs w:val="0"/>
            <w:noProof/>
            <w:color w:val="auto"/>
            <w:sz w:val="22"/>
            <w:szCs w:val="22"/>
          </w:rPr>
          <w:tab/>
        </w:r>
        <w:r w:rsidRPr="00EF097F" w:rsidDel="00EF097F">
          <w:rPr>
            <w:noProof/>
            <w:rPrChange w:id="870" w:author="Kostiantyn Kudriavtsev" w:date="2016-09-13T13:52:00Z">
              <w:rPr>
                <w:rStyle w:val="Hyperlink"/>
                <w:noProof/>
              </w:rPr>
            </w:rPrChange>
          </w:rPr>
          <w:delText>Goals</w:delText>
        </w:r>
        <w:r w:rsidDel="00EF097F">
          <w:rPr>
            <w:noProof/>
            <w:webHidden/>
          </w:rPr>
          <w:tab/>
        </w:r>
        <w:r w:rsidR="00DD44B1" w:rsidDel="00EF097F">
          <w:rPr>
            <w:noProof/>
            <w:webHidden/>
          </w:rPr>
          <w:delText>6</w:delText>
        </w:r>
      </w:del>
    </w:p>
    <w:p w14:paraId="5591B704" w14:textId="77777777" w:rsidR="00700A3B" w:rsidDel="00EF097F" w:rsidRDefault="00700A3B">
      <w:pPr>
        <w:pStyle w:val="TOC2"/>
        <w:tabs>
          <w:tab w:val="left" w:pos="800"/>
          <w:tab w:val="right" w:leader="dot" w:pos="9347"/>
        </w:tabs>
        <w:rPr>
          <w:del w:id="871" w:author="Kostiantyn Kudriavtsev" w:date="2016-09-13T13:52:00Z"/>
          <w:rFonts w:asciiTheme="minorHAnsi" w:eastAsiaTheme="minorEastAsia" w:hAnsiTheme="minorHAnsi" w:cstheme="minorBidi"/>
          <w:caps w:val="0"/>
          <w:noProof/>
          <w:color w:val="auto"/>
          <w:sz w:val="22"/>
          <w:szCs w:val="22"/>
        </w:rPr>
      </w:pPr>
      <w:del w:id="872" w:author="Kostiantyn Kudriavtsev" w:date="2016-09-13T13:52:00Z">
        <w:r w:rsidRPr="00EF097F" w:rsidDel="00EF097F">
          <w:rPr>
            <w:noProof/>
            <w:rPrChange w:id="873" w:author="Kostiantyn Kudriavtsev" w:date="2016-09-13T13:52:00Z">
              <w:rPr>
                <w:rStyle w:val="Hyperlink"/>
                <w:noProof/>
              </w:rPr>
            </w:rPrChange>
          </w:rPr>
          <w:delText>2.3</w:delText>
        </w:r>
        <w:r w:rsidDel="00EF097F">
          <w:rPr>
            <w:rFonts w:asciiTheme="minorHAnsi" w:eastAsiaTheme="minorEastAsia" w:hAnsiTheme="minorHAnsi" w:cstheme="minorBidi"/>
            <w:caps w:val="0"/>
            <w:noProof/>
            <w:color w:val="auto"/>
            <w:sz w:val="22"/>
            <w:szCs w:val="22"/>
          </w:rPr>
          <w:tab/>
        </w:r>
        <w:r w:rsidRPr="00EF097F" w:rsidDel="00EF097F">
          <w:rPr>
            <w:noProof/>
            <w:rPrChange w:id="874" w:author="Kostiantyn Kudriavtsev" w:date="2016-09-13T13:52:00Z">
              <w:rPr>
                <w:rStyle w:val="Hyperlink"/>
                <w:noProof/>
              </w:rPr>
            </w:rPrChange>
          </w:rPr>
          <w:delText>Business drivers</w:delText>
        </w:r>
        <w:r w:rsidDel="00EF097F">
          <w:rPr>
            <w:noProof/>
            <w:webHidden/>
          </w:rPr>
          <w:tab/>
        </w:r>
        <w:r w:rsidR="00DD44B1" w:rsidDel="00EF097F">
          <w:rPr>
            <w:noProof/>
            <w:webHidden/>
          </w:rPr>
          <w:delText>6</w:delText>
        </w:r>
      </w:del>
    </w:p>
    <w:p w14:paraId="5227036C" w14:textId="77777777" w:rsidR="00700A3B" w:rsidDel="00EF097F" w:rsidRDefault="00700A3B">
      <w:pPr>
        <w:pStyle w:val="TOC2"/>
        <w:tabs>
          <w:tab w:val="left" w:pos="800"/>
          <w:tab w:val="right" w:leader="dot" w:pos="9347"/>
        </w:tabs>
        <w:rPr>
          <w:del w:id="875" w:author="Kostiantyn Kudriavtsev" w:date="2016-09-13T13:52:00Z"/>
          <w:rFonts w:asciiTheme="minorHAnsi" w:eastAsiaTheme="minorEastAsia" w:hAnsiTheme="minorHAnsi" w:cstheme="minorBidi"/>
          <w:caps w:val="0"/>
          <w:noProof/>
          <w:color w:val="auto"/>
          <w:sz w:val="22"/>
          <w:szCs w:val="22"/>
        </w:rPr>
      </w:pPr>
      <w:del w:id="876" w:author="Kostiantyn Kudriavtsev" w:date="2016-09-13T13:52:00Z">
        <w:r w:rsidRPr="00EF097F" w:rsidDel="00EF097F">
          <w:rPr>
            <w:noProof/>
            <w:rPrChange w:id="877" w:author="Kostiantyn Kudriavtsev" w:date="2016-09-13T13:52:00Z">
              <w:rPr>
                <w:rStyle w:val="Hyperlink"/>
                <w:noProof/>
              </w:rPr>
            </w:rPrChange>
          </w:rPr>
          <w:delText>2.4</w:delText>
        </w:r>
        <w:r w:rsidDel="00EF097F">
          <w:rPr>
            <w:rFonts w:asciiTheme="minorHAnsi" w:eastAsiaTheme="minorEastAsia" w:hAnsiTheme="minorHAnsi" w:cstheme="minorBidi"/>
            <w:caps w:val="0"/>
            <w:noProof/>
            <w:color w:val="auto"/>
            <w:sz w:val="22"/>
            <w:szCs w:val="22"/>
          </w:rPr>
          <w:tab/>
        </w:r>
        <w:r w:rsidRPr="00EF097F" w:rsidDel="00EF097F">
          <w:rPr>
            <w:noProof/>
            <w:rPrChange w:id="878" w:author="Kostiantyn Kudriavtsev" w:date="2016-09-13T13:52:00Z">
              <w:rPr>
                <w:rStyle w:val="Hyperlink"/>
                <w:noProof/>
              </w:rPr>
            </w:rPrChange>
          </w:rPr>
          <w:delText>Scope</w:delText>
        </w:r>
        <w:r w:rsidDel="00EF097F">
          <w:rPr>
            <w:noProof/>
            <w:webHidden/>
          </w:rPr>
          <w:tab/>
        </w:r>
        <w:r w:rsidR="00DD44B1" w:rsidDel="00EF097F">
          <w:rPr>
            <w:noProof/>
            <w:webHidden/>
          </w:rPr>
          <w:delText>6</w:delText>
        </w:r>
      </w:del>
    </w:p>
    <w:p w14:paraId="3DBB2073" w14:textId="77777777" w:rsidR="00700A3B" w:rsidDel="00EF097F" w:rsidRDefault="00700A3B">
      <w:pPr>
        <w:pStyle w:val="TOC2"/>
        <w:tabs>
          <w:tab w:val="left" w:pos="800"/>
          <w:tab w:val="right" w:leader="dot" w:pos="9347"/>
        </w:tabs>
        <w:rPr>
          <w:del w:id="879" w:author="Kostiantyn Kudriavtsev" w:date="2016-09-13T13:52:00Z"/>
          <w:rFonts w:asciiTheme="minorHAnsi" w:eastAsiaTheme="minorEastAsia" w:hAnsiTheme="minorHAnsi" w:cstheme="minorBidi"/>
          <w:caps w:val="0"/>
          <w:noProof/>
          <w:color w:val="auto"/>
          <w:sz w:val="22"/>
          <w:szCs w:val="22"/>
        </w:rPr>
      </w:pPr>
      <w:del w:id="880" w:author="Kostiantyn Kudriavtsev" w:date="2016-09-13T13:52:00Z">
        <w:r w:rsidRPr="00EF097F" w:rsidDel="00EF097F">
          <w:rPr>
            <w:noProof/>
            <w:rPrChange w:id="881" w:author="Kostiantyn Kudriavtsev" w:date="2016-09-13T13:52:00Z">
              <w:rPr>
                <w:rStyle w:val="Hyperlink"/>
                <w:noProof/>
              </w:rPr>
            </w:rPrChange>
          </w:rPr>
          <w:delText>2.5</w:delText>
        </w:r>
        <w:r w:rsidDel="00EF097F">
          <w:rPr>
            <w:rFonts w:asciiTheme="minorHAnsi" w:eastAsiaTheme="minorEastAsia" w:hAnsiTheme="minorHAnsi" w:cstheme="minorBidi"/>
            <w:caps w:val="0"/>
            <w:noProof/>
            <w:color w:val="auto"/>
            <w:sz w:val="22"/>
            <w:szCs w:val="22"/>
          </w:rPr>
          <w:tab/>
        </w:r>
        <w:r w:rsidRPr="00EF097F" w:rsidDel="00EF097F">
          <w:rPr>
            <w:noProof/>
            <w:rPrChange w:id="882" w:author="Kostiantyn Kudriavtsev" w:date="2016-09-13T13:52:00Z">
              <w:rPr>
                <w:rStyle w:val="Hyperlink"/>
                <w:noProof/>
              </w:rPr>
            </w:rPrChange>
          </w:rPr>
          <w:delText>Document Overview</w:delText>
        </w:r>
        <w:r w:rsidDel="00EF097F">
          <w:rPr>
            <w:noProof/>
            <w:webHidden/>
          </w:rPr>
          <w:tab/>
        </w:r>
        <w:r w:rsidR="00DD44B1" w:rsidDel="00EF097F">
          <w:rPr>
            <w:noProof/>
            <w:webHidden/>
          </w:rPr>
          <w:delText>6</w:delText>
        </w:r>
      </w:del>
    </w:p>
    <w:p w14:paraId="4ED8A9ED" w14:textId="77777777" w:rsidR="00700A3B" w:rsidDel="00EF097F" w:rsidRDefault="00700A3B">
      <w:pPr>
        <w:pStyle w:val="TOC1"/>
        <w:tabs>
          <w:tab w:val="left" w:pos="400"/>
          <w:tab w:val="right" w:leader="dot" w:pos="9347"/>
        </w:tabs>
        <w:rPr>
          <w:del w:id="883" w:author="Kostiantyn Kudriavtsev" w:date="2016-09-13T13:52:00Z"/>
          <w:rFonts w:asciiTheme="minorHAnsi" w:eastAsiaTheme="minorEastAsia" w:hAnsiTheme="minorHAnsi" w:cstheme="minorBidi"/>
          <w:bCs w:val="0"/>
          <w:caps w:val="0"/>
          <w:noProof/>
          <w:color w:val="auto"/>
          <w:sz w:val="22"/>
          <w:szCs w:val="22"/>
        </w:rPr>
      </w:pPr>
      <w:del w:id="884" w:author="Kostiantyn Kudriavtsev" w:date="2016-09-13T13:52:00Z">
        <w:r w:rsidRPr="00EF097F" w:rsidDel="00EF097F">
          <w:rPr>
            <w:noProof/>
            <w:rPrChange w:id="885" w:author="Kostiantyn Kudriavtsev" w:date="2016-09-13T13:52:00Z">
              <w:rPr>
                <w:rStyle w:val="Hyperlink"/>
                <w:noProof/>
              </w:rPr>
            </w:rPrChange>
          </w:rPr>
          <w:delText>3</w:delText>
        </w:r>
        <w:r w:rsidDel="00EF097F">
          <w:rPr>
            <w:rFonts w:asciiTheme="minorHAnsi" w:eastAsiaTheme="minorEastAsia" w:hAnsiTheme="minorHAnsi" w:cstheme="minorBidi"/>
            <w:bCs w:val="0"/>
            <w:caps w:val="0"/>
            <w:noProof/>
            <w:color w:val="auto"/>
            <w:sz w:val="22"/>
            <w:szCs w:val="22"/>
          </w:rPr>
          <w:tab/>
        </w:r>
        <w:r w:rsidRPr="00EF097F" w:rsidDel="00EF097F">
          <w:rPr>
            <w:noProof/>
            <w:rPrChange w:id="886" w:author="Kostiantyn Kudriavtsev" w:date="2016-09-13T13:52:00Z">
              <w:rPr>
                <w:rStyle w:val="Hyperlink"/>
                <w:noProof/>
              </w:rPr>
            </w:rPrChange>
          </w:rPr>
          <w:delText>Requirements</w:delText>
        </w:r>
        <w:r w:rsidDel="00EF097F">
          <w:rPr>
            <w:noProof/>
            <w:webHidden/>
          </w:rPr>
          <w:tab/>
        </w:r>
        <w:r w:rsidR="00DD44B1" w:rsidDel="00EF097F">
          <w:rPr>
            <w:noProof/>
            <w:webHidden/>
          </w:rPr>
          <w:delText>6</w:delText>
        </w:r>
      </w:del>
    </w:p>
    <w:p w14:paraId="68FBD43E" w14:textId="77777777" w:rsidR="00700A3B" w:rsidDel="00EF097F" w:rsidRDefault="00700A3B">
      <w:pPr>
        <w:pStyle w:val="TOC2"/>
        <w:tabs>
          <w:tab w:val="left" w:pos="800"/>
          <w:tab w:val="right" w:leader="dot" w:pos="9347"/>
        </w:tabs>
        <w:rPr>
          <w:del w:id="887" w:author="Kostiantyn Kudriavtsev" w:date="2016-09-13T13:52:00Z"/>
          <w:rFonts w:asciiTheme="minorHAnsi" w:eastAsiaTheme="minorEastAsia" w:hAnsiTheme="minorHAnsi" w:cstheme="minorBidi"/>
          <w:caps w:val="0"/>
          <w:noProof/>
          <w:color w:val="auto"/>
          <w:sz w:val="22"/>
          <w:szCs w:val="22"/>
        </w:rPr>
      </w:pPr>
      <w:del w:id="888" w:author="Kostiantyn Kudriavtsev" w:date="2016-09-13T13:52:00Z">
        <w:r w:rsidRPr="00EF097F" w:rsidDel="00EF097F">
          <w:rPr>
            <w:noProof/>
            <w:rPrChange w:id="889" w:author="Kostiantyn Kudriavtsev" w:date="2016-09-13T13:52:00Z">
              <w:rPr>
                <w:rStyle w:val="Hyperlink"/>
                <w:noProof/>
              </w:rPr>
            </w:rPrChange>
          </w:rPr>
          <w:delText>3.1</w:delText>
        </w:r>
        <w:r w:rsidDel="00EF097F">
          <w:rPr>
            <w:rFonts w:asciiTheme="minorHAnsi" w:eastAsiaTheme="minorEastAsia" w:hAnsiTheme="minorHAnsi" w:cstheme="minorBidi"/>
            <w:caps w:val="0"/>
            <w:noProof/>
            <w:color w:val="auto"/>
            <w:sz w:val="22"/>
            <w:szCs w:val="22"/>
          </w:rPr>
          <w:tab/>
        </w:r>
        <w:r w:rsidRPr="00EF097F" w:rsidDel="00EF097F">
          <w:rPr>
            <w:noProof/>
            <w:rPrChange w:id="890" w:author="Kostiantyn Kudriavtsev" w:date="2016-09-13T13:52:00Z">
              <w:rPr>
                <w:rStyle w:val="Hyperlink"/>
                <w:noProof/>
              </w:rPr>
            </w:rPrChange>
          </w:rPr>
          <w:delText>Stakeholders</w:delText>
        </w:r>
        <w:r w:rsidDel="00EF097F">
          <w:rPr>
            <w:noProof/>
            <w:webHidden/>
          </w:rPr>
          <w:tab/>
        </w:r>
        <w:r w:rsidR="00DD44B1" w:rsidDel="00EF097F">
          <w:rPr>
            <w:noProof/>
            <w:webHidden/>
          </w:rPr>
          <w:delText>6</w:delText>
        </w:r>
      </w:del>
    </w:p>
    <w:p w14:paraId="200A44FD" w14:textId="77777777" w:rsidR="00700A3B" w:rsidDel="00EF097F" w:rsidRDefault="00700A3B">
      <w:pPr>
        <w:pStyle w:val="TOC2"/>
        <w:tabs>
          <w:tab w:val="left" w:pos="800"/>
          <w:tab w:val="right" w:leader="dot" w:pos="9347"/>
        </w:tabs>
        <w:rPr>
          <w:del w:id="891" w:author="Kostiantyn Kudriavtsev" w:date="2016-09-13T13:52:00Z"/>
          <w:rFonts w:asciiTheme="minorHAnsi" w:eastAsiaTheme="minorEastAsia" w:hAnsiTheme="minorHAnsi" w:cstheme="minorBidi"/>
          <w:caps w:val="0"/>
          <w:noProof/>
          <w:color w:val="auto"/>
          <w:sz w:val="22"/>
          <w:szCs w:val="22"/>
        </w:rPr>
      </w:pPr>
      <w:del w:id="892" w:author="Kostiantyn Kudriavtsev" w:date="2016-09-13T13:52:00Z">
        <w:r w:rsidRPr="00EF097F" w:rsidDel="00EF097F">
          <w:rPr>
            <w:noProof/>
            <w:rPrChange w:id="893" w:author="Kostiantyn Kudriavtsev" w:date="2016-09-13T13:52:00Z">
              <w:rPr>
                <w:rStyle w:val="Hyperlink"/>
                <w:noProof/>
              </w:rPr>
            </w:rPrChange>
          </w:rPr>
          <w:delText>3.2</w:delText>
        </w:r>
        <w:r w:rsidDel="00EF097F">
          <w:rPr>
            <w:rFonts w:asciiTheme="minorHAnsi" w:eastAsiaTheme="minorEastAsia" w:hAnsiTheme="minorHAnsi" w:cstheme="minorBidi"/>
            <w:caps w:val="0"/>
            <w:noProof/>
            <w:color w:val="auto"/>
            <w:sz w:val="22"/>
            <w:szCs w:val="22"/>
          </w:rPr>
          <w:tab/>
        </w:r>
        <w:r w:rsidRPr="00EF097F" w:rsidDel="00EF097F">
          <w:rPr>
            <w:noProof/>
            <w:rPrChange w:id="894" w:author="Kostiantyn Kudriavtsev" w:date="2016-09-13T13:52:00Z">
              <w:rPr>
                <w:rStyle w:val="Hyperlink"/>
                <w:noProof/>
              </w:rPr>
            </w:rPrChange>
          </w:rPr>
          <w:delText>Functional requirements</w:delText>
        </w:r>
        <w:r w:rsidDel="00EF097F">
          <w:rPr>
            <w:noProof/>
            <w:webHidden/>
          </w:rPr>
          <w:tab/>
        </w:r>
        <w:r w:rsidR="00DD44B1" w:rsidDel="00EF097F">
          <w:rPr>
            <w:noProof/>
            <w:webHidden/>
          </w:rPr>
          <w:delText>6</w:delText>
        </w:r>
      </w:del>
    </w:p>
    <w:p w14:paraId="4505580E" w14:textId="77777777" w:rsidR="00700A3B" w:rsidDel="00EF097F" w:rsidRDefault="00700A3B">
      <w:pPr>
        <w:pStyle w:val="TOC2"/>
        <w:tabs>
          <w:tab w:val="left" w:pos="800"/>
          <w:tab w:val="right" w:leader="dot" w:pos="9347"/>
        </w:tabs>
        <w:rPr>
          <w:del w:id="895" w:author="Kostiantyn Kudriavtsev" w:date="2016-09-13T13:52:00Z"/>
          <w:rFonts w:asciiTheme="minorHAnsi" w:eastAsiaTheme="minorEastAsia" w:hAnsiTheme="minorHAnsi" w:cstheme="minorBidi"/>
          <w:caps w:val="0"/>
          <w:noProof/>
          <w:color w:val="auto"/>
          <w:sz w:val="22"/>
          <w:szCs w:val="22"/>
        </w:rPr>
      </w:pPr>
      <w:del w:id="896" w:author="Kostiantyn Kudriavtsev" w:date="2016-09-13T13:52:00Z">
        <w:r w:rsidRPr="00EF097F" w:rsidDel="00EF097F">
          <w:rPr>
            <w:noProof/>
            <w:rPrChange w:id="897" w:author="Kostiantyn Kudriavtsev" w:date="2016-09-13T13:52:00Z">
              <w:rPr>
                <w:rStyle w:val="Hyperlink"/>
                <w:noProof/>
              </w:rPr>
            </w:rPrChange>
          </w:rPr>
          <w:delText>3.3</w:delText>
        </w:r>
        <w:r w:rsidDel="00EF097F">
          <w:rPr>
            <w:rFonts w:asciiTheme="minorHAnsi" w:eastAsiaTheme="minorEastAsia" w:hAnsiTheme="minorHAnsi" w:cstheme="minorBidi"/>
            <w:caps w:val="0"/>
            <w:noProof/>
            <w:color w:val="auto"/>
            <w:sz w:val="22"/>
            <w:szCs w:val="22"/>
          </w:rPr>
          <w:tab/>
        </w:r>
        <w:r w:rsidRPr="00EF097F" w:rsidDel="00EF097F">
          <w:rPr>
            <w:noProof/>
            <w:rPrChange w:id="898" w:author="Kostiantyn Kudriavtsev" w:date="2016-09-13T13:52:00Z">
              <w:rPr>
                <w:rStyle w:val="Hyperlink"/>
                <w:noProof/>
              </w:rPr>
            </w:rPrChange>
          </w:rPr>
          <w:delText>Non-functional requirements</w:delText>
        </w:r>
        <w:r w:rsidDel="00EF097F">
          <w:rPr>
            <w:noProof/>
            <w:webHidden/>
          </w:rPr>
          <w:tab/>
        </w:r>
        <w:r w:rsidR="00DD44B1" w:rsidDel="00EF097F">
          <w:rPr>
            <w:noProof/>
            <w:webHidden/>
          </w:rPr>
          <w:delText>6</w:delText>
        </w:r>
      </w:del>
    </w:p>
    <w:p w14:paraId="790FE920" w14:textId="77777777" w:rsidR="00700A3B" w:rsidDel="00EF097F" w:rsidRDefault="00700A3B">
      <w:pPr>
        <w:pStyle w:val="TOC2"/>
        <w:tabs>
          <w:tab w:val="left" w:pos="800"/>
          <w:tab w:val="right" w:leader="dot" w:pos="9347"/>
        </w:tabs>
        <w:rPr>
          <w:del w:id="899" w:author="Kostiantyn Kudriavtsev" w:date="2016-09-13T13:52:00Z"/>
          <w:rFonts w:asciiTheme="minorHAnsi" w:eastAsiaTheme="minorEastAsia" w:hAnsiTheme="minorHAnsi" w:cstheme="minorBidi"/>
          <w:caps w:val="0"/>
          <w:noProof/>
          <w:color w:val="auto"/>
          <w:sz w:val="22"/>
          <w:szCs w:val="22"/>
        </w:rPr>
      </w:pPr>
      <w:del w:id="900" w:author="Kostiantyn Kudriavtsev" w:date="2016-09-13T13:52:00Z">
        <w:r w:rsidRPr="00EF097F" w:rsidDel="00EF097F">
          <w:rPr>
            <w:noProof/>
            <w:rPrChange w:id="901" w:author="Kostiantyn Kudriavtsev" w:date="2016-09-13T13:52:00Z">
              <w:rPr>
                <w:rStyle w:val="Hyperlink"/>
                <w:noProof/>
              </w:rPr>
            </w:rPrChange>
          </w:rPr>
          <w:delText>3.4</w:delText>
        </w:r>
        <w:r w:rsidDel="00EF097F">
          <w:rPr>
            <w:rFonts w:asciiTheme="minorHAnsi" w:eastAsiaTheme="minorEastAsia" w:hAnsiTheme="minorHAnsi" w:cstheme="minorBidi"/>
            <w:caps w:val="0"/>
            <w:noProof/>
            <w:color w:val="auto"/>
            <w:sz w:val="22"/>
            <w:szCs w:val="22"/>
          </w:rPr>
          <w:tab/>
        </w:r>
        <w:r w:rsidRPr="00EF097F" w:rsidDel="00EF097F">
          <w:rPr>
            <w:noProof/>
            <w:rPrChange w:id="902" w:author="Kostiantyn Kudriavtsev" w:date="2016-09-13T13:52:00Z">
              <w:rPr>
                <w:rStyle w:val="Hyperlink"/>
                <w:noProof/>
              </w:rPr>
            </w:rPrChange>
          </w:rPr>
          <w:delText>Constraints</w:delText>
        </w:r>
        <w:r w:rsidDel="00EF097F">
          <w:rPr>
            <w:noProof/>
            <w:webHidden/>
          </w:rPr>
          <w:tab/>
        </w:r>
        <w:r w:rsidR="00DD44B1" w:rsidDel="00EF097F">
          <w:rPr>
            <w:noProof/>
            <w:webHidden/>
          </w:rPr>
          <w:delText>6</w:delText>
        </w:r>
      </w:del>
    </w:p>
    <w:p w14:paraId="726F5ADF" w14:textId="77777777" w:rsidR="00700A3B" w:rsidDel="00EF097F" w:rsidRDefault="00700A3B">
      <w:pPr>
        <w:pStyle w:val="TOC2"/>
        <w:tabs>
          <w:tab w:val="left" w:pos="800"/>
          <w:tab w:val="right" w:leader="dot" w:pos="9347"/>
        </w:tabs>
        <w:rPr>
          <w:del w:id="903" w:author="Kostiantyn Kudriavtsev" w:date="2016-09-13T13:52:00Z"/>
          <w:rFonts w:asciiTheme="minorHAnsi" w:eastAsiaTheme="minorEastAsia" w:hAnsiTheme="minorHAnsi" w:cstheme="minorBidi"/>
          <w:caps w:val="0"/>
          <w:noProof/>
          <w:color w:val="auto"/>
          <w:sz w:val="22"/>
          <w:szCs w:val="22"/>
        </w:rPr>
      </w:pPr>
      <w:del w:id="904" w:author="Kostiantyn Kudriavtsev" w:date="2016-09-13T13:52:00Z">
        <w:r w:rsidRPr="00EF097F" w:rsidDel="00EF097F">
          <w:rPr>
            <w:noProof/>
            <w:rPrChange w:id="905" w:author="Kostiantyn Kudriavtsev" w:date="2016-09-13T13:52:00Z">
              <w:rPr>
                <w:rStyle w:val="Hyperlink"/>
                <w:noProof/>
              </w:rPr>
            </w:rPrChange>
          </w:rPr>
          <w:delText>3.5</w:delText>
        </w:r>
        <w:r w:rsidDel="00EF097F">
          <w:rPr>
            <w:rFonts w:asciiTheme="minorHAnsi" w:eastAsiaTheme="minorEastAsia" w:hAnsiTheme="minorHAnsi" w:cstheme="minorBidi"/>
            <w:caps w:val="0"/>
            <w:noProof/>
            <w:color w:val="auto"/>
            <w:sz w:val="22"/>
            <w:szCs w:val="22"/>
          </w:rPr>
          <w:tab/>
        </w:r>
        <w:r w:rsidRPr="00EF097F" w:rsidDel="00EF097F">
          <w:rPr>
            <w:noProof/>
            <w:rPrChange w:id="906" w:author="Kostiantyn Kudriavtsev" w:date="2016-09-13T13:52:00Z">
              <w:rPr>
                <w:rStyle w:val="Hyperlink"/>
                <w:noProof/>
              </w:rPr>
            </w:rPrChange>
          </w:rPr>
          <w:delText>Assumptions</w:delText>
        </w:r>
        <w:r w:rsidDel="00EF097F">
          <w:rPr>
            <w:noProof/>
            <w:webHidden/>
          </w:rPr>
          <w:tab/>
        </w:r>
        <w:r w:rsidR="00DD44B1" w:rsidDel="00EF097F">
          <w:rPr>
            <w:noProof/>
            <w:webHidden/>
          </w:rPr>
          <w:delText>6</w:delText>
        </w:r>
      </w:del>
    </w:p>
    <w:p w14:paraId="34FE0CBB" w14:textId="77777777" w:rsidR="00700A3B" w:rsidDel="00EF097F" w:rsidRDefault="00700A3B">
      <w:pPr>
        <w:pStyle w:val="TOC1"/>
        <w:tabs>
          <w:tab w:val="left" w:pos="400"/>
          <w:tab w:val="right" w:leader="dot" w:pos="9347"/>
        </w:tabs>
        <w:rPr>
          <w:del w:id="907" w:author="Kostiantyn Kudriavtsev" w:date="2016-09-13T13:52:00Z"/>
          <w:rFonts w:asciiTheme="minorHAnsi" w:eastAsiaTheme="minorEastAsia" w:hAnsiTheme="minorHAnsi" w:cstheme="minorBidi"/>
          <w:bCs w:val="0"/>
          <w:caps w:val="0"/>
          <w:noProof/>
          <w:color w:val="auto"/>
          <w:sz w:val="22"/>
          <w:szCs w:val="22"/>
        </w:rPr>
      </w:pPr>
      <w:del w:id="908" w:author="Kostiantyn Kudriavtsev" w:date="2016-09-13T13:52:00Z">
        <w:r w:rsidRPr="00EF097F" w:rsidDel="00EF097F">
          <w:rPr>
            <w:noProof/>
            <w:rPrChange w:id="909" w:author="Kostiantyn Kudriavtsev" w:date="2016-09-13T13:52:00Z">
              <w:rPr>
                <w:rStyle w:val="Hyperlink"/>
                <w:noProof/>
              </w:rPr>
            </w:rPrChange>
          </w:rPr>
          <w:delText>4</w:delText>
        </w:r>
        <w:r w:rsidDel="00EF097F">
          <w:rPr>
            <w:rFonts w:asciiTheme="minorHAnsi" w:eastAsiaTheme="minorEastAsia" w:hAnsiTheme="minorHAnsi" w:cstheme="minorBidi"/>
            <w:bCs w:val="0"/>
            <w:caps w:val="0"/>
            <w:noProof/>
            <w:color w:val="auto"/>
            <w:sz w:val="22"/>
            <w:szCs w:val="22"/>
          </w:rPr>
          <w:tab/>
        </w:r>
        <w:r w:rsidRPr="00EF097F" w:rsidDel="00EF097F">
          <w:rPr>
            <w:noProof/>
            <w:rPrChange w:id="910" w:author="Kostiantyn Kudriavtsev" w:date="2016-09-13T13:52:00Z">
              <w:rPr>
                <w:rStyle w:val="Hyperlink"/>
                <w:noProof/>
              </w:rPr>
            </w:rPrChange>
          </w:rPr>
          <w:delText>Quality Attributes</w:delText>
        </w:r>
        <w:r w:rsidDel="00EF097F">
          <w:rPr>
            <w:noProof/>
            <w:webHidden/>
          </w:rPr>
          <w:tab/>
        </w:r>
        <w:r w:rsidR="00DD44B1" w:rsidDel="00EF097F">
          <w:rPr>
            <w:noProof/>
            <w:webHidden/>
          </w:rPr>
          <w:delText>6</w:delText>
        </w:r>
      </w:del>
    </w:p>
    <w:p w14:paraId="113B352F" w14:textId="77777777" w:rsidR="00700A3B" w:rsidDel="00EF097F" w:rsidRDefault="00700A3B">
      <w:pPr>
        <w:pStyle w:val="TOC2"/>
        <w:tabs>
          <w:tab w:val="left" w:pos="800"/>
          <w:tab w:val="right" w:leader="dot" w:pos="9347"/>
        </w:tabs>
        <w:rPr>
          <w:del w:id="911" w:author="Kostiantyn Kudriavtsev" w:date="2016-09-13T13:52:00Z"/>
          <w:rFonts w:asciiTheme="minorHAnsi" w:eastAsiaTheme="minorEastAsia" w:hAnsiTheme="minorHAnsi" w:cstheme="minorBidi"/>
          <w:caps w:val="0"/>
          <w:noProof/>
          <w:color w:val="auto"/>
          <w:sz w:val="22"/>
          <w:szCs w:val="22"/>
        </w:rPr>
      </w:pPr>
      <w:del w:id="912" w:author="Kostiantyn Kudriavtsev" w:date="2016-09-13T13:52:00Z">
        <w:r w:rsidRPr="00EF097F" w:rsidDel="00EF097F">
          <w:rPr>
            <w:noProof/>
            <w:rPrChange w:id="913" w:author="Kostiantyn Kudriavtsev" w:date="2016-09-13T13:52:00Z">
              <w:rPr>
                <w:rStyle w:val="Hyperlink"/>
                <w:noProof/>
              </w:rPr>
            </w:rPrChange>
          </w:rPr>
          <w:delText>4.1</w:delText>
        </w:r>
        <w:r w:rsidDel="00EF097F">
          <w:rPr>
            <w:rFonts w:asciiTheme="minorHAnsi" w:eastAsiaTheme="minorEastAsia" w:hAnsiTheme="minorHAnsi" w:cstheme="minorBidi"/>
            <w:caps w:val="0"/>
            <w:noProof/>
            <w:color w:val="auto"/>
            <w:sz w:val="22"/>
            <w:szCs w:val="22"/>
          </w:rPr>
          <w:tab/>
        </w:r>
        <w:r w:rsidRPr="00EF097F" w:rsidDel="00EF097F">
          <w:rPr>
            <w:noProof/>
            <w:rPrChange w:id="914" w:author="Kostiantyn Kudriavtsev" w:date="2016-09-13T13:52:00Z">
              <w:rPr>
                <w:rStyle w:val="Hyperlink"/>
                <w:noProof/>
              </w:rPr>
            </w:rPrChange>
          </w:rPr>
          <w:delText>Considered Solution Architecture Quality Attributes</w:delText>
        </w:r>
        <w:r w:rsidDel="00EF097F">
          <w:rPr>
            <w:noProof/>
            <w:webHidden/>
          </w:rPr>
          <w:tab/>
        </w:r>
        <w:r w:rsidR="00DD44B1" w:rsidDel="00EF097F">
          <w:rPr>
            <w:noProof/>
            <w:webHidden/>
          </w:rPr>
          <w:delText>6</w:delText>
        </w:r>
      </w:del>
    </w:p>
    <w:p w14:paraId="2773F7FC" w14:textId="77777777" w:rsidR="00700A3B" w:rsidDel="00EF097F" w:rsidRDefault="00700A3B">
      <w:pPr>
        <w:pStyle w:val="TOC2"/>
        <w:tabs>
          <w:tab w:val="left" w:pos="800"/>
          <w:tab w:val="right" w:leader="dot" w:pos="9347"/>
        </w:tabs>
        <w:rPr>
          <w:del w:id="915" w:author="Kostiantyn Kudriavtsev" w:date="2016-09-13T13:52:00Z"/>
          <w:rFonts w:asciiTheme="minorHAnsi" w:eastAsiaTheme="minorEastAsia" w:hAnsiTheme="minorHAnsi" w:cstheme="minorBidi"/>
          <w:caps w:val="0"/>
          <w:noProof/>
          <w:color w:val="auto"/>
          <w:sz w:val="22"/>
          <w:szCs w:val="22"/>
        </w:rPr>
      </w:pPr>
      <w:del w:id="916" w:author="Kostiantyn Kudriavtsev" w:date="2016-09-13T13:52:00Z">
        <w:r w:rsidRPr="00EF097F" w:rsidDel="00EF097F">
          <w:rPr>
            <w:noProof/>
            <w:rPrChange w:id="917" w:author="Kostiantyn Kudriavtsev" w:date="2016-09-13T13:52:00Z">
              <w:rPr>
                <w:rStyle w:val="Hyperlink"/>
                <w:noProof/>
              </w:rPr>
            </w:rPrChange>
          </w:rPr>
          <w:delText>4.2</w:delText>
        </w:r>
        <w:r w:rsidDel="00EF097F">
          <w:rPr>
            <w:rFonts w:asciiTheme="minorHAnsi" w:eastAsiaTheme="minorEastAsia" w:hAnsiTheme="minorHAnsi" w:cstheme="minorBidi"/>
            <w:caps w:val="0"/>
            <w:noProof/>
            <w:color w:val="auto"/>
            <w:sz w:val="22"/>
            <w:szCs w:val="22"/>
          </w:rPr>
          <w:tab/>
        </w:r>
        <w:r w:rsidRPr="00EF097F" w:rsidDel="00EF097F">
          <w:rPr>
            <w:noProof/>
            <w:rPrChange w:id="918" w:author="Kostiantyn Kudriavtsev" w:date="2016-09-13T13:52:00Z">
              <w:rPr>
                <w:rStyle w:val="Hyperlink"/>
                <w:noProof/>
              </w:rPr>
            </w:rPrChange>
          </w:rPr>
          <w:delText>Architecturally Significant Quality Attributes</w:delText>
        </w:r>
        <w:r w:rsidDel="00EF097F">
          <w:rPr>
            <w:noProof/>
            <w:webHidden/>
          </w:rPr>
          <w:tab/>
        </w:r>
        <w:r w:rsidR="00DD44B1" w:rsidDel="00EF097F">
          <w:rPr>
            <w:noProof/>
            <w:webHidden/>
          </w:rPr>
          <w:delText>6</w:delText>
        </w:r>
      </w:del>
    </w:p>
    <w:p w14:paraId="26FD42F5" w14:textId="77777777" w:rsidR="00700A3B" w:rsidDel="00EF097F" w:rsidRDefault="00700A3B">
      <w:pPr>
        <w:pStyle w:val="TOC1"/>
        <w:tabs>
          <w:tab w:val="left" w:pos="400"/>
          <w:tab w:val="right" w:leader="dot" w:pos="9347"/>
        </w:tabs>
        <w:rPr>
          <w:del w:id="919" w:author="Kostiantyn Kudriavtsev" w:date="2016-09-13T13:52:00Z"/>
          <w:rFonts w:asciiTheme="minorHAnsi" w:eastAsiaTheme="minorEastAsia" w:hAnsiTheme="minorHAnsi" w:cstheme="minorBidi"/>
          <w:bCs w:val="0"/>
          <w:caps w:val="0"/>
          <w:noProof/>
          <w:color w:val="auto"/>
          <w:sz w:val="22"/>
          <w:szCs w:val="22"/>
        </w:rPr>
      </w:pPr>
      <w:del w:id="920" w:author="Kostiantyn Kudriavtsev" w:date="2016-09-13T13:52:00Z">
        <w:r w:rsidRPr="00EF097F" w:rsidDel="00EF097F">
          <w:rPr>
            <w:noProof/>
            <w:rPrChange w:id="921" w:author="Kostiantyn Kudriavtsev" w:date="2016-09-13T13:52:00Z">
              <w:rPr>
                <w:rStyle w:val="Hyperlink"/>
                <w:noProof/>
              </w:rPr>
            </w:rPrChange>
          </w:rPr>
          <w:delText>5</w:delText>
        </w:r>
        <w:r w:rsidDel="00EF097F">
          <w:rPr>
            <w:rFonts w:asciiTheme="minorHAnsi" w:eastAsiaTheme="minorEastAsia" w:hAnsiTheme="minorHAnsi" w:cstheme="minorBidi"/>
            <w:bCs w:val="0"/>
            <w:caps w:val="0"/>
            <w:noProof/>
            <w:color w:val="auto"/>
            <w:sz w:val="22"/>
            <w:szCs w:val="22"/>
          </w:rPr>
          <w:tab/>
        </w:r>
        <w:r w:rsidRPr="00EF097F" w:rsidDel="00EF097F">
          <w:rPr>
            <w:noProof/>
            <w:rPrChange w:id="922" w:author="Kostiantyn Kudriavtsev" w:date="2016-09-13T13:52:00Z">
              <w:rPr>
                <w:rStyle w:val="Hyperlink"/>
                <w:noProof/>
              </w:rPr>
            </w:rPrChange>
          </w:rPr>
          <w:delText>Baseline Solution architecture</w:delText>
        </w:r>
        <w:r w:rsidDel="00EF097F">
          <w:rPr>
            <w:noProof/>
            <w:webHidden/>
          </w:rPr>
          <w:tab/>
        </w:r>
        <w:r w:rsidR="00DD44B1" w:rsidDel="00EF097F">
          <w:rPr>
            <w:noProof/>
            <w:webHidden/>
          </w:rPr>
          <w:delText>6</w:delText>
        </w:r>
      </w:del>
    </w:p>
    <w:p w14:paraId="5CFE849F" w14:textId="77777777" w:rsidR="00700A3B" w:rsidDel="00EF097F" w:rsidRDefault="00700A3B">
      <w:pPr>
        <w:pStyle w:val="TOC2"/>
        <w:tabs>
          <w:tab w:val="left" w:pos="800"/>
          <w:tab w:val="right" w:leader="dot" w:pos="9347"/>
        </w:tabs>
        <w:rPr>
          <w:del w:id="923" w:author="Kostiantyn Kudriavtsev" w:date="2016-09-13T13:52:00Z"/>
          <w:rFonts w:asciiTheme="minorHAnsi" w:eastAsiaTheme="minorEastAsia" w:hAnsiTheme="minorHAnsi" w:cstheme="minorBidi"/>
          <w:caps w:val="0"/>
          <w:noProof/>
          <w:color w:val="auto"/>
          <w:sz w:val="22"/>
          <w:szCs w:val="22"/>
        </w:rPr>
      </w:pPr>
      <w:del w:id="924" w:author="Kostiantyn Kudriavtsev" w:date="2016-09-13T13:52:00Z">
        <w:r w:rsidRPr="00EF097F" w:rsidDel="00EF097F">
          <w:rPr>
            <w:noProof/>
            <w:rPrChange w:id="925" w:author="Kostiantyn Kudriavtsev" w:date="2016-09-13T13:52:00Z">
              <w:rPr>
                <w:rStyle w:val="Hyperlink"/>
                <w:noProof/>
              </w:rPr>
            </w:rPrChange>
          </w:rPr>
          <w:delText>5.1</w:delText>
        </w:r>
        <w:r w:rsidDel="00EF097F">
          <w:rPr>
            <w:rFonts w:asciiTheme="minorHAnsi" w:eastAsiaTheme="minorEastAsia" w:hAnsiTheme="minorHAnsi" w:cstheme="minorBidi"/>
            <w:caps w:val="0"/>
            <w:noProof/>
            <w:color w:val="auto"/>
            <w:sz w:val="22"/>
            <w:szCs w:val="22"/>
          </w:rPr>
          <w:tab/>
        </w:r>
        <w:r w:rsidRPr="00EF097F" w:rsidDel="00EF097F">
          <w:rPr>
            <w:noProof/>
            <w:rPrChange w:id="926" w:author="Kostiantyn Kudriavtsev" w:date="2016-09-13T13:52:00Z">
              <w:rPr>
                <w:rStyle w:val="Hyperlink"/>
                <w:noProof/>
              </w:rPr>
            </w:rPrChange>
          </w:rPr>
          <w:delText>High-level solution structure</w:delText>
        </w:r>
        <w:r w:rsidDel="00EF097F">
          <w:rPr>
            <w:noProof/>
            <w:webHidden/>
          </w:rPr>
          <w:tab/>
        </w:r>
        <w:r w:rsidR="00DD44B1" w:rsidDel="00EF097F">
          <w:rPr>
            <w:noProof/>
            <w:webHidden/>
          </w:rPr>
          <w:delText>6</w:delText>
        </w:r>
      </w:del>
    </w:p>
    <w:p w14:paraId="2B32BCE0" w14:textId="77777777" w:rsidR="00700A3B" w:rsidDel="00EF097F" w:rsidRDefault="00700A3B">
      <w:pPr>
        <w:pStyle w:val="TOC3"/>
        <w:tabs>
          <w:tab w:val="left" w:pos="1200"/>
          <w:tab w:val="right" w:leader="dot" w:pos="9347"/>
        </w:tabs>
        <w:rPr>
          <w:del w:id="927" w:author="Kostiantyn Kudriavtsev" w:date="2016-09-13T13:52:00Z"/>
          <w:rFonts w:asciiTheme="minorHAnsi" w:eastAsiaTheme="minorEastAsia" w:hAnsiTheme="minorHAnsi" w:cstheme="minorBidi"/>
          <w:iCs w:val="0"/>
          <w:noProof/>
          <w:color w:val="auto"/>
          <w:sz w:val="22"/>
          <w:szCs w:val="22"/>
        </w:rPr>
      </w:pPr>
      <w:del w:id="928" w:author="Kostiantyn Kudriavtsev" w:date="2016-09-13T13:52:00Z">
        <w:r w:rsidRPr="00EF097F" w:rsidDel="00EF097F">
          <w:rPr>
            <w:noProof/>
            <w:rPrChange w:id="929" w:author="Kostiantyn Kudriavtsev" w:date="2016-09-13T13:52:00Z">
              <w:rPr>
                <w:rStyle w:val="Hyperlink"/>
                <w:noProof/>
              </w:rPr>
            </w:rPrChange>
          </w:rPr>
          <w:delText>5.1.1</w:delText>
        </w:r>
        <w:r w:rsidDel="00EF097F">
          <w:rPr>
            <w:rFonts w:asciiTheme="minorHAnsi" w:eastAsiaTheme="minorEastAsia" w:hAnsiTheme="minorHAnsi" w:cstheme="minorBidi"/>
            <w:iCs w:val="0"/>
            <w:noProof/>
            <w:color w:val="auto"/>
            <w:sz w:val="22"/>
            <w:szCs w:val="22"/>
          </w:rPr>
          <w:tab/>
        </w:r>
        <w:r w:rsidRPr="00EF097F" w:rsidDel="00EF097F">
          <w:rPr>
            <w:noProof/>
            <w:rPrChange w:id="930" w:author="Kostiantyn Kudriavtsev" w:date="2016-09-13T13:52:00Z">
              <w:rPr>
                <w:rStyle w:val="Hyperlink"/>
                <w:noProof/>
              </w:rPr>
            </w:rPrChange>
          </w:rPr>
          <w:delText>Solution Component 1</w:delText>
        </w:r>
        <w:r w:rsidDel="00EF097F">
          <w:rPr>
            <w:noProof/>
            <w:webHidden/>
          </w:rPr>
          <w:tab/>
        </w:r>
        <w:r w:rsidR="00DD44B1" w:rsidDel="00EF097F">
          <w:rPr>
            <w:noProof/>
            <w:webHidden/>
          </w:rPr>
          <w:delText>6</w:delText>
        </w:r>
      </w:del>
    </w:p>
    <w:p w14:paraId="5484B38B" w14:textId="77777777" w:rsidR="00700A3B" w:rsidDel="00EF097F" w:rsidRDefault="00700A3B">
      <w:pPr>
        <w:pStyle w:val="TOC3"/>
        <w:tabs>
          <w:tab w:val="left" w:pos="1200"/>
          <w:tab w:val="right" w:leader="dot" w:pos="9347"/>
        </w:tabs>
        <w:rPr>
          <w:del w:id="931" w:author="Kostiantyn Kudriavtsev" w:date="2016-09-13T13:52:00Z"/>
          <w:rFonts w:asciiTheme="minorHAnsi" w:eastAsiaTheme="minorEastAsia" w:hAnsiTheme="minorHAnsi" w:cstheme="minorBidi"/>
          <w:iCs w:val="0"/>
          <w:noProof/>
          <w:color w:val="auto"/>
          <w:sz w:val="22"/>
          <w:szCs w:val="22"/>
        </w:rPr>
      </w:pPr>
      <w:del w:id="932" w:author="Kostiantyn Kudriavtsev" w:date="2016-09-13T13:52:00Z">
        <w:r w:rsidRPr="00EF097F" w:rsidDel="00EF097F">
          <w:rPr>
            <w:noProof/>
            <w:rPrChange w:id="933" w:author="Kostiantyn Kudriavtsev" w:date="2016-09-13T13:52:00Z">
              <w:rPr>
                <w:rStyle w:val="Hyperlink"/>
                <w:noProof/>
              </w:rPr>
            </w:rPrChange>
          </w:rPr>
          <w:delText>5.1.2</w:delText>
        </w:r>
        <w:r w:rsidDel="00EF097F">
          <w:rPr>
            <w:rFonts w:asciiTheme="minorHAnsi" w:eastAsiaTheme="minorEastAsia" w:hAnsiTheme="minorHAnsi" w:cstheme="minorBidi"/>
            <w:iCs w:val="0"/>
            <w:noProof/>
            <w:color w:val="auto"/>
            <w:sz w:val="22"/>
            <w:szCs w:val="22"/>
          </w:rPr>
          <w:tab/>
        </w:r>
        <w:r w:rsidRPr="00EF097F" w:rsidDel="00EF097F">
          <w:rPr>
            <w:noProof/>
            <w:rPrChange w:id="934" w:author="Kostiantyn Kudriavtsev" w:date="2016-09-13T13:52:00Z">
              <w:rPr>
                <w:rStyle w:val="Hyperlink"/>
                <w:noProof/>
              </w:rPr>
            </w:rPrChange>
          </w:rPr>
          <w:delText>Solution Component 2</w:delText>
        </w:r>
        <w:r w:rsidDel="00EF097F">
          <w:rPr>
            <w:noProof/>
            <w:webHidden/>
          </w:rPr>
          <w:tab/>
        </w:r>
        <w:r w:rsidR="00DD44B1" w:rsidDel="00EF097F">
          <w:rPr>
            <w:noProof/>
            <w:webHidden/>
          </w:rPr>
          <w:delText>6</w:delText>
        </w:r>
      </w:del>
    </w:p>
    <w:p w14:paraId="01E8B0FE" w14:textId="77777777" w:rsidR="00700A3B" w:rsidDel="00EF097F" w:rsidRDefault="00700A3B">
      <w:pPr>
        <w:pStyle w:val="TOC3"/>
        <w:tabs>
          <w:tab w:val="left" w:pos="1200"/>
          <w:tab w:val="right" w:leader="dot" w:pos="9347"/>
        </w:tabs>
        <w:rPr>
          <w:del w:id="935" w:author="Kostiantyn Kudriavtsev" w:date="2016-09-13T13:52:00Z"/>
          <w:rFonts w:asciiTheme="minorHAnsi" w:eastAsiaTheme="minorEastAsia" w:hAnsiTheme="minorHAnsi" w:cstheme="minorBidi"/>
          <w:iCs w:val="0"/>
          <w:noProof/>
          <w:color w:val="auto"/>
          <w:sz w:val="22"/>
          <w:szCs w:val="22"/>
        </w:rPr>
      </w:pPr>
      <w:del w:id="936" w:author="Kostiantyn Kudriavtsev" w:date="2016-09-13T13:52:00Z">
        <w:r w:rsidRPr="00EF097F" w:rsidDel="00EF097F">
          <w:rPr>
            <w:noProof/>
            <w:rPrChange w:id="937" w:author="Kostiantyn Kudriavtsev" w:date="2016-09-13T13:52:00Z">
              <w:rPr>
                <w:rStyle w:val="Hyperlink"/>
                <w:noProof/>
              </w:rPr>
            </w:rPrChange>
          </w:rPr>
          <w:delText>5.1.3</w:delText>
        </w:r>
        <w:r w:rsidDel="00EF097F">
          <w:rPr>
            <w:rFonts w:asciiTheme="minorHAnsi" w:eastAsiaTheme="minorEastAsia" w:hAnsiTheme="minorHAnsi" w:cstheme="minorBidi"/>
            <w:iCs w:val="0"/>
            <w:noProof/>
            <w:color w:val="auto"/>
            <w:sz w:val="22"/>
            <w:szCs w:val="22"/>
          </w:rPr>
          <w:tab/>
        </w:r>
        <w:r w:rsidRPr="00EF097F" w:rsidDel="00EF097F">
          <w:rPr>
            <w:noProof/>
            <w:rPrChange w:id="938" w:author="Kostiantyn Kudriavtsev" w:date="2016-09-13T13:52:00Z">
              <w:rPr>
                <w:rStyle w:val="Hyperlink"/>
                <w:noProof/>
              </w:rPr>
            </w:rPrChange>
          </w:rPr>
          <w:delText>…</w:delText>
        </w:r>
        <w:r w:rsidDel="00EF097F">
          <w:rPr>
            <w:noProof/>
            <w:webHidden/>
          </w:rPr>
          <w:tab/>
        </w:r>
        <w:r w:rsidR="00DD44B1" w:rsidDel="00EF097F">
          <w:rPr>
            <w:noProof/>
            <w:webHidden/>
          </w:rPr>
          <w:delText>6</w:delText>
        </w:r>
      </w:del>
    </w:p>
    <w:p w14:paraId="56DABD6A" w14:textId="77777777" w:rsidR="00700A3B" w:rsidDel="00EF097F" w:rsidRDefault="00700A3B">
      <w:pPr>
        <w:pStyle w:val="TOC2"/>
        <w:tabs>
          <w:tab w:val="left" w:pos="800"/>
          <w:tab w:val="right" w:leader="dot" w:pos="9347"/>
        </w:tabs>
        <w:rPr>
          <w:del w:id="939" w:author="Kostiantyn Kudriavtsev" w:date="2016-09-13T13:52:00Z"/>
          <w:rFonts w:asciiTheme="minorHAnsi" w:eastAsiaTheme="minorEastAsia" w:hAnsiTheme="minorHAnsi" w:cstheme="minorBidi"/>
          <w:caps w:val="0"/>
          <w:noProof/>
          <w:color w:val="auto"/>
          <w:sz w:val="22"/>
          <w:szCs w:val="22"/>
        </w:rPr>
      </w:pPr>
      <w:del w:id="940" w:author="Kostiantyn Kudriavtsev" w:date="2016-09-13T13:52:00Z">
        <w:r w:rsidRPr="00EF097F" w:rsidDel="00EF097F">
          <w:rPr>
            <w:noProof/>
            <w:rPrChange w:id="941" w:author="Kostiantyn Kudriavtsev" w:date="2016-09-13T13:52:00Z">
              <w:rPr>
                <w:rStyle w:val="Hyperlink"/>
                <w:noProof/>
              </w:rPr>
            </w:rPrChange>
          </w:rPr>
          <w:delText>5.2</w:delText>
        </w:r>
        <w:r w:rsidDel="00EF097F">
          <w:rPr>
            <w:rFonts w:asciiTheme="minorHAnsi" w:eastAsiaTheme="minorEastAsia" w:hAnsiTheme="minorHAnsi" w:cstheme="minorBidi"/>
            <w:caps w:val="0"/>
            <w:noProof/>
            <w:color w:val="auto"/>
            <w:sz w:val="22"/>
            <w:szCs w:val="22"/>
          </w:rPr>
          <w:tab/>
        </w:r>
        <w:r w:rsidRPr="00EF097F" w:rsidDel="00EF097F">
          <w:rPr>
            <w:noProof/>
            <w:rPrChange w:id="942" w:author="Kostiantyn Kudriavtsev" w:date="2016-09-13T13:52:00Z">
              <w:rPr>
                <w:rStyle w:val="Hyperlink"/>
                <w:noProof/>
              </w:rPr>
            </w:rPrChange>
          </w:rPr>
          <w:delText>Solution components structure</w:delText>
        </w:r>
        <w:r w:rsidDel="00EF097F">
          <w:rPr>
            <w:noProof/>
            <w:webHidden/>
          </w:rPr>
          <w:tab/>
        </w:r>
        <w:r w:rsidR="00DD44B1" w:rsidDel="00EF097F">
          <w:rPr>
            <w:noProof/>
            <w:webHidden/>
          </w:rPr>
          <w:delText>6</w:delText>
        </w:r>
      </w:del>
    </w:p>
    <w:p w14:paraId="20A16DBE" w14:textId="77777777" w:rsidR="00700A3B" w:rsidDel="00EF097F" w:rsidRDefault="00700A3B">
      <w:pPr>
        <w:pStyle w:val="TOC3"/>
        <w:tabs>
          <w:tab w:val="left" w:pos="1200"/>
          <w:tab w:val="right" w:leader="dot" w:pos="9347"/>
        </w:tabs>
        <w:rPr>
          <w:del w:id="943" w:author="Kostiantyn Kudriavtsev" w:date="2016-09-13T13:52:00Z"/>
          <w:rFonts w:asciiTheme="minorHAnsi" w:eastAsiaTheme="minorEastAsia" w:hAnsiTheme="minorHAnsi" w:cstheme="minorBidi"/>
          <w:iCs w:val="0"/>
          <w:noProof/>
          <w:color w:val="auto"/>
          <w:sz w:val="22"/>
          <w:szCs w:val="22"/>
        </w:rPr>
      </w:pPr>
      <w:del w:id="944" w:author="Kostiantyn Kudriavtsev" w:date="2016-09-13T13:52:00Z">
        <w:r w:rsidRPr="00EF097F" w:rsidDel="00EF097F">
          <w:rPr>
            <w:noProof/>
            <w:rPrChange w:id="945" w:author="Kostiantyn Kudriavtsev" w:date="2016-09-13T13:52:00Z">
              <w:rPr>
                <w:rStyle w:val="Hyperlink"/>
                <w:noProof/>
              </w:rPr>
            </w:rPrChange>
          </w:rPr>
          <w:delText>5.2.1</w:delText>
        </w:r>
        <w:r w:rsidDel="00EF097F">
          <w:rPr>
            <w:rFonts w:asciiTheme="minorHAnsi" w:eastAsiaTheme="minorEastAsia" w:hAnsiTheme="minorHAnsi" w:cstheme="minorBidi"/>
            <w:iCs w:val="0"/>
            <w:noProof/>
            <w:color w:val="auto"/>
            <w:sz w:val="22"/>
            <w:szCs w:val="22"/>
          </w:rPr>
          <w:tab/>
        </w:r>
        <w:r w:rsidRPr="00EF097F" w:rsidDel="00EF097F">
          <w:rPr>
            <w:noProof/>
            <w:rPrChange w:id="946" w:author="Kostiantyn Kudriavtsev" w:date="2016-09-13T13:52:00Z">
              <w:rPr>
                <w:rStyle w:val="Hyperlink"/>
                <w:noProof/>
              </w:rPr>
            </w:rPrChange>
          </w:rPr>
          <w:delText>Solution Component 1</w:delText>
        </w:r>
        <w:r w:rsidDel="00EF097F">
          <w:rPr>
            <w:noProof/>
            <w:webHidden/>
          </w:rPr>
          <w:tab/>
        </w:r>
        <w:r w:rsidR="00DD44B1" w:rsidDel="00EF097F">
          <w:rPr>
            <w:noProof/>
            <w:webHidden/>
          </w:rPr>
          <w:delText>6</w:delText>
        </w:r>
      </w:del>
    </w:p>
    <w:p w14:paraId="6BFBE185" w14:textId="77777777" w:rsidR="00700A3B" w:rsidDel="00EF097F" w:rsidRDefault="00700A3B">
      <w:pPr>
        <w:pStyle w:val="TOC3"/>
        <w:tabs>
          <w:tab w:val="left" w:pos="1200"/>
          <w:tab w:val="right" w:leader="dot" w:pos="9347"/>
        </w:tabs>
        <w:rPr>
          <w:del w:id="947" w:author="Kostiantyn Kudriavtsev" w:date="2016-09-13T13:52:00Z"/>
          <w:rFonts w:asciiTheme="minorHAnsi" w:eastAsiaTheme="minorEastAsia" w:hAnsiTheme="minorHAnsi" w:cstheme="minorBidi"/>
          <w:iCs w:val="0"/>
          <w:noProof/>
          <w:color w:val="auto"/>
          <w:sz w:val="22"/>
          <w:szCs w:val="22"/>
        </w:rPr>
      </w:pPr>
      <w:del w:id="948" w:author="Kostiantyn Kudriavtsev" w:date="2016-09-13T13:52:00Z">
        <w:r w:rsidRPr="00EF097F" w:rsidDel="00EF097F">
          <w:rPr>
            <w:noProof/>
            <w:rPrChange w:id="949" w:author="Kostiantyn Kudriavtsev" w:date="2016-09-13T13:52:00Z">
              <w:rPr>
                <w:rStyle w:val="Hyperlink"/>
                <w:noProof/>
              </w:rPr>
            </w:rPrChange>
          </w:rPr>
          <w:delText>5.2.2</w:delText>
        </w:r>
        <w:r w:rsidDel="00EF097F">
          <w:rPr>
            <w:rFonts w:asciiTheme="minorHAnsi" w:eastAsiaTheme="minorEastAsia" w:hAnsiTheme="minorHAnsi" w:cstheme="minorBidi"/>
            <w:iCs w:val="0"/>
            <w:noProof/>
            <w:color w:val="auto"/>
            <w:sz w:val="22"/>
            <w:szCs w:val="22"/>
          </w:rPr>
          <w:tab/>
        </w:r>
        <w:r w:rsidRPr="00EF097F" w:rsidDel="00EF097F">
          <w:rPr>
            <w:noProof/>
            <w:rPrChange w:id="950" w:author="Kostiantyn Kudriavtsev" w:date="2016-09-13T13:52:00Z">
              <w:rPr>
                <w:rStyle w:val="Hyperlink"/>
                <w:noProof/>
              </w:rPr>
            </w:rPrChange>
          </w:rPr>
          <w:delText>Solution Component 2</w:delText>
        </w:r>
        <w:r w:rsidDel="00EF097F">
          <w:rPr>
            <w:noProof/>
            <w:webHidden/>
          </w:rPr>
          <w:tab/>
        </w:r>
        <w:r w:rsidR="00DD44B1" w:rsidDel="00EF097F">
          <w:rPr>
            <w:noProof/>
            <w:webHidden/>
          </w:rPr>
          <w:delText>6</w:delText>
        </w:r>
      </w:del>
    </w:p>
    <w:p w14:paraId="3907A0CE" w14:textId="77777777" w:rsidR="00700A3B" w:rsidDel="00EF097F" w:rsidRDefault="00700A3B">
      <w:pPr>
        <w:pStyle w:val="TOC3"/>
        <w:tabs>
          <w:tab w:val="left" w:pos="1200"/>
          <w:tab w:val="right" w:leader="dot" w:pos="9347"/>
        </w:tabs>
        <w:rPr>
          <w:del w:id="951" w:author="Kostiantyn Kudriavtsev" w:date="2016-09-13T13:52:00Z"/>
          <w:rFonts w:asciiTheme="minorHAnsi" w:eastAsiaTheme="minorEastAsia" w:hAnsiTheme="minorHAnsi" w:cstheme="minorBidi"/>
          <w:iCs w:val="0"/>
          <w:noProof/>
          <w:color w:val="auto"/>
          <w:sz w:val="22"/>
          <w:szCs w:val="22"/>
        </w:rPr>
      </w:pPr>
      <w:del w:id="952" w:author="Kostiantyn Kudriavtsev" w:date="2016-09-13T13:52:00Z">
        <w:r w:rsidRPr="00EF097F" w:rsidDel="00EF097F">
          <w:rPr>
            <w:noProof/>
            <w:rPrChange w:id="953" w:author="Kostiantyn Kudriavtsev" w:date="2016-09-13T13:52:00Z">
              <w:rPr>
                <w:rStyle w:val="Hyperlink"/>
                <w:noProof/>
              </w:rPr>
            </w:rPrChange>
          </w:rPr>
          <w:delText>5.2.3</w:delText>
        </w:r>
        <w:r w:rsidDel="00EF097F">
          <w:rPr>
            <w:rFonts w:asciiTheme="minorHAnsi" w:eastAsiaTheme="minorEastAsia" w:hAnsiTheme="minorHAnsi" w:cstheme="minorBidi"/>
            <w:iCs w:val="0"/>
            <w:noProof/>
            <w:color w:val="auto"/>
            <w:sz w:val="22"/>
            <w:szCs w:val="22"/>
          </w:rPr>
          <w:tab/>
        </w:r>
        <w:r w:rsidRPr="00EF097F" w:rsidDel="00EF097F">
          <w:rPr>
            <w:noProof/>
            <w:rPrChange w:id="954" w:author="Kostiantyn Kudriavtsev" w:date="2016-09-13T13:52:00Z">
              <w:rPr>
                <w:rStyle w:val="Hyperlink"/>
                <w:noProof/>
              </w:rPr>
            </w:rPrChange>
          </w:rPr>
          <w:delText>…</w:delText>
        </w:r>
        <w:r w:rsidDel="00EF097F">
          <w:rPr>
            <w:noProof/>
            <w:webHidden/>
          </w:rPr>
          <w:tab/>
        </w:r>
        <w:r w:rsidR="00DD44B1" w:rsidDel="00EF097F">
          <w:rPr>
            <w:noProof/>
            <w:webHidden/>
          </w:rPr>
          <w:delText>6</w:delText>
        </w:r>
      </w:del>
    </w:p>
    <w:p w14:paraId="74B0D17B" w14:textId="77777777" w:rsidR="00700A3B" w:rsidDel="00EF097F" w:rsidRDefault="00700A3B">
      <w:pPr>
        <w:pStyle w:val="TOC2"/>
        <w:tabs>
          <w:tab w:val="left" w:pos="800"/>
          <w:tab w:val="right" w:leader="dot" w:pos="9347"/>
        </w:tabs>
        <w:rPr>
          <w:del w:id="955" w:author="Kostiantyn Kudriavtsev" w:date="2016-09-13T13:52:00Z"/>
          <w:rFonts w:asciiTheme="minorHAnsi" w:eastAsiaTheme="minorEastAsia" w:hAnsiTheme="minorHAnsi" w:cstheme="minorBidi"/>
          <w:caps w:val="0"/>
          <w:noProof/>
          <w:color w:val="auto"/>
          <w:sz w:val="22"/>
          <w:szCs w:val="22"/>
        </w:rPr>
      </w:pPr>
      <w:del w:id="956" w:author="Kostiantyn Kudriavtsev" w:date="2016-09-13T13:52:00Z">
        <w:r w:rsidRPr="00EF097F" w:rsidDel="00EF097F">
          <w:rPr>
            <w:noProof/>
            <w:rPrChange w:id="957" w:author="Kostiantyn Kudriavtsev" w:date="2016-09-13T13:52:00Z">
              <w:rPr>
                <w:rStyle w:val="Hyperlink"/>
                <w:noProof/>
              </w:rPr>
            </w:rPrChange>
          </w:rPr>
          <w:delText>5.3</w:delText>
        </w:r>
        <w:r w:rsidDel="00EF097F">
          <w:rPr>
            <w:rFonts w:asciiTheme="minorHAnsi" w:eastAsiaTheme="minorEastAsia" w:hAnsiTheme="minorHAnsi" w:cstheme="minorBidi"/>
            <w:caps w:val="0"/>
            <w:noProof/>
            <w:color w:val="auto"/>
            <w:sz w:val="22"/>
            <w:szCs w:val="22"/>
          </w:rPr>
          <w:tab/>
        </w:r>
        <w:r w:rsidRPr="00EF097F" w:rsidDel="00EF097F">
          <w:rPr>
            <w:noProof/>
            <w:rPrChange w:id="958" w:author="Kostiantyn Kudriavtsev" w:date="2016-09-13T13:52:00Z">
              <w:rPr>
                <w:rStyle w:val="Hyperlink"/>
                <w:noProof/>
              </w:rPr>
            </w:rPrChange>
          </w:rPr>
          <w:delText>Domain model</w:delText>
        </w:r>
        <w:r w:rsidDel="00EF097F">
          <w:rPr>
            <w:noProof/>
            <w:webHidden/>
          </w:rPr>
          <w:tab/>
        </w:r>
        <w:r w:rsidR="00DD44B1" w:rsidDel="00EF097F">
          <w:rPr>
            <w:noProof/>
            <w:webHidden/>
          </w:rPr>
          <w:delText>6</w:delText>
        </w:r>
      </w:del>
    </w:p>
    <w:p w14:paraId="3E6142EF" w14:textId="77777777" w:rsidR="00700A3B" w:rsidDel="00EF097F" w:rsidRDefault="00700A3B">
      <w:pPr>
        <w:pStyle w:val="TOC2"/>
        <w:tabs>
          <w:tab w:val="left" w:pos="800"/>
          <w:tab w:val="right" w:leader="dot" w:pos="9347"/>
        </w:tabs>
        <w:rPr>
          <w:del w:id="959" w:author="Kostiantyn Kudriavtsev" w:date="2016-09-13T13:52:00Z"/>
          <w:rFonts w:asciiTheme="minorHAnsi" w:eastAsiaTheme="minorEastAsia" w:hAnsiTheme="minorHAnsi" w:cstheme="minorBidi"/>
          <w:caps w:val="0"/>
          <w:noProof/>
          <w:color w:val="auto"/>
          <w:sz w:val="22"/>
          <w:szCs w:val="22"/>
        </w:rPr>
      </w:pPr>
      <w:del w:id="960" w:author="Kostiantyn Kudriavtsev" w:date="2016-09-13T13:52:00Z">
        <w:r w:rsidRPr="00EF097F" w:rsidDel="00EF097F">
          <w:rPr>
            <w:noProof/>
            <w:rPrChange w:id="961" w:author="Kostiantyn Kudriavtsev" w:date="2016-09-13T13:52:00Z">
              <w:rPr>
                <w:rStyle w:val="Hyperlink"/>
                <w:noProof/>
              </w:rPr>
            </w:rPrChange>
          </w:rPr>
          <w:delText>5.4</w:delText>
        </w:r>
        <w:r w:rsidDel="00EF097F">
          <w:rPr>
            <w:rFonts w:asciiTheme="minorHAnsi" w:eastAsiaTheme="minorEastAsia" w:hAnsiTheme="minorHAnsi" w:cstheme="minorBidi"/>
            <w:caps w:val="0"/>
            <w:noProof/>
            <w:color w:val="auto"/>
            <w:sz w:val="22"/>
            <w:szCs w:val="22"/>
          </w:rPr>
          <w:tab/>
        </w:r>
        <w:r w:rsidRPr="00EF097F" w:rsidDel="00EF097F">
          <w:rPr>
            <w:noProof/>
            <w:rPrChange w:id="962" w:author="Kostiantyn Kudriavtsev" w:date="2016-09-13T13:52:00Z">
              <w:rPr>
                <w:rStyle w:val="Hyperlink"/>
                <w:noProof/>
              </w:rPr>
            </w:rPrChange>
          </w:rPr>
          <w:delText>Data model</w:delText>
        </w:r>
        <w:r w:rsidDel="00EF097F">
          <w:rPr>
            <w:noProof/>
            <w:webHidden/>
          </w:rPr>
          <w:tab/>
        </w:r>
        <w:r w:rsidR="00DD44B1" w:rsidDel="00EF097F">
          <w:rPr>
            <w:noProof/>
            <w:webHidden/>
          </w:rPr>
          <w:delText>6</w:delText>
        </w:r>
      </w:del>
    </w:p>
    <w:p w14:paraId="3451B05A" w14:textId="77777777" w:rsidR="00700A3B" w:rsidDel="00EF097F" w:rsidRDefault="00700A3B">
      <w:pPr>
        <w:pStyle w:val="TOC3"/>
        <w:tabs>
          <w:tab w:val="left" w:pos="1200"/>
          <w:tab w:val="right" w:leader="dot" w:pos="9347"/>
        </w:tabs>
        <w:rPr>
          <w:del w:id="963" w:author="Kostiantyn Kudriavtsev" w:date="2016-09-13T13:52:00Z"/>
          <w:rFonts w:asciiTheme="minorHAnsi" w:eastAsiaTheme="minorEastAsia" w:hAnsiTheme="minorHAnsi" w:cstheme="minorBidi"/>
          <w:iCs w:val="0"/>
          <w:noProof/>
          <w:color w:val="auto"/>
          <w:sz w:val="22"/>
          <w:szCs w:val="22"/>
        </w:rPr>
      </w:pPr>
      <w:del w:id="964" w:author="Kostiantyn Kudriavtsev" w:date="2016-09-13T13:52:00Z">
        <w:r w:rsidRPr="00EF097F" w:rsidDel="00EF097F">
          <w:rPr>
            <w:noProof/>
            <w:rPrChange w:id="965" w:author="Kostiantyn Kudriavtsev" w:date="2016-09-13T13:52:00Z">
              <w:rPr>
                <w:rStyle w:val="Hyperlink"/>
                <w:noProof/>
              </w:rPr>
            </w:rPrChange>
          </w:rPr>
          <w:delText>5.4.1</w:delText>
        </w:r>
        <w:r w:rsidDel="00EF097F">
          <w:rPr>
            <w:rFonts w:asciiTheme="minorHAnsi" w:eastAsiaTheme="minorEastAsia" w:hAnsiTheme="minorHAnsi" w:cstheme="minorBidi"/>
            <w:iCs w:val="0"/>
            <w:noProof/>
            <w:color w:val="auto"/>
            <w:sz w:val="22"/>
            <w:szCs w:val="22"/>
          </w:rPr>
          <w:tab/>
        </w:r>
        <w:r w:rsidRPr="00EF097F" w:rsidDel="00EF097F">
          <w:rPr>
            <w:noProof/>
            <w:rPrChange w:id="966" w:author="Kostiantyn Kudriavtsev" w:date="2016-09-13T13:52:00Z">
              <w:rPr>
                <w:rStyle w:val="Hyperlink"/>
                <w:noProof/>
              </w:rPr>
            </w:rPrChange>
          </w:rPr>
          <w:delText>Storage 1</w:delText>
        </w:r>
        <w:r w:rsidDel="00EF097F">
          <w:rPr>
            <w:noProof/>
            <w:webHidden/>
          </w:rPr>
          <w:tab/>
        </w:r>
        <w:r w:rsidR="00DD44B1" w:rsidDel="00EF097F">
          <w:rPr>
            <w:noProof/>
            <w:webHidden/>
          </w:rPr>
          <w:delText>6</w:delText>
        </w:r>
      </w:del>
    </w:p>
    <w:p w14:paraId="3CE74B41" w14:textId="77777777" w:rsidR="00700A3B" w:rsidDel="00EF097F" w:rsidRDefault="00700A3B">
      <w:pPr>
        <w:pStyle w:val="TOC3"/>
        <w:tabs>
          <w:tab w:val="left" w:pos="1200"/>
          <w:tab w:val="right" w:leader="dot" w:pos="9347"/>
        </w:tabs>
        <w:rPr>
          <w:del w:id="967" w:author="Kostiantyn Kudriavtsev" w:date="2016-09-13T13:52:00Z"/>
          <w:rFonts w:asciiTheme="minorHAnsi" w:eastAsiaTheme="minorEastAsia" w:hAnsiTheme="minorHAnsi" w:cstheme="minorBidi"/>
          <w:iCs w:val="0"/>
          <w:noProof/>
          <w:color w:val="auto"/>
          <w:sz w:val="22"/>
          <w:szCs w:val="22"/>
        </w:rPr>
      </w:pPr>
      <w:del w:id="968" w:author="Kostiantyn Kudriavtsev" w:date="2016-09-13T13:52:00Z">
        <w:r w:rsidRPr="00EF097F" w:rsidDel="00EF097F">
          <w:rPr>
            <w:noProof/>
            <w:rPrChange w:id="969" w:author="Kostiantyn Kudriavtsev" w:date="2016-09-13T13:52:00Z">
              <w:rPr>
                <w:rStyle w:val="Hyperlink"/>
                <w:noProof/>
              </w:rPr>
            </w:rPrChange>
          </w:rPr>
          <w:delText>5.4.2</w:delText>
        </w:r>
        <w:r w:rsidDel="00EF097F">
          <w:rPr>
            <w:rFonts w:asciiTheme="minorHAnsi" w:eastAsiaTheme="minorEastAsia" w:hAnsiTheme="minorHAnsi" w:cstheme="minorBidi"/>
            <w:iCs w:val="0"/>
            <w:noProof/>
            <w:color w:val="auto"/>
            <w:sz w:val="22"/>
            <w:szCs w:val="22"/>
          </w:rPr>
          <w:tab/>
        </w:r>
        <w:r w:rsidRPr="00EF097F" w:rsidDel="00EF097F">
          <w:rPr>
            <w:noProof/>
            <w:rPrChange w:id="970" w:author="Kostiantyn Kudriavtsev" w:date="2016-09-13T13:52:00Z">
              <w:rPr>
                <w:rStyle w:val="Hyperlink"/>
                <w:noProof/>
              </w:rPr>
            </w:rPrChange>
          </w:rPr>
          <w:delText>Storage 2</w:delText>
        </w:r>
        <w:r w:rsidDel="00EF097F">
          <w:rPr>
            <w:noProof/>
            <w:webHidden/>
          </w:rPr>
          <w:tab/>
        </w:r>
        <w:r w:rsidR="00DD44B1" w:rsidDel="00EF097F">
          <w:rPr>
            <w:noProof/>
            <w:webHidden/>
          </w:rPr>
          <w:delText>6</w:delText>
        </w:r>
      </w:del>
    </w:p>
    <w:p w14:paraId="103EDF4C" w14:textId="77777777" w:rsidR="00700A3B" w:rsidDel="00EF097F" w:rsidRDefault="00700A3B">
      <w:pPr>
        <w:pStyle w:val="TOC3"/>
        <w:tabs>
          <w:tab w:val="left" w:pos="1200"/>
          <w:tab w:val="right" w:leader="dot" w:pos="9347"/>
        </w:tabs>
        <w:rPr>
          <w:del w:id="971" w:author="Kostiantyn Kudriavtsev" w:date="2016-09-13T13:52:00Z"/>
          <w:rFonts w:asciiTheme="minorHAnsi" w:eastAsiaTheme="minorEastAsia" w:hAnsiTheme="minorHAnsi" w:cstheme="minorBidi"/>
          <w:iCs w:val="0"/>
          <w:noProof/>
          <w:color w:val="auto"/>
          <w:sz w:val="22"/>
          <w:szCs w:val="22"/>
        </w:rPr>
      </w:pPr>
      <w:del w:id="972" w:author="Kostiantyn Kudriavtsev" w:date="2016-09-13T13:52:00Z">
        <w:r w:rsidRPr="00EF097F" w:rsidDel="00EF097F">
          <w:rPr>
            <w:noProof/>
            <w:rPrChange w:id="973" w:author="Kostiantyn Kudriavtsev" w:date="2016-09-13T13:52:00Z">
              <w:rPr>
                <w:rStyle w:val="Hyperlink"/>
                <w:noProof/>
              </w:rPr>
            </w:rPrChange>
          </w:rPr>
          <w:delText>5.4.3</w:delText>
        </w:r>
        <w:r w:rsidDel="00EF097F">
          <w:rPr>
            <w:rFonts w:asciiTheme="minorHAnsi" w:eastAsiaTheme="minorEastAsia" w:hAnsiTheme="minorHAnsi" w:cstheme="minorBidi"/>
            <w:iCs w:val="0"/>
            <w:noProof/>
            <w:color w:val="auto"/>
            <w:sz w:val="22"/>
            <w:szCs w:val="22"/>
          </w:rPr>
          <w:tab/>
        </w:r>
        <w:r w:rsidRPr="00EF097F" w:rsidDel="00EF097F">
          <w:rPr>
            <w:noProof/>
            <w:rPrChange w:id="974" w:author="Kostiantyn Kudriavtsev" w:date="2016-09-13T13:52:00Z">
              <w:rPr>
                <w:rStyle w:val="Hyperlink"/>
                <w:noProof/>
              </w:rPr>
            </w:rPrChange>
          </w:rPr>
          <w:delText>…</w:delText>
        </w:r>
        <w:r w:rsidDel="00EF097F">
          <w:rPr>
            <w:noProof/>
            <w:webHidden/>
          </w:rPr>
          <w:tab/>
        </w:r>
        <w:r w:rsidR="00DD44B1" w:rsidDel="00EF097F">
          <w:rPr>
            <w:noProof/>
            <w:webHidden/>
          </w:rPr>
          <w:delText>6</w:delText>
        </w:r>
      </w:del>
    </w:p>
    <w:p w14:paraId="5709228D" w14:textId="77777777" w:rsidR="00700A3B" w:rsidDel="00EF097F" w:rsidRDefault="00700A3B">
      <w:pPr>
        <w:pStyle w:val="TOC2"/>
        <w:tabs>
          <w:tab w:val="left" w:pos="800"/>
          <w:tab w:val="right" w:leader="dot" w:pos="9347"/>
        </w:tabs>
        <w:rPr>
          <w:del w:id="975" w:author="Kostiantyn Kudriavtsev" w:date="2016-09-13T13:52:00Z"/>
          <w:rFonts w:asciiTheme="minorHAnsi" w:eastAsiaTheme="minorEastAsia" w:hAnsiTheme="minorHAnsi" w:cstheme="minorBidi"/>
          <w:caps w:val="0"/>
          <w:noProof/>
          <w:color w:val="auto"/>
          <w:sz w:val="22"/>
          <w:szCs w:val="22"/>
        </w:rPr>
      </w:pPr>
      <w:del w:id="976" w:author="Kostiantyn Kudriavtsev" w:date="2016-09-13T13:52:00Z">
        <w:r w:rsidRPr="00EF097F" w:rsidDel="00EF097F">
          <w:rPr>
            <w:noProof/>
            <w:rPrChange w:id="977" w:author="Kostiantyn Kudriavtsev" w:date="2016-09-13T13:52:00Z">
              <w:rPr>
                <w:rStyle w:val="Hyperlink"/>
                <w:noProof/>
              </w:rPr>
            </w:rPrChange>
          </w:rPr>
          <w:delText>5.5</w:delText>
        </w:r>
        <w:r w:rsidDel="00EF097F">
          <w:rPr>
            <w:rFonts w:asciiTheme="minorHAnsi" w:eastAsiaTheme="minorEastAsia" w:hAnsiTheme="minorHAnsi" w:cstheme="minorBidi"/>
            <w:caps w:val="0"/>
            <w:noProof/>
            <w:color w:val="auto"/>
            <w:sz w:val="22"/>
            <w:szCs w:val="22"/>
          </w:rPr>
          <w:tab/>
        </w:r>
        <w:r w:rsidRPr="00EF097F" w:rsidDel="00EF097F">
          <w:rPr>
            <w:noProof/>
            <w:rPrChange w:id="978" w:author="Kostiantyn Kudriavtsev" w:date="2016-09-13T13:52:00Z">
              <w:rPr>
                <w:rStyle w:val="Hyperlink"/>
                <w:noProof/>
              </w:rPr>
            </w:rPrChange>
          </w:rPr>
          <w:delText>High-level deployment approach</w:delText>
        </w:r>
        <w:r w:rsidDel="00EF097F">
          <w:rPr>
            <w:noProof/>
            <w:webHidden/>
          </w:rPr>
          <w:tab/>
        </w:r>
        <w:r w:rsidR="00DD44B1" w:rsidDel="00EF097F">
          <w:rPr>
            <w:noProof/>
            <w:webHidden/>
          </w:rPr>
          <w:delText>6</w:delText>
        </w:r>
      </w:del>
    </w:p>
    <w:p w14:paraId="147F610E" w14:textId="77777777" w:rsidR="00700A3B" w:rsidDel="00EF097F" w:rsidRDefault="00700A3B">
      <w:pPr>
        <w:pStyle w:val="TOC2"/>
        <w:tabs>
          <w:tab w:val="left" w:pos="800"/>
          <w:tab w:val="right" w:leader="dot" w:pos="9347"/>
        </w:tabs>
        <w:rPr>
          <w:del w:id="979" w:author="Kostiantyn Kudriavtsev" w:date="2016-09-13T13:52:00Z"/>
          <w:rFonts w:asciiTheme="minorHAnsi" w:eastAsiaTheme="minorEastAsia" w:hAnsiTheme="minorHAnsi" w:cstheme="minorBidi"/>
          <w:caps w:val="0"/>
          <w:noProof/>
          <w:color w:val="auto"/>
          <w:sz w:val="22"/>
          <w:szCs w:val="22"/>
        </w:rPr>
      </w:pPr>
      <w:del w:id="980" w:author="Kostiantyn Kudriavtsev" w:date="2016-09-13T13:52:00Z">
        <w:r w:rsidRPr="00EF097F" w:rsidDel="00EF097F">
          <w:rPr>
            <w:noProof/>
            <w:rPrChange w:id="981" w:author="Kostiantyn Kudriavtsev" w:date="2016-09-13T13:52:00Z">
              <w:rPr>
                <w:rStyle w:val="Hyperlink"/>
                <w:noProof/>
              </w:rPr>
            </w:rPrChange>
          </w:rPr>
          <w:delText>5.6</w:delText>
        </w:r>
        <w:r w:rsidDel="00EF097F">
          <w:rPr>
            <w:rFonts w:asciiTheme="minorHAnsi" w:eastAsiaTheme="minorEastAsia" w:hAnsiTheme="minorHAnsi" w:cstheme="minorBidi"/>
            <w:caps w:val="0"/>
            <w:noProof/>
            <w:color w:val="auto"/>
            <w:sz w:val="22"/>
            <w:szCs w:val="22"/>
          </w:rPr>
          <w:tab/>
        </w:r>
        <w:r w:rsidRPr="00EF097F" w:rsidDel="00EF097F">
          <w:rPr>
            <w:noProof/>
            <w:rPrChange w:id="982" w:author="Kostiantyn Kudriavtsev" w:date="2016-09-13T13:52:00Z">
              <w:rPr>
                <w:rStyle w:val="Hyperlink"/>
                <w:noProof/>
              </w:rPr>
            </w:rPrChange>
          </w:rPr>
          <w:delText>Architecturally Significant Quality Attributes</w:delText>
        </w:r>
        <w:r w:rsidDel="00EF097F">
          <w:rPr>
            <w:noProof/>
            <w:webHidden/>
          </w:rPr>
          <w:tab/>
        </w:r>
        <w:r w:rsidR="00DD44B1" w:rsidDel="00EF097F">
          <w:rPr>
            <w:noProof/>
            <w:webHidden/>
          </w:rPr>
          <w:delText>6</w:delText>
        </w:r>
      </w:del>
    </w:p>
    <w:p w14:paraId="75BB03CA" w14:textId="77777777" w:rsidR="00700A3B" w:rsidDel="00EF097F" w:rsidRDefault="00700A3B">
      <w:pPr>
        <w:pStyle w:val="TOC3"/>
        <w:tabs>
          <w:tab w:val="left" w:pos="1200"/>
          <w:tab w:val="right" w:leader="dot" w:pos="9347"/>
        </w:tabs>
        <w:rPr>
          <w:del w:id="983" w:author="Kostiantyn Kudriavtsev" w:date="2016-09-13T13:52:00Z"/>
          <w:rFonts w:asciiTheme="minorHAnsi" w:eastAsiaTheme="minorEastAsia" w:hAnsiTheme="minorHAnsi" w:cstheme="minorBidi"/>
          <w:iCs w:val="0"/>
          <w:noProof/>
          <w:color w:val="auto"/>
          <w:sz w:val="22"/>
          <w:szCs w:val="22"/>
        </w:rPr>
      </w:pPr>
      <w:del w:id="984" w:author="Kostiantyn Kudriavtsev" w:date="2016-09-13T13:52:00Z">
        <w:r w:rsidRPr="00EF097F" w:rsidDel="00EF097F">
          <w:rPr>
            <w:noProof/>
            <w:rPrChange w:id="985" w:author="Kostiantyn Kudriavtsev" w:date="2016-09-13T13:52:00Z">
              <w:rPr>
                <w:rStyle w:val="Hyperlink"/>
                <w:noProof/>
              </w:rPr>
            </w:rPrChange>
          </w:rPr>
          <w:delText>5.6.1</w:delText>
        </w:r>
        <w:r w:rsidDel="00EF097F">
          <w:rPr>
            <w:rFonts w:asciiTheme="minorHAnsi" w:eastAsiaTheme="minorEastAsia" w:hAnsiTheme="minorHAnsi" w:cstheme="minorBidi"/>
            <w:iCs w:val="0"/>
            <w:noProof/>
            <w:color w:val="auto"/>
            <w:sz w:val="22"/>
            <w:szCs w:val="22"/>
          </w:rPr>
          <w:tab/>
        </w:r>
        <w:r w:rsidRPr="00EF097F" w:rsidDel="00EF097F">
          <w:rPr>
            <w:noProof/>
            <w:rPrChange w:id="986" w:author="Kostiantyn Kudriavtsev" w:date="2016-09-13T13:52:00Z">
              <w:rPr>
                <w:rStyle w:val="Hyperlink"/>
                <w:noProof/>
              </w:rPr>
            </w:rPrChange>
          </w:rPr>
          <w:delText>Security</w:delText>
        </w:r>
        <w:r w:rsidDel="00EF097F">
          <w:rPr>
            <w:noProof/>
            <w:webHidden/>
          </w:rPr>
          <w:tab/>
        </w:r>
        <w:r w:rsidR="00DD44B1" w:rsidDel="00EF097F">
          <w:rPr>
            <w:noProof/>
            <w:webHidden/>
          </w:rPr>
          <w:delText>6</w:delText>
        </w:r>
      </w:del>
    </w:p>
    <w:p w14:paraId="228D54F2" w14:textId="77777777" w:rsidR="00700A3B" w:rsidDel="00EF097F" w:rsidRDefault="00700A3B">
      <w:pPr>
        <w:pStyle w:val="TOC3"/>
        <w:tabs>
          <w:tab w:val="left" w:pos="1200"/>
          <w:tab w:val="right" w:leader="dot" w:pos="9347"/>
        </w:tabs>
        <w:rPr>
          <w:del w:id="987" w:author="Kostiantyn Kudriavtsev" w:date="2016-09-13T13:52:00Z"/>
          <w:rFonts w:asciiTheme="minorHAnsi" w:eastAsiaTheme="minorEastAsia" w:hAnsiTheme="minorHAnsi" w:cstheme="minorBidi"/>
          <w:iCs w:val="0"/>
          <w:noProof/>
          <w:color w:val="auto"/>
          <w:sz w:val="22"/>
          <w:szCs w:val="22"/>
        </w:rPr>
      </w:pPr>
      <w:del w:id="988" w:author="Kostiantyn Kudriavtsev" w:date="2016-09-13T13:52:00Z">
        <w:r w:rsidRPr="00EF097F" w:rsidDel="00EF097F">
          <w:rPr>
            <w:noProof/>
            <w:rPrChange w:id="989" w:author="Kostiantyn Kudriavtsev" w:date="2016-09-13T13:52:00Z">
              <w:rPr>
                <w:rStyle w:val="Hyperlink"/>
                <w:noProof/>
              </w:rPr>
            </w:rPrChange>
          </w:rPr>
          <w:delText>5.6.2</w:delText>
        </w:r>
        <w:r w:rsidDel="00EF097F">
          <w:rPr>
            <w:rFonts w:asciiTheme="minorHAnsi" w:eastAsiaTheme="minorEastAsia" w:hAnsiTheme="minorHAnsi" w:cstheme="minorBidi"/>
            <w:iCs w:val="0"/>
            <w:noProof/>
            <w:color w:val="auto"/>
            <w:sz w:val="22"/>
            <w:szCs w:val="22"/>
          </w:rPr>
          <w:tab/>
        </w:r>
        <w:r w:rsidRPr="00EF097F" w:rsidDel="00EF097F">
          <w:rPr>
            <w:noProof/>
            <w:rPrChange w:id="990" w:author="Kostiantyn Kudriavtsev" w:date="2016-09-13T13:52:00Z">
              <w:rPr>
                <w:rStyle w:val="Hyperlink"/>
                <w:noProof/>
              </w:rPr>
            </w:rPrChange>
          </w:rPr>
          <w:delText>Supportability</w:delText>
        </w:r>
        <w:r w:rsidDel="00EF097F">
          <w:rPr>
            <w:noProof/>
            <w:webHidden/>
          </w:rPr>
          <w:tab/>
        </w:r>
        <w:r w:rsidR="00DD44B1" w:rsidDel="00EF097F">
          <w:rPr>
            <w:noProof/>
            <w:webHidden/>
          </w:rPr>
          <w:delText>6</w:delText>
        </w:r>
      </w:del>
    </w:p>
    <w:p w14:paraId="2300856F" w14:textId="77777777" w:rsidR="00700A3B" w:rsidDel="00EF097F" w:rsidRDefault="00700A3B">
      <w:pPr>
        <w:pStyle w:val="TOC4"/>
        <w:tabs>
          <w:tab w:val="left" w:pos="1600"/>
          <w:tab w:val="right" w:leader="dot" w:pos="9347"/>
        </w:tabs>
        <w:rPr>
          <w:del w:id="991" w:author="Kostiantyn Kudriavtsev" w:date="2016-09-13T13:52:00Z"/>
          <w:rFonts w:asciiTheme="minorHAnsi" w:eastAsiaTheme="minorEastAsia" w:hAnsiTheme="minorHAnsi" w:cstheme="minorBidi"/>
          <w:noProof/>
          <w:color w:val="auto"/>
          <w:sz w:val="22"/>
          <w:szCs w:val="22"/>
        </w:rPr>
      </w:pPr>
      <w:del w:id="992" w:author="Kostiantyn Kudriavtsev" w:date="2016-09-13T13:52:00Z">
        <w:r w:rsidRPr="00EF097F" w:rsidDel="00EF097F">
          <w:rPr>
            <w:noProof/>
            <w:rPrChange w:id="993" w:author="Kostiantyn Kudriavtsev" w:date="2016-09-13T13:52:00Z">
              <w:rPr>
                <w:rStyle w:val="Hyperlink"/>
                <w:noProof/>
              </w:rPr>
            </w:rPrChange>
          </w:rPr>
          <w:delText>5.6.2.1</w:delText>
        </w:r>
        <w:r w:rsidDel="00EF097F">
          <w:rPr>
            <w:rFonts w:asciiTheme="minorHAnsi" w:eastAsiaTheme="minorEastAsia" w:hAnsiTheme="minorHAnsi" w:cstheme="minorBidi"/>
            <w:noProof/>
            <w:color w:val="auto"/>
            <w:sz w:val="22"/>
            <w:szCs w:val="22"/>
          </w:rPr>
          <w:tab/>
        </w:r>
        <w:r w:rsidRPr="00EF097F" w:rsidDel="00EF097F">
          <w:rPr>
            <w:noProof/>
            <w:rPrChange w:id="994" w:author="Kostiantyn Kudriavtsev" w:date="2016-09-13T13:52:00Z">
              <w:rPr>
                <w:rStyle w:val="Hyperlink"/>
                <w:noProof/>
              </w:rPr>
            </w:rPrChange>
          </w:rPr>
          <w:delText>Monitoring</w:delText>
        </w:r>
        <w:r w:rsidDel="00EF097F">
          <w:rPr>
            <w:noProof/>
            <w:webHidden/>
          </w:rPr>
          <w:tab/>
        </w:r>
        <w:r w:rsidR="00DD44B1" w:rsidDel="00EF097F">
          <w:rPr>
            <w:noProof/>
            <w:webHidden/>
          </w:rPr>
          <w:delText>6</w:delText>
        </w:r>
      </w:del>
    </w:p>
    <w:p w14:paraId="660BABAB" w14:textId="77777777" w:rsidR="00700A3B" w:rsidDel="00EF097F" w:rsidRDefault="00700A3B">
      <w:pPr>
        <w:pStyle w:val="TOC4"/>
        <w:tabs>
          <w:tab w:val="left" w:pos="1600"/>
          <w:tab w:val="right" w:leader="dot" w:pos="9347"/>
        </w:tabs>
        <w:rPr>
          <w:del w:id="995" w:author="Kostiantyn Kudriavtsev" w:date="2016-09-13T13:52:00Z"/>
          <w:rFonts w:asciiTheme="minorHAnsi" w:eastAsiaTheme="minorEastAsia" w:hAnsiTheme="minorHAnsi" w:cstheme="minorBidi"/>
          <w:noProof/>
          <w:color w:val="auto"/>
          <w:sz w:val="22"/>
          <w:szCs w:val="22"/>
        </w:rPr>
      </w:pPr>
      <w:del w:id="996" w:author="Kostiantyn Kudriavtsev" w:date="2016-09-13T13:52:00Z">
        <w:r w:rsidRPr="00EF097F" w:rsidDel="00EF097F">
          <w:rPr>
            <w:noProof/>
            <w:rPrChange w:id="997" w:author="Kostiantyn Kudriavtsev" w:date="2016-09-13T13:52:00Z">
              <w:rPr>
                <w:rStyle w:val="Hyperlink"/>
                <w:noProof/>
              </w:rPr>
            </w:rPrChange>
          </w:rPr>
          <w:delText>5.6.2.2</w:delText>
        </w:r>
        <w:r w:rsidDel="00EF097F">
          <w:rPr>
            <w:rFonts w:asciiTheme="minorHAnsi" w:eastAsiaTheme="minorEastAsia" w:hAnsiTheme="minorHAnsi" w:cstheme="minorBidi"/>
            <w:noProof/>
            <w:color w:val="auto"/>
            <w:sz w:val="22"/>
            <w:szCs w:val="22"/>
          </w:rPr>
          <w:tab/>
        </w:r>
        <w:r w:rsidRPr="00EF097F" w:rsidDel="00EF097F">
          <w:rPr>
            <w:noProof/>
            <w:rPrChange w:id="998" w:author="Kostiantyn Kudriavtsev" w:date="2016-09-13T13:52:00Z">
              <w:rPr>
                <w:rStyle w:val="Hyperlink"/>
                <w:noProof/>
              </w:rPr>
            </w:rPrChange>
          </w:rPr>
          <w:delText>Administration Tools</w:delText>
        </w:r>
        <w:r w:rsidDel="00EF097F">
          <w:rPr>
            <w:noProof/>
            <w:webHidden/>
          </w:rPr>
          <w:tab/>
        </w:r>
        <w:r w:rsidR="00DD44B1" w:rsidDel="00EF097F">
          <w:rPr>
            <w:noProof/>
            <w:webHidden/>
          </w:rPr>
          <w:delText>6</w:delText>
        </w:r>
      </w:del>
    </w:p>
    <w:p w14:paraId="68C5AFBC" w14:textId="77777777" w:rsidR="00700A3B" w:rsidDel="00EF097F" w:rsidRDefault="00700A3B">
      <w:pPr>
        <w:pStyle w:val="TOC4"/>
        <w:tabs>
          <w:tab w:val="left" w:pos="1600"/>
          <w:tab w:val="right" w:leader="dot" w:pos="9347"/>
        </w:tabs>
        <w:rPr>
          <w:del w:id="999" w:author="Kostiantyn Kudriavtsev" w:date="2016-09-13T13:52:00Z"/>
          <w:rFonts w:asciiTheme="minorHAnsi" w:eastAsiaTheme="minorEastAsia" w:hAnsiTheme="minorHAnsi" w:cstheme="minorBidi"/>
          <w:noProof/>
          <w:color w:val="auto"/>
          <w:sz w:val="22"/>
          <w:szCs w:val="22"/>
        </w:rPr>
      </w:pPr>
      <w:del w:id="1000" w:author="Kostiantyn Kudriavtsev" w:date="2016-09-13T13:52:00Z">
        <w:r w:rsidRPr="00EF097F" w:rsidDel="00EF097F">
          <w:rPr>
            <w:noProof/>
            <w:rPrChange w:id="1001" w:author="Kostiantyn Kudriavtsev" w:date="2016-09-13T13:52:00Z">
              <w:rPr>
                <w:rStyle w:val="Hyperlink"/>
                <w:noProof/>
              </w:rPr>
            </w:rPrChange>
          </w:rPr>
          <w:delText>5.6.2.3</w:delText>
        </w:r>
        <w:r w:rsidDel="00EF097F">
          <w:rPr>
            <w:rFonts w:asciiTheme="minorHAnsi" w:eastAsiaTheme="minorEastAsia" w:hAnsiTheme="minorHAnsi" w:cstheme="minorBidi"/>
            <w:noProof/>
            <w:color w:val="auto"/>
            <w:sz w:val="22"/>
            <w:szCs w:val="22"/>
          </w:rPr>
          <w:tab/>
        </w:r>
        <w:r w:rsidRPr="00EF097F" w:rsidDel="00EF097F">
          <w:rPr>
            <w:noProof/>
            <w:rPrChange w:id="1002" w:author="Kostiantyn Kudriavtsev" w:date="2016-09-13T13:52:00Z">
              <w:rPr>
                <w:rStyle w:val="Hyperlink"/>
                <w:noProof/>
              </w:rPr>
            </w:rPrChange>
          </w:rPr>
          <w:delText>Specific deployment aspects</w:delText>
        </w:r>
        <w:r w:rsidDel="00EF097F">
          <w:rPr>
            <w:noProof/>
            <w:webHidden/>
          </w:rPr>
          <w:tab/>
        </w:r>
        <w:r w:rsidR="00DD44B1" w:rsidDel="00EF097F">
          <w:rPr>
            <w:noProof/>
            <w:webHidden/>
          </w:rPr>
          <w:delText>6</w:delText>
        </w:r>
      </w:del>
    </w:p>
    <w:p w14:paraId="02F3BFBA" w14:textId="77777777" w:rsidR="00700A3B" w:rsidDel="00EF097F" w:rsidRDefault="00700A3B">
      <w:pPr>
        <w:pStyle w:val="TOC1"/>
        <w:tabs>
          <w:tab w:val="left" w:pos="400"/>
          <w:tab w:val="right" w:leader="dot" w:pos="9347"/>
        </w:tabs>
        <w:rPr>
          <w:del w:id="1003" w:author="Kostiantyn Kudriavtsev" w:date="2016-09-13T13:52:00Z"/>
          <w:rFonts w:asciiTheme="minorHAnsi" w:eastAsiaTheme="minorEastAsia" w:hAnsiTheme="minorHAnsi" w:cstheme="minorBidi"/>
          <w:bCs w:val="0"/>
          <w:caps w:val="0"/>
          <w:noProof/>
          <w:color w:val="auto"/>
          <w:sz w:val="22"/>
          <w:szCs w:val="22"/>
        </w:rPr>
      </w:pPr>
      <w:del w:id="1004" w:author="Kostiantyn Kudriavtsev" w:date="2016-09-13T13:52:00Z">
        <w:r w:rsidRPr="00EF097F" w:rsidDel="00EF097F">
          <w:rPr>
            <w:noProof/>
            <w:rPrChange w:id="1005" w:author="Kostiantyn Kudriavtsev" w:date="2016-09-13T13:52:00Z">
              <w:rPr>
                <w:rStyle w:val="Hyperlink"/>
                <w:noProof/>
              </w:rPr>
            </w:rPrChange>
          </w:rPr>
          <w:delText>6</w:delText>
        </w:r>
        <w:r w:rsidDel="00EF097F">
          <w:rPr>
            <w:rFonts w:asciiTheme="minorHAnsi" w:eastAsiaTheme="minorEastAsia" w:hAnsiTheme="minorHAnsi" w:cstheme="minorBidi"/>
            <w:bCs w:val="0"/>
            <w:caps w:val="0"/>
            <w:noProof/>
            <w:color w:val="auto"/>
            <w:sz w:val="22"/>
            <w:szCs w:val="22"/>
          </w:rPr>
          <w:tab/>
        </w:r>
        <w:r w:rsidRPr="00EF097F" w:rsidDel="00EF097F">
          <w:rPr>
            <w:noProof/>
            <w:rPrChange w:id="1006" w:author="Kostiantyn Kudriavtsev" w:date="2016-09-13T13:52:00Z">
              <w:rPr>
                <w:rStyle w:val="Hyperlink"/>
                <w:noProof/>
              </w:rPr>
            </w:rPrChange>
          </w:rPr>
          <w:delText>Target Solution Architecture</w:delText>
        </w:r>
        <w:r w:rsidDel="00EF097F">
          <w:rPr>
            <w:noProof/>
            <w:webHidden/>
          </w:rPr>
          <w:tab/>
        </w:r>
        <w:r w:rsidR="00DD44B1" w:rsidDel="00EF097F">
          <w:rPr>
            <w:noProof/>
            <w:webHidden/>
          </w:rPr>
          <w:delText>6</w:delText>
        </w:r>
      </w:del>
    </w:p>
    <w:p w14:paraId="5C0F02C8" w14:textId="77777777" w:rsidR="00700A3B" w:rsidDel="00EF097F" w:rsidRDefault="00700A3B">
      <w:pPr>
        <w:pStyle w:val="TOC2"/>
        <w:tabs>
          <w:tab w:val="left" w:pos="800"/>
          <w:tab w:val="right" w:leader="dot" w:pos="9347"/>
        </w:tabs>
        <w:rPr>
          <w:del w:id="1007" w:author="Kostiantyn Kudriavtsev" w:date="2016-09-13T13:52:00Z"/>
          <w:rFonts w:asciiTheme="minorHAnsi" w:eastAsiaTheme="minorEastAsia" w:hAnsiTheme="minorHAnsi" w:cstheme="minorBidi"/>
          <w:caps w:val="0"/>
          <w:noProof/>
          <w:color w:val="auto"/>
          <w:sz w:val="22"/>
          <w:szCs w:val="22"/>
        </w:rPr>
      </w:pPr>
      <w:del w:id="1008" w:author="Kostiantyn Kudriavtsev" w:date="2016-09-13T13:52:00Z">
        <w:r w:rsidRPr="00EF097F" w:rsidDel="00EF097F">
          <w:rPr>
            <w:noProof/>
            <w:rPrChange w:id="1009" w:author="Kostiantyn Kudriavtsev" w:date="2016-09-13T13:52:00Z">
              <w:rPr>
                <w:rStyle w:val="Hyperlink"/>
                <w:noProof/>
              </w:rPr>
            </w:rPrChange>
          </w:rPr>
          <w:delText>6.1</w:delText>
        </w:r>
        <w:r w:rsidDel="00EF097F">
          <w:rPr>
            <w:rFonts w:asciiTheme="minorHAnsi" w:eastAsiaTheme="minorEastAsia" w:hAnsiTheme="minorHAnsi" w:cstheme="minorBidi"/>
            <w:caps w:val="0"/>
            <w:noProof/>
            <w:color w:val="auto"/>
            <w:sz w:val="22"/>
            <w:szCs w:val="22"/>
          </w:rPr>
          <w:tab/>
        </w:r>
        <w:r w:rsidRPr="00EF097F" w:rsidDel="00EF097F">
          <w:rPr>
            <w:noProof/>
            <w:rPrChange w:id="1010" w:author="Kostiantyn Kudriavtsev" w:date="2016-09-13T13:52:00Z">
              <w:rPr>
                <w:rStyle w:val="Hyperlink"/>
                <w:noProof/>
              </w:rPr>
            </w:rPrChange>
          </w:rPr>
          <w:delText>Risks</w:delText>
        </w:r>
        <w:r w:rsidDel="00EF097F">
          <w:rPr>
            <w:noProof/>
            <w:webHidden/>
          </w:rPr>
          <w:tab/>
        </w:r>
        <w:r w:rsidR="00DD44B1" w:rsidDel="00EF097F">
          <w:rPr>
            <w:noProof/>
            <w:webHidden/>
          </w:rPr>
          <w:delText>6</w:delText>
        </w:r>
      </w:del>
    </w:p>
    <w:p w14:paraId="46EAA60C" w14:textId="77777777" w:rsidR="00700A3B" w:rsidDel="00EF097F" w:rsidRDefault="00700A3B">
      <w:pPr>
        <w:pStyle w:val="TOC2"/>
        <w:tabs>
          <w:tab w:val="left" w:pos="800"/>
          <w:tab w:val="right" w:leader="dot" w:pos="9347"/>
        </w:tabs>
        <w:rPr>
          <w:del w:id="1011" w:author="Kostiantyn Kudriavtsev" w:date="2016-09-13T13:52:00Z"/>
          <w:rFonts w:asciiTheme="minorHAnsi" w:eastAsiaTheme="minorEastAsia" w:hAnsiTheme="minorHAnsi" w:cstheme="minorBidi"/>
          <w:caps w:val="0"/>
          <w:noProof/>
          <w:color w:val="auto"/>
          <w:sz w:val="22"/>
          <w:szCs w:val="22"/>
        </w:rPr>
      </w:pPr>
      <w:del w:id="1012" w:author="Kostiantyn Kudriavtsev" w:date="2016-09-13T13:52:00Z">
        <w:r w:rsidRPr="00EF097F" w:rsidDel="00EF097F">
          <w:rPr>
            <w:noProof/>
            <w:rPrChange w:id="1013" w:author="Kostiantyn Kudriavtsev" w:date="2016-09-13T13:52:00Z">
              <w:rPr>
                <w:rStyle w:val="Hyperlink"/>
                <w:noProof/>
              </w:rPr>
            </w:rPrChange>
          </w:rPr>
          <w:delText>6.2</w:delText>
        </w:r>
        <w:r w:rsidDel="00EF097F">
          <w:rPr>
            <w:rFonts w:asciiTheme="minorHAnsi" w:eastAsiaTheme="minorEastAsia" w:hAnsiTheme="minorHAnsi" w:cstheme="minorBidi"/>
            <w:caps w:val="0"/>
            <w:noProof/>
            <w:color w:val="auto"/>
            <w:sz w:val="22"/>
            <w:szCs w:val="22"/>
          </w:rPr>
          <w:tab/>
        </w:r>
        <w:r w:rsidRPr="00EF097F" w:rsidDel="00EF097F">
          <w:rPr>
            <w:noProof/>
            <w:rPrChange w:id="1014" w:author="Kostiantyn Kudriavtsev" w:date="2016-09-13T13:52:00Z">
              <w:rPr>
                <w:rStyle w:val="Hyperlink"/>
                <w:noProof/>
              </w:rPr>
            </w:rPrChange>
          </w:rPr>
          <w:delText>dependencies</w:delText>
        </w:r>
        <w:r w:rsidDel="00EF097F">
          <w:rPr>
            <w:noProof/>
            <w:webHidden/>
          </w:rPr>
          <w:tab/>
        </w:r>
        <w:r w:rsidR="00DD44B1" w:rsidDel="00EF097F">
          <w:rPr>
            <w:noProof/>
            <w:webHidden/>
          </w:rPr>
          <w:delText>6</w:delText>
        </w:r>
      </w:del>
    </w:p>
    <w:p w14:paraId="32F100B6" w14:textId="77777777" w:rsidR="00700A3B" w:rsidDel="00EF097F" w:rsidRDefault="00700A3B">
      <w:pPr>
        <w:pStyle w:val="TOC2"/>
        <w:tabs>
          <w:tab w:val="left" w:pos="800"/>
          <w:tab w:val="right" w:leader="dot" w:pos="9347"/>
        </w:tabs>
        <w:rPr>
          <w:del w:id="1015" w:author="Kostiantyn Kudriavtsev" w:date="2016-09-13T13:52:00Z"/>
          <w:rFonts w:asciiTheme="minorHAnsi" w:eastAsiaTheme="minorEastAsia" w:hAnsiTheme="minorHAnsi" w:cstheme="minorBidi"/>
          <w:caps w:val="0"/>
          <w:noProof/>
          <w:color w:val="auto"/>
          <w:sz w:val="22"/>
          <w:szCs w:val="22"/>
        </w:rPr>
      </w:pPr>
      <w:del w:id="1016" w:author="Kostiantyn Kudriavtsev" w:date="2016-09-13T13:52:00Z">
        <w:r w:rsidRPr="00EF097F" w:rsidDel="00EF097F">
          <w:rPr>
            <w:noProof/>
            <w:rPrChange w:id="1017" w:author="Kostiantyn Kudriavtsev" w:date="2016-09-13T13:52:00Z">
              <w:rPr>
                <w:rStyle w:val="Hyperlink"/>
                <w:noProof/>
              </w:rPr>
            </w:rPrChange>
          </w:rPr>
          <w:delText>6.3</w:delText>
        </w:r>
        <w:r w:rsidDel="00EF097F">
          <w:rPr>
            <w:rFonts w:asciiTheme="minorHAnsi" w:eastAsiaTheme="minorEastAsia" w:hAnsiTheme="minorHAnsi" w:cstheme="minorBidi"/>
            <w:caps w:val="0"/>
            <w:noProof/>
            <w:color w:val="auto"/>
            <w:sz w:val="22"/>
            <w:szCs w:val="22"/>
          </w:rPr>
          <w:tab/>
        </w:r>
        <w:r w:rsidRPr="00EF097F" w:rsidDel="00EF097F">
          <w:rPr>
            <w:noProof/>
            <w:rPrChange w:id="1018" w:author="Kostiantyn Kudriavtsev" w:date="2016-09-13T13:52:00Z">
              <w:rPr>
                <w:rStyle w:val="Hyperlink"/>
                <w:noProof/>
              </w:rPr>
            </w:rPrChange>
          </w:rPr>
          <w:delText>Assumptions</w:delText>
        </w:r>
        <w:r w:rsidDel="00EF097F">
          <w:rPr>
            <w:noProof/>
            <w:webHidden/>
          </w:rPr>
          <w:tab/>
        </w:r>
        <w:r w:rsidR="00DD44B1" w:rsidDel="00EF097F">
          <w:rPr>
            <w:noProof/>
            <w:webHidden/>
          </w:rPr>
          <w:delText>6</w:delText>
        </w:r>
      </w:del>
    </w:p>
    <w:p w14:paraId="62B5249A" w14:textId="77777777" w:rsidR="00700A3B" w:rsidDel="00EF097F" w:rsidRDefault="00700A3B">
      <w:pPr>
        <w:pStyle w:val="TOC2"/>
        <w:tabs>
          <w:tab w:val="left" w:pos="800"/>
          <w:tab w:val="right" w:leader="dot" w:pos="9347"/>
        </w:tabs>
        <w:rPr>
          <w:del w:id="1019" w:author="Kostiantyn Kudriavtsev" w:date="2016-09-13T13:52:00Z"/>
          <w:rFonts w:asciiTheme="minorHAnsi" w:eastAsiaTheme="minorEastAsia" w:hAnsiTheme="minorHAnsi" w:cstheme="minorBidi"/>
          <w:caps w:val="0"/>
          <w:noProof/>
          <w:color w:val="auto"/>
          <w:sz w:val="22"/>
          <w:szCs w:val="22"/>
        </w:rPr>
      </w:pPr>
      <w:del w:id="1020" w:author="Kostiantyn Kudriavtsev" w:date="2016-09-13T13:52:00Z">
        <w:r w:rsidRPr="00EF097F" w:rsidDel="00EF097F">
          <w:rPr>
            <w:noProof/>
            <w:rPrChange w:id="1021" w:author="Kostiantyn Kudriavtsev" w:date="2016-09-13T13:52:00Z">
              <w:rPr>
                <w:rStyle w:val="Hyperlink"/>
                <w:noProof/>
              </w:rPr>
            </w:rPrChange>
          </w:rPr>
          <w:delText>6.4</w:delText>
        </w:r>
        <w:r w:rsidDel="00EF097F">
          <w:rPr>
            <w:rFonts w:asciiTheme="minorHAnsi" w:eastAsiaTheme="minorEastAsia" w:hAnsiTheme="minorHAnsi" w:cstheme="minorBidi"/>
            <w:caps w:val="0"/>
            <w:noProof/>
            <w:color w:val="auto"/>
            <w:sz w:val="22"/>
            <w:szCs w:val="22"/>
          </w:rPr>
          <w:tab/>
        </w:r>
        <w:r w:rsidRPr="00EF097F" w:rsidDel="00EF097F">
          <w:rPr>
            <w:noProof/>
            <w:rPrChange w:id="1022" w:author="Kostiantyn Kudriavtsev" w:date="2016-09-13T13:52:00Z">
              <w:rPr>
                <w:rStyle w:val="Hyperlink"/>
                <w:noProof/>
              </w:rPr>
            </w:rPrChange>
          </w:rPr>
          <w:delText>High-level solution structure</w:delText>
        </w:r>
        <w:r w:rsidDel="00EF097F">
          <w:rPr>
            <w:noProof/>
            <w:webHidden/>
          </w:rPr>
          <w:tab/>
        </w:r>
        <w:r w:rsidR="00DD44B1" w:rsidDel="00EF097F">
          <w:rPr>
            <w:noProof/>
            <w:webHidden/>
          </w:rPr>
          <w:delText>6</w:delText>
        </w:r>
      </w:del>
    </w:p>
    <w:p w14:paraId="5A4A03A8" w14:textId="77777777" w:rsidR="00700A3B" w:rsidDel="00EF097F" w:rsidRDefault="00700A3B">
      <w:pPr>
        <w:pStyle w:val="TOC3"/>
        <w:tabs>
          <w:tab w:val="left" w:pos="1200"/>
          <w:tab w:val="right" w:leader="dot" w:pos="9347"/>
        </w:tabs>
        <w:rPr>
          <w:del w:id="1023" w:author="Kostiantyn Kudriavtsev" w:date="2016-09-13T13:52:00Z"/>
          <w:rFonts w:asciiTheme="minorHAnsi" w:eastAsiaTheme="minorEastAsia" w:hAnsiTheme="minorHAnsi" w:cstheme="minorBidi"/>
          <w:iCs w:val="0"/>
          <w:noProof/>
          <w:color w:val="auto"/>
          <w:sz w:val="22"/>
          <w:szCs w:val="22"/>
        </w:rPr>
      </w:pPr>
      <w:del w:id="1024" w:author="Kostiantyn Kudriavtsev" w:date="2016-09-13T13:52:00Z">
        <w:r w:rsidRPr="00EF097F" w:rsidDel="00EF097F">
          <w:rPr>
            <w:noProof/>
            <w:rPrChange w:id="1025" w:author="Kostiantyn Kudriavtsev" w:date="2016-09-13T13:52:00Z">
              <w:rPr>
                <w:rStyle w:val="Hyperlink"/>
                <w:noProof/>
              </w:rPr>
            </w:rPrChange>
          </w:rPr>
          <w:delText>6.4.1</w:delText>
        </w:r>
        <w:r w:rsidDel="00EF097F">
          <w:rPr>
            <w:rFonts w:asciiTheme="minorHAnsi" w:eastAsiaTheme="minorEastAsia" w:hAnsiTheme="minorHAnsi" w:cstheme="minorBidi"/>
            <w:iCs w:val="0"/>
            <w:noProof/>
            <w:color w:val="auto"/>
            <w:sz w:val="22"/>
            <w:szCs w:val="22"/>
          </w:rPr>
          <w:tab/>
        </w:r>
        <w:r w:rsidRPr="00EF097F" w:rsidDel="00EF097F">
          <w:rPr>
            <w:noProof/>
            <w:rPrChange w:id="1026" w:author="Kostiantyn Kudriavtsev" w:date="2016-09-13T13:52:00Z">
              <w:rPr>
                <w:rStyle w:val="Hyperlink"/>
                <w:noProof/>
              </w:rPr>
            </w:rPrChange>
          </w:rPr>
          <w:delText>Solution Component 1</w:delText>
        </w:r>
        <w:r w:rsidDel="00EF097F">
          <w:rPr>
            <w:noProof/>
            <w:webHidden/>
          </w:rPr>
          <w:tab/>
        </w:r>
        <w:r w:rsidR="00DD44B1" w:rsidDel="00EF097F">
          <w:rPr>
            <w:noProof/>
            <w:webHidden/>
          </w:rPr>
          <w:delText>6</w:delText>
        </w:r>
      </w:del>
    </w:p>
    <w:p w14:paraId="647B2A75" w14:textId="77777777" w:rsidR="00700A3B" w:rsidDel="00EF097F" w:rsidRDefault="00700A3B">
      <w:pPr>
        <w:pStyle w:val="TOC3"/>
        <w:tabs>
          <w:tab w:val="left" w:pos="1200"/>
          <w:tab w:val="right" w:leader="dot" w:pos="9347"/>
        </w:tabs>
        <w:rPr>
          <w:del w:id="1027" w:author="Kostiantyn Kudriavtsev" w:date="2016-09-13T13:52:00Z"/>
          <w:rFonts w:asciiTheme="minorHAnsi" w:eastAsiaTheme="minorEastAsia" w:hAnsiTheme="minorHAnsi" w:cstheme="minorBidi"/>
          <w:iCs w:val="0"/>
          <w:noProof/>
          <w:color w:val="auto"/>
          <w:sz w:val="22"/>
          <w:szCs w:val="22"/>
        </w:rPr>
      </w:pPr>
      <w:del w:id="1028" w:author="Kostiantyn Kudriavtsev" w:date="2016-09-13T13:52:00Z">
        <w:r w:rsidRPr="00EF097F" w:rsidDel="00EF097F">
          <w:rPr>
            <w:noProof/>
            <w:rPrChange w:id="1029" w:author="Kostiantyn Kudriavtsev" w:date="2016-09-13T13:52:00Z">
              <w:rPr>
                <w:rStyle w:val="Hyperlink"/>
                <w:noProof/>
              </w:rPr>
            </w:rPrChange>
          </w:rPr>
          <w:delText>6.4.2</w:delText>
        </w:r>
        <w:r w:rsidDel="00EF097F">
          <w:rPr>
            <w:rFonts w:asciiTheme="minorHAnsi" w:eastAsiaTheme="minorEastAsia" w:hAnsiTheme="minorHAnsi" w:cstheme="minorBidi"/>
            <w:iCs w:val="0"/>
            <w:noProof/>
            <w:color w:val="auto"/>
            <w:sz w:val="22"/>
            <w:szCs w:val="22"/>
          </w:rPr>
          <w:tab/>
        </w:r>
        <w:r w:rsidRPr="00EF097F" w:rsidDel="00EF097F">
          <w:rPr>
            <w:noProof/>
            <w:rPrChange w:id="1030" w:author="Kostiantyn Kudriavtsev" w:date="2016-09-13T13:52:00Z">
              <w:rPr>
                <w:rStyle w:val="Hyperlink"/>
                <w:noProof/>
              </w:rPr>
            </w:rPrChange>
          </w:rPr>
          <w:delText>Solution Component 2</w:delText>
        </w:r>
        <w:r w:rsidDel="00EF097F">
          <w:rPr>
            <w:noProof/>
            <w:webHidden/>
          </w:rPr>
          <w:tab/>
        </w:r>
        <w:r w:rsidR="00DD44B1" w:rsidDel="00EF097F">
          <w:rPr>
            <w:noProof/>
            <w:webHidden/>
          </w:rPr>
          <w:delText>6</w:delText>
        </w:r>
      </w:del>
    </w:p>
    <w:p w14:paraId="6418AFF4" w14:textId="77777777" w:rsidR="00700A3B" w:rsidDel="00EF097F" w:rsidRDefault="00700A3B">
      <w:pPr>
        <w:pStyle w:val="TOC3"/>
        <w:tabs>
          <w:tab w:val="left" w:pos="1200"/>
          <w:tab w:val="right" w:leader="dot" w:pos="9347"/>
        </w:tabs>
        <w:rPr>
          <w:del w:id="1031" w:author="Kostiantyn Kudriavtsev" w:date="2016-09-13T13:52:00Z"/>
          <w:rFonts w:asciiTheme="minorHAnsi" w:eastAsiaTheme="minorEastAsia" w:hAnsiTheme="minorHAnsi" w:cstheme="minorBidi"/>
          <w:iCs w:val="0"/>
          <w:noProof/>
          <w:color w:val="auto"/>
          <w:sz w:val="22"/>
          <w:szCs w:val="22"/>
        </w:rPr>
      </w:pPr>
      <w:del w:id="1032" w:author="Kostiantyn Kudriavtsev" w:date="2016-09-13T13:52:00Z">
        <w:r w:rsidRPr="00EF097F" w:rsidDel="00EF097F">
          <w:rPr>
            <w:noProof/>
            <w:rPrChange w:id="1033" w:author="Kostiantyn Kudriavtsev" w:date="2016-09-13T13:52:00Z">
              <w:rPr>
                <w:rStyle w:val="Hyperlink"/>
                <w:noProof/>
              </w:rPr>
            </w:rPrChange>
          </w:rPr>
          <w:delText>6.4.3</w:delText>
        </w:r>
        <w:r w:rsidDel="00EF097F">
          <w:rPr>
            <w:rFonts w:asciiTheme="minorHAnsi" w:eastAsiaTheme="minorEastAsia" w:hAnsiTheme="minorHAnsi" w:cstheme="minorBidi"/>
            <w:iCs w:val="0"/>
            <w:noProof/>
            <w:color w:val="auto"/>
            <w:sz w:val="22"/>
            <w:szCs w:val="22"/>
          </w:rPr>
          <w:tab/>
        </w:r>
        <w:r w:rsidRPr="00EF097F" w:rsidDel="00EF097F">
          <w:rPr>
            <w:noProof/>
            <w:rPrChange w:id="1034" w:author="Kostiantyn Kudriavtsev" w:date="2016-09-13T13:52:00Z">
              <w:rPr>
                <w:rStyle w:val="Hyperlink"/>
                <w:noProof/>
              </w:rPr>
            </w:rPrChange>
          </w:rPr>
          <w:delText>…</w:delText>
        </w:r>
        <w:r w:rsidDel="00EF097F">
          <w:rPr>
            <w:noProof/>
            <w:webHidden/>
          </w:rPr>
          <w:tab/>
        </w:r>
        <w:r w:rsidR="00DD44B1" w:rsidDel="00EF097F">
          <w:rPr>
            <w:noProof/>
            <w:webHidden/>
          </w:rPr>
          <w:delText>6</w:delText>
        </w:r>
      </w:del>
    </w:p>
    <w:p w14:paraId="22232199" w14:textId="77777777" w:rsidR="00700A3B" w:rsidDel="00EF097F" w:rsidRDefault="00700A3B">
      <w:pPr>
        <w:pStyle w:val="TOC2"/>
        <w:tabs>
          <w:tab w:val="left" w:pos="800"/>
          <w:tab w:val="right" w:leader="dot" w:pos="9347"/>
        </w:tabs>
        <w:rPr>
          <w:del w:id="1035" w:author="Kostiantyn Kudriavtsev" w:date="2016-09-13T13:52:00Z"/>
          <w:rFonts w:asciiTheme="minorHAnsi" w:eastAsiaTheme="minorEastAsia" w:hAnsiTheme="minorHAnsi" w:cstheme="minorBidi"/>
          <w:caps w:val="0"/>
          <w:noProof/>
          <w:color w:val="auto"/>
          <w:sz w:val="22"/>
          <w:szCs w:val="22"/>
        </w:rPr>
      </w:pPr>
      <w:del w:id="1036" w:author="Kostiantyn Kudriavtsev" w:date="2016-09-13T13:52:00Z">
        <w:r w:rsidRPr="00EF097F" w:rsidDel="00EF097F">
          <w:rPr>
            <w:noProof/>
            <w:rPrChange w:id="1037" w:author="Kostiantyn Kudriavtsev" w:date="2016-09-13T13:52:00Z">
              <w:rPr>
                <w:rStyle w:val="Hyperlink"/>
                <w:noProof/>
              </w:rPr>
            </w:rPrChange>
          </w:rPr>
          <w:delText>6.5</w:delText>
        </w:r>
        <w:r w:rsidDel="00EF097F">
          <w:rPr>
            <w:rFonts w:asciiTheme="minorHAnsi" w:eastAsiaTheme="minorEastAsia" w:hAnsiTheme="minorHAnsi" w:cstheme="minorBidi"/>
            <w:caps w:val="0"/>
            <w:noProof/>
            <w:color w:val="auto"/>
            <w:sz w:val="22"/>
            <w:szCs w:val="22"/>
          </w:rPr>
          <w:tab/>
        </w:r>
        <w:r w:rsidRPr="00EF097F" w:rsidDel="00EF097F">
          <w:rPr>
            <w:noProof/>
            <w:rPrChange w:id="1038" w:author="Kostiantyn Kudriavtsev" w:date="2016-09-13T13:52:00Z">
              <w:rPr>
                <w:rStyle w:val="Hyperlink"/>
                <w:noProof/>
              </w:rPr>
            </w:rPrChange>
          </w:rPr>
          <w:delText>Solution components structure</w:delText>
        </w:r>
        <w:r w:rsidDel="00EF097F">
          <w:rPr>
            <w:noProof/>
            <w:webHidden/>
          </w:rPr>
          <w:tab/>
        </w:r>
        <w:r w:rsidR="00DD44B1" w:rsidDel="00EF097F">
          <w:rPr>
            <w:noProof/>
            <w:webHidden/>
          </w:rPr>
          <w:delText>6</w:delText>
        </w:r>
      </w:del>
    </w:p>
    <w:p w14:paraId="38CCAB05" w14:textId="77777777" w:rsidR="00700A3B" w:rsidDel="00EF097F" w:rsidRDefault="00700A3B">
      <w:pPr>
        <w:pStyle w:val="TOC3"/>
        <w:tabs>
          <w:tab w:val="left" w:pos="1200"/>
          <w:tab w:val="right" w:leader="dot" w:pos="9347"/>
        </w:tabs>
        <w:rPr>
          <w:del w:id="1039" w:author="Kostiantyn Kudriavtsev" w:date="2016-09-13T13:52:00Z"/>
          <w:rFonts w:asciiTheme="minorHAnsi" w:eastAsiaTheme="minorEastAsia" w:hAnsiTheme="minorHAnsi" w:cstheme="minorBidi"/>
          <w:iCs w:val="0"/>
          <w:noProof/>
          <w:color w:val="auto"/>
          <w:sz w:val="22"/>
          <w:szCs w:val="22"/>
        </w:rPr>
      </w:pPr>
      <w:del w:id="1040" w:author="Kostiantyn Kudriavtsev" w:date="2016-09-13T13:52:00Z">
        <w:r w:rsidRPr="00EF097F" w:rsidDel="00EF097F">
          <w:rPr>
            <w:noProof/>
            <w:rPrChange w:id="1041" w:author="Kostiantyn Kudriavtsev" w:date="2016-09-13T13:52:00Z">
              <w:rPr>
                <w:rStyle w:val="Hyperlink"/>
                <w:noProof/>
              </w:rPr>
            </w:rPrChange>
          </w:rPr>
          <w:delText>6.5.1</w:delText>
        </w:r>
        <w:r w:rsidDel="00EF097F">
          <w:rPr>
            <w:rFonts w:asciiTheme="minorHAnsi" w:eastAsiaTheme="minorEastAsia" w:hAnsiTheme="minorHAnsi" w:cstheme="minorBidi"/>
            <w:iCs w:val="0"/>
            <w:noProof/>
            <w:color w:val="auto"/>
            <w:sz w:val="22"/>
            <w:szCs w:val="22"/>
          </w:rPr>
          <w:tab/>
        </w:r>
        <w:r w:rsidRPr="00EF097F" w:rsidDel="00EF097F">
          <w:rPr>
            <w:noProof/>
            <w:rPrChange w:id="1042" w:author="Kostiantyn Kudriavtsev" w:date="2016-09-13T13:52:00Z">
              <w:rPr>
                <w:rStyle w:val="Hyperlink"/>
                <w:noProof/>
              </w:rPr>
            </w:rPrChange>
          </w:rPr>
          <w:delText>Solution Component 1</w:delText>
        </w:r>
        <w:r w:rsidDel="00EF097F">
          <w:rPr>
            <w:noProof/>
            <w:webHidden/>
          </w:rPr>
          <w:tab/>
        </w:r>
        <w:r w:rsidR="00DD44B1" w:rsidDel="00EF097F">
          <w:rPr>
            <w:noProof/>
            <w:webHidden/>
          </w:rPr>
          <w:delText>6</w:delText>
        </w:r>
      </w:del>
    </w:p>
    <w:p w14:paraId="1EC9C0C0" w14:textId="77777777" w:rsidR="00700A3B" w:rsidDel="00EF097F" w:rsidRDefault="00700A3B">
      <w:pPr>
        <w:pStyle w:val="TOC3"/>
        <w:tabs>
          <w:tab w:val="left" w:pos="1200"/>
          <w:tab w:val="right" w:leader="dot" w:pos="9347"/>
        </w:tabs>
        <w:rPr>
          <w:del w:id="1043" w:author="Kostiantyn Kudriavtsev" w:date="2016-09-13T13:52:00Z"/>
          <w:rFonts w:asciiTheme="minorHAnsi" w:eastAsiaTheme="minorEastAsia" w:hAnsiTheme="minorHAnsi" w:cstheme="minorBidi"/>
          <w:iCs w:val="0"/>
          <w:noProof/>
          <w:color w:val="auto"/>
          <w:sz w:val="22"/>
          <w:szCs w:val="22"/>
        </w:rPr>
      </w:pPr>
      <w:del w:id="1044" w:author="Kostiantyn Kudriavtsev" w:date="2016-09-13T13:52:00Z">
        <w:r w:rsidRPr="00EF097F" w:rsidDel="00EF097F">
          <w:rPr>
            <w:noProof/>
            <w:rPrChange w:id="1045" w:author="Kostiantyn Kudriavtsev" w:date="2016-09-13T13:52:00Z">
              <w:rPr>
                <w:rStyle w:val="Hyperlink"/>
                <w:noProof/>
              </w:rPr>
            </w:rPrChange>
          </w:rPr>
          <w:delText>6.5.2</w:delText>
        </w:r>
        <w:r w:rsidDel="00EF097F">
          <w:rPr>
            <w:rFonts w:asciiTheme="minorHAnsi" w:eastAsiaTheme="minorEastAsia" w:hAnsiTheme="minorHAnsi" w:cstheme="minorBidi"/>
            <w:iCs w:val="0"/>
            <w:noProof/>
            <w:color w:val="auto"/>
            <w:sz w:val="22"/>
            <w:szCs w:val="22"/>
          </w:rPr>
          <w:tab/>
        </w:r>
        <w:r w:rsidRPr="00EF097F" w:rsidDel="00EF097F">
          <w:rPr>
            <w:noProof/>
            <w:rPrChange w:id="1046" w:author="Kostiantyn Kudriavtsev" w:date="2016-09-13T13:52:00Z">
              <w:rPr>
                <w:rStyle w:val="Hyperlink"/>
                <w:noProof/>
              </w:rPr>
            </w:rPrChange>
          </w:rPr>
          <w:delText>Solution Component 2</w:delText>
        </w:r>
        <w:r w:rsidDel="00EF097F">
          <w:rPr>
            <w:noProof/>
            <w:webHidden/>
          </w:rPr>
          <w:tab/>
        </w:r>
        <w:r w:rsidR="00DD44B1" w:rsidDel="00EF097F">
          <w:rPr>
            <w:noProof/>
            <w:webHidden/>
          </w:rPr>
          <w:delText>6</w:delText>
        </w:r>
      </w:del>
    </w:p>
    <w:p w14:paraId="3CF448BD" w14:textId="77777777" w:rsidR="00700A3B" w:rsidDel="00EF097F" w:rsidRDefault="00700A3B">
      <w:pPr>
        <w:pStyle w:val="TOC3"/>
        <w:tabs>
          <w:tab w:val="left" w:pos="1200"/>
          <w:tab w:val="right" w:leader="dot" w:pos="9347"/>
        </w:tabs>
        <w:rPr>
          <w:del w:id="1047" w:author="Kostiantyn Kudriavtsev" w:date="2016-09-13T13:52:00Z"/>
          <w:rFonts w:asciiTheme="minorHAnsi" w:eastAsiaTheme="minorEastAsia" w:hAnsiTheme="minorHAnsi" w:cstheme="minorBidi"/>
          <w:iCs w:val="0"/>
          <w:noProof/>
          <w:color w:val="auto"/>
          <w:sz w:val="22"/>
          <w:szCs w:val="22"/>
        </w:rPr>
      </w:pPr>
      <w:del w:id="1048" w:author="Kostiantyn Kudriavtsev" w:date="2016-09-13T13:52:00Z">
        <w:r w:rsidRPr="00EF097F" w:rsidDel="00EF097F">
          <w:rPr>
            <w:noProof/>
            <w:rPrChange w:id="1049" w:author="Kostiantyn Kudriavtsev" w:date="2016-09-13T13:52:00Z">
              <w:rPr>
                <w:rStyle w:val="Hyperlink"/>
                <w:noProof/>
              </w:rPr>
            </w:rPrChange>
          </w:rPr>
          <w:delText>6.5.3</w:delText>
        </w:r>
        <w:r w:rsidDel="00EF097F">
          <w:rPr>
            <w:rFonts w:asciiTheme="minorHAnsi" w:eastAsiaTheme="minorEastAsia" w:hAnsiTheme="minorHAnsi" w:cstheme="minorBidi"/>
            <w:iCs w:val="0"/>
            <w:noProof/>
            <w:color w:val="auto"/>
            <w:sz w:val="22"/>
            <w:szCs w:val="22"/>
          </w:rPr>
          <w:tab/>
        </w:r>
        <w:r w:rsidRPr="00EF097F" w:rsidDel="00EF097F">
          <w:rPr>
            <w:noProof/>
            <w:rPrChange w:id="1050" w:author="Kostiantyn Kudriavtsev" w:date="2016-09-13T13:52:00Z">
              <w:rPr>
                <w:rStyle w:val="Hyperlink"/>
                <w:noProof/>
              </w:rPr>
            </w:rPrChange>
          </w:rPr>
          <w:delText>…</w:delText>
        </w:r>
        <w:r w:rsidDel="00EF097F">
          <w:rPr>
            <w:noProof/>
            <w:webHidden/>
          </w:rPr>
          <w:tab/>
        </w:r>
        <w:r w:rsidR="00DD44B1" w:rsidDel="00EF097F">
          <w:rPr>
            <w:noProof/>
            <w:webHidden/>
          </w:rPr>
          <w:delText>6</w:delText>
        </w:r>
      </w:del>
    </w:p>
    <w:p w14:paraId="02973CFA" w14:textId="77777777" w:rsidR="00700A3B" w:rsidDel="00EF097F" w:rsidRDefault="00700A3B">
      <w:pPr>
        <w:pStyle w:val="TOC2"/>
        <w:tabs>
          <w:tab w:val="left" w:pos="800"/>
          <w:tab w:val="right" w:leader="dot" w:pos="9347"/>
        </w:tabs>
        <w:rPr>
          <w:del w:id="1051" w:author="Kostiantyn Kudriavtsev" w:date="2016-09-13T13:52:00Z"/>
          <w:rFonts w:asciiTheme="minorHAnsi" w:eastAsiaTheme="minorEastAsia" w:hAnsiTheme="minorHAnsi" w:cstheme="minorBidi"/>
          <w:caps w:val="0"/>
          <w:noProof/>
          <w:color w:val="auto"/>
          <w:sz w:val="22"/>
          <w:szCs w:val="22"/>
        </w:rPr>
      </w:pPr>
      <w:del w:id="1052" w:author="Kostiantyn Kudriavtsev" w:date="2016-09-13T13:52:00Z">
        <w:r w:rsidRPr="00EF097F" w:rsidDel="00EF097F">
          <w:rPr>
            <w:noProof/>
            <w:rPrChange w:id="1053" w:author="Kostiantyn Kudriavtsev" w:date="2016-09-13T13:52:00Z">
              <w:rPr>
                <w:rStyle w:val="Hyperlink"/>
                <w:noProof/>
              </w:rPr>
            </w:rPrChange>
          </w:rPr>
          <w:delText>6.6</w:delText>
        </w:r>
        <w:r w:rsidDel="00EF097F">
          <w:rPr>
            <w:rFonts w:asciiTheme="minorHAnsi" w:eastAsiaTheme="minorEastAsia" w:hAnsiTheme="minorHAnsi" w:cstheme="minorBidi"/>
            <w:caps w:val="0"/>
            <w:noProof/>
            <w:color w:val="auto"/>
            <w:sz w:val="22"/>
            <w:szCs w:val="22"/>
          </w:rPr>
          <w:tab/>
        </w:r>
        <w:r w:rsidRPr="00EF097F" w:rsidDel="00EF097F">
          <w:rPr>
            <w:noProof/>
            <w:rPrChange w:id="1054" w:author="Kostiantyn Kudriavtsev" w:date="2016-09-13T13:52:00Z">
              <w:rPr>
                <w:rStyle w:val="Hyperlink"/>
                <w:noProof/>
              </w:rPr>
            </w:rPrChange>
          </w:rPr>
          <w:delText>Domain model</w:delText>
        </w:r>
        <w:r w:rsidDel="00EF097F">
          <w:rPr>
            <w:noProof/>
            <w:webHidden/>
          </w:rPr>
          <w:tab/>
        </w:r>
        <w:r w:rsidR="00DD44B1" w:rsidDel="00EF097F">
          <w:rPr>
            <w:noProof/>
            <w:webHidden/>
          </w:rPr>
          <w:delText>6</w:delText>
        </w:r>
      </w:del>
    </w:p>
    <w:p w14:paraId="7F0AECC7" w14:textId="77777777" w:rsidR="00700A3B" w:rsidDel="00EF097F" w:rsidRDefault="00700A3B">
      <w:pPr>
        <w:pStyle w:val="TOC2"/>
        <w:tabs>
          <w:tab w:val="left" w:pos="800"/>
          <w:tab w:val="right" w:leader="dot" w:pos="9347"/>
        </w:tabs>
        <w:rPr>
          <w:del w:id="1055" w:author="Kostiantyn Kudriavtsev" w:date="2016-09-13T13:52:00Z"/>
          <w:rFonts w:asciiTheme="minorHAnsi" w:eastAsiaTheme="minorEastAsia" w:hAnsiTheme="minorHAnsi" w:cstheme="minorBidi"/>
          <w:caps w:val="0"/>
          <w:noProof/>
          <w:color w:val="auto"/>
          <w:sz w:val="22"/>
          <w:szCs w:val="22"/>
        </w:rPr>
      </w:pPr>
      <w:del w:id="1056" w:author="Kostiantyn Kudriavtsev" w:date="2016-09-13T13:52:00Z">
        <w:r w:rsidRPr="00EF097F" w:rsidDel="00EF097F">
          <w:rPr>
            <w:noProof/>
            <w:rPrChange w:id="1057" w:author="Kostiantyn Kudriavtsev" w:date="2016-09-13T13:52:00Z">
              <w:rPr>
                <w:rStyle w:val="Hyperlink"/>
                <w:noProof/>
              </w:rPr>
            </w:rPrChange>
          </w:rPr>
          <w:delText>6.7</w:delText>
        </w:r>
        <w:r w:rsidDel="00EF097F">
          <w:rPr>
            <w:rFonts w:asciiTheme="minorHAnsi" w:eastAsiaTheme="minorEastAsia" w:hAnsiTheme="minorHAnsi" w:cstheme="minorBidi"/>
            <w:caps w:val="0"/>
            <w:noProof/>
            <w:color w:val="auto"/>
            <w:sz w:val="22"/>
            <w:szCs w:val="22"/>
          </w:rPr>
          <w:tab/>
        </w:r>
        <w:r w:rsidRPr="00EF097F" w:rsidDel="00EF097F">
          <w:rPr>
            <w:noProof/>
            <w:rPrChange w:id="1058" w:author="Kostiantyn Kudriavtsev" w:date="2016-09-13T13:52:00Z">
              <w:rPr>
                <w:rStyle w:val="Hyperlink"/>
                <w:noProof/>
              </w:rPr>
            </w:rPrChange>
          </w:rPr>
          <w:delText>Data model</w:delText>
        </w:r>
        <w:r w:rsidDel="00EF097F">
          <w:rPr>
            <w:noProof/>
            <w:webHidden/>
          </w:rPr>
          <w:tab/>
        </w:r>
        <w:r w:rsidR="00DD44B1" w:rsidDel="00EF097F">
          <w:rPr>
            <w:noProof/>
            <w:webHidden/>
          </w:rPr>
          <w:delText>6</w:delText>
        </w:r>
      </w:del>
    </w:p>
    <w:p w14:paraId="612A83B5" w14:textId="77777777" w:rsidR="00700A3B" w:rsidDel="00EF097F" w:rsidRDefault="00700A3B">
      <w:pPr>
        <w:pStyle w:val="TOC3"/>
        <w:tabs>
          <w:tab w:val="left" w:pos="1200"/>
          <w:tab w:val="right" w:leader="dot" w:pos="9347"/>
        </w:tabs>
        <w:rPr>
          <w:del w:id="1059" w:author="Kostiantyn Kudriavtsev" w:date="2016-09-13T13:52:00Z"/>
          <w:rFonts w:asciiTheme="minorHAnsi" w:eastAsiaTheme="minorEastAsia" w:hAnsiTheme="minorHAnsi" w:cstheme="minorBidi"/>
          <w:iCs w:val="0"/>
          <w:noProof/>
          <w:color w:val="auto"/>
          <w:sz w:val="22"/>
          <w:szCs w:val="22"/>
        </w:rPr>
      </w:pPr>
      <w:del w:id="1060" w:author="Kostiantyn Kudriavtsev" w:date="2016-09-13T13:52:00Z">
        <w:r w:rsidRPr="00EF097F" w:rsidDel="00EF097F">
          <w:rPr>
            <w:noProof/>
            <w:rPrChange w:id="1061" w:author="Kostiantyn Kudriavtsev" w:date="2016-09-13T13:52:00Z">
              <w:rPr>
                <w:rStyle w:val="Hyperlink"/>
                <w:noProof/>
              </w:rPr>
            </w:rPrChange>
          </w:rPr>
          <w:delText>6.7.1</w:delText>
        </w:r>
        <w:r w:rsidDel="00EF097F">
          <w:rPr>
            <w:rFonts w:asciiTheme="minorHAnsi" w:eastAsiaTheme="minorEastAsia" w:hAnsiTheme="minorHAnsi" w:cstheme="minorBidi"/>
            <w:iCs w:val="0"/>
            <w:noProof/>
            <w:color w:val="auto"/>
            <w:sz w:val="22"/>
            <w:szCs w:val="22"/>
          </w:rPr>
          <w:tab/>
        </w:r>
        <w:r w:rsidRPr="00EF097F" w:rsidDel="00EF097F">
          <w:rPr>
            <w:noProof/>
            <w:rPrChange w:id="1062" w:author="Kostiantyn Kudriavtsev" w:date="2016-09-13T13:52:00Z">
              <w:rPr>
                <w:rStyle w:val="Hyperlink"/>
                <w:noProof/>
              </w:rPr>
            </w:rPrChange>
          </w:rPr>
          <w:delText>Storage 1</w:delText>
        </w:r>
        <w:r w:rsidDel="00EF097F">
          <w:rPr>
            <w:noProof/>
            <w:webHidden/>
          </w:rPr>
          <w:tab/>
        </w:r>
        <w:r w:rsidR="00DD44B1" w:rsidDel="00EF097F">
          <w:rPr>
            <w:noProof/>
            <w:webHidden/>
          </w:rPr>
          <w:delText>6</w:delText>
        </w:r>
      </w:del>
    </w:p>
    <w:p w14:paraId="370B996F" w14:textId="77777777" w:rsidR="00700A3B" w:rsidDel="00EF097F" w:rsidRDefault="00700A3B">
      <w:pPr>
        <w:pStyle w:val="TOC3"/>
        <w:tabs>
          <w:tab w:val="left" w:pos="1200"/>
          <w:tab w:val="right" w:leader="dot" w:pos="9347"/>
        </w:tabs>
        <w:rPr>
          <w:del w:id="1063" w:author="Kostiantyn Kudriavtsev" w:date="2016-09-13T13:52:00Z"/>
          <w:rFonts w:asciiTheme="minorHAnsi" w:eastAsiaTheme="minorEastAsia" w:hAnsiTheme="minorHAnsi" w:cstheme="minorBidi"/>
          <w:iCs w:val="0"/>
          <w:noProof/>
          <w:color w:val="auto"/>
          <w:sz w:val="22"/>
          <w:szCs w:val="22"/>
        </w:rPr>
      </w:pPr>
      <w:del w:id="1064" w:author="Kostiantyn Kudriavtsev" w:date="2016-09-13T13:52:00Z">
        <w:r w:rsidRPr="00EF097F" w:rsidDel="00EF097F">
          <w:rPr>
            <w:noProof/>
            <w:rPrChange w:id="1065" w:author="Kostiantyn Kudriavtsev" w:date="2016-09-13T13:52:00Z">
              <w:rPr>
                <w:rStyle w:val="Hyperlink"/>
                <w:noProof/>
              </w:rPr>
            </w:rPrChange>
          </w:rPr>
          <w:delText>6.7.2</w:delText>
        </w:r>
        <w:r w:rsidDel="00EF097F">
          <w:rPr>
            <w:rFonts w:asciiTheme="minorHAnsi" w:eastAsiaTheme="minorEastAsia" w:hAnsiTheme="minorHAnsi" w:cstheme="minorBidi"/>
            <w:iCs w:val="0"/>
            <w:noProof/>
            <w:color w:val="auto"/>
            <w:sz w:val="22"/>
            <w:szCs w:val="22"/>
          </w:rPr>
          <w:tab/>
        </w:r>
        <w:r w:rsidRPr="00EF097F" w:rsidDel="00EF097F">
          <w:rPr>
            <w:noProof/>
            <w:rPrChange w:id="1066" w:author="Kostiantyn Kudriavtsev" w:date="2016-09-13T13:52:00Z">
              <w:rPr>
                <w:rStyle w:val="Hyperlink"/>
                <w:noProof/>
              </w:rPr>
            </w:rPrChange>
          </w:rPr>
          <w:delText>Storage 2</w:delText>
        </w:r>
        <w:r w:rsidDel="00EF097F">
          <w:rPr>
            <w:noProof/>
            <w:webHidden/>
          </w:rPr>
          <w:tab/>
        </w:r>
        <w:r w:rsidR="00DD44B1" w:rsidDel="00EF097F">
          <w:rPr>
            <w:noProof/>
            <w:webHidden/>
          </w:rPr>
          <w:delText>6</w:delText>
        </w:r>
      </w:del>
    </w:p>
    <w:p w14:paraId="530A19A1" w14:textId="77777777" w:rsidR="00700A3B" w:rsidDel="00EF097F" w:rsidRDefault="00700A3B">
      <w:pPr>
        <w:pStyle w:val="TOC3"/>
        <w:tabs>
          <w:tab w:val="left" w:pos="1200"/>
          <w:tab w:val="right" w:leader="dot" w:pos="9347"/>
        </w:tabs>
        <w:rPr>
          <w:del w:id="1067" w:author="Kostiantyn Kudriavtsev" w:date="2016-09-13T13:52:00Z"/>
          <w:rFonts w:asciiTheme="minorHAnsi" w:eastAsiaTheme="minorEastAsia" w:hAnsiTheme="minorHAnsi" w:cstheme="minorBidi"/>
          <w:iCs w:val="0"/>
          <w:noProof/>
          <w:color w:val="auto"/>
          <w:sz w:val="22"/>
          <w:szCs w:val="22"/>
        </w:rPr>
      </w:pPr>
      <w:del w:id="1068" w:author="Kostiantyn Kudriavtsev" w:date="2016-09-13T13:52:00Z">
        <w:r w:rsidRPr="00EF097F" w:rsidDel="00EF097F">
          <w:rPr>
            <w:noProof/>
            <w:rPrChange w:id="1069" w:author="Kostiantyn Kudriavtsev" w:date="2016-09-13T13:52:00Z">
              <w:rPr>
                <w:rStyle w:val="Hyperlink"/>
                <w:noProof/>
              </w:rPr>
            </w:rPrChange>
          </w:rPr>
          <w:delText>6.7.3</w:delText>
        </w:r>
        <w:r w:rsidDel="00EF097F">
          <w:rPr>
            <w:rFonts w:asciiTheme="minorHAnsi" w:eastAsiaTheme="minorEastAsia" w:hAnsiTheme="minorHAnsi" w:cstheme="minorBidi"/>
            <w:iCs w:val="0"/>
            <w:noProof/>
            <w:color w:val="auto"/>
            <w:sz w:val="22"/>
            <w:szCs w:val="22"/>
          </w:rPr>
          <w:tab/>
        </w:r>
        <w:r w:rsidRPr="00EF097F" w:rsidDel="00EF097F">
          <w:rPr>
            <w:noProof/>
            <w:rPrChange w:id="1070" w:author="Kostiantyn Kudriavtsev" w:date="2016-09-13T13:52:00Z">
              <w:rPr>
                <w:rStyle w:val="Hyperlink"/>
                <w:noProof/>
              </w:rPr>
            </w:rPrChange>
          </w:rPr>
          <w:delText>…</w:delText>
        </w:r>
        <w:r w:rsidDel="00EF097F">
          <w:rPr>
            <w:noProof/>
            <w:webHidden/>
          </w:rPr>
          <w:tab/>
        </w:r>
        <w:r w:rsidR="00DD44B1" w:rsidDel="00EF097F">
          <w:rPr>
            <w:noProof/>
            <w:webHidden/>
          </w:rPr>
          <w:delText>6</w:delText>
        </w:r>
      </w:del>
    </w:p>
    <w:p w14:paraId="45861B51" w14:textId="77777777" w:rsidR="00700A3B" w:rsidDel="00EF097F" w:rsidRDefault="00700A3B">
      <w:pPr>
        <w:pStyle w:val="TOC2"/>
        <w:tabs>
          <w:tab w:val="left" w:pos="800"/>
          <w:tab w:val="right" w:leader="dot" w:pos="9347"/>
        </w:tabs>
        <w:rPr>
          <w:del w:id="1071" w:author="Kostiantyn Kudriavtsev" w:date="2016-09-13T13:52:00Z"/>
          <w:rFonts w:asciiTheme="minorHAnsi" w:eastAsiaTheme="minorEastAsia" w:hAnsiTheme="minorHAnsi" w:cstheme="minorBidi"/>
          <w:caps w:val="0"/>
          <w:noProof/>
          <w:color w:val="auto"/>
          <w:sz w:val="22"/>
          <w:szCs w:val="22"/>
        </w:rPr>
      </w:pPr>
      <w:del w:id="1072" w:author="Kostiantyn Kudriavtsev" w:date="2016-09-13T13:52:00Z">
        <w:r w:rsidRPr="00EF097F" w:rsidDel="00EF097F">
          <w:rPr>
            <w:noProof/>
            <w:rPrChange w:id="1073" w:author="Kostiantyn Kudriavtsev" w:date="2016-09-13T13:52:00Z">
              <w:rPr>
                <w:rStyle w:val="Hyperlink"/>
                <w:noProof/>
              </w:rPr>
            </w:rPrChange>
          </w:rPr>
          <w:delText>6.8</w:delText>
        </w:r>
        <w:r w:rsidDel="00EF097F">
          <w:rPr>
            <w:rFonts w:asciiTheme="minorHAnsi" w:eastAsiaTheme="minorEastAsia" w:hAnsiTheme="minorHAnsi" w:cstheme="minorBidi"/>
            <w:caps w:val="0"/>
            <w:noProof/>
            <w:color w:val="auto"/>
            <w:sz w:val="22"/>
            <w:szCs w:val="22"/>
          </w:rPr>
          <w:tab/>
        </w:r>
        <w:r w:rsidRPr="00EF097F" w:rsidDel="00EF097F">
          <w:rPr>
            <w:noProof/>
            <w:rPrChange w:id="1074" w:author="Kostiantyn Kudriavtsev" w:date="2016-09-13T13:52:00Z">
              <w:rPr>
                <w:rStyle w:val="Hyperlink"/>
                <w:noProof/>
              </w:rPr>
            </w:rPrChange>
          </w:rPr>
          <w:delText>High-level deployment approach</w:delText>
        </w:r>
        <w:r w:rsidDel="00EF097F">
          <w:rPr>
            <w:noProof/>
            <w:webHidden/>
          </w:rPr>
          <w:tab/>
        </w:r>
        <w:r w:rsidR="00DD44B1" w:rsidDel="00EF097F">
          <w:rPr>
            <w:noProof/>
            <w:webHidden/>
          </w:rPr>
          <w:delText>6</w:delText>
        </w:r>
      </w:del>
    </w:p>
    <w:p w14:paraId="44D2C67F" w14:textId="77777777" w:rsidR="00700A3B" w:rsidDel="00EF097F" w:rsidRDefault="00700A3B">
      <w:pPr>
        <w:pStyle w:val="TOC2"/>
        <w:tabs>
          <w:tab w:val="left" w:pos="800"/>
          <w:tab w:val="right" w:leader="dot" w:pos="9347"/>
        </w:tabs>
        <w:rPr>
          <w:del w:id="1075" w:author="Kostiantyn Kudriavtsev" w:date="2016-09-13T13:52:00Z"/>
          <w:rFonts w:asciiTheme="minorHAnsi" w:eastAsiaTheme="minorEastAsia" w:hAnsiTheme="minorHAnsi" w:cstheme="minorBidi"/>
          <w:caps w:val="0"/>
          <w:noProof/>
          <w:color w:val="auto"/>
          <w:sz w:val="22"/>
          <w:szCs w:val="22"/>
        </w:rPr>
      </w:pPr>
      <w:del w:id="1076" w:author="Kostiantyn Kudriavtsev" w:date="2016-09-13T13:52:00Z">
        <w:r w:rsidRPr="00EF097F" w:rsidDel="00EF097F">
          <w:rPr>
            <w:noProof/>
            <w:rPrChange w:id="1077" w:author="Kostiantyn Kudriavtsev" w:date="2016-09-13T13:52:00Z">
              <w:rPr>
                <w:rStyle w:val="Hyperlink"/>
                <w:noProof/>
              </w:rPr>
            </w:rPrChange>
          </w:rPr>
          <w:delText>6.9</w:delText>
        </w:r>
        <w:r w:rsidDel="00EF097F">
          <w:rPr>
            <w:rFonts w:asciiTheme="minorHAnsi" w:eastAsiaTheme="minorEastAsia" w:hAnsiTheme="minorHAnsi" w:cstheme="minorBidi"/>
            <w:caps w:val="0"/>
            <w:noProof/>
            <w:color w:val="auto"/>
            <w:sz w:val="22"/>
            <w:szCs w:val="22"/>
          </w:rPr>
          <w:tab/>
        </w:r>
        <w:r w:rsidRPr="00EF097F" w:rsidDel="00EF097F">
          <w:rPr>
            <w:noProof/>
            <w:rPrChange w:id="1078" w:author="Kostiantyn Kudriavtsev" w:date="2016-09-13T13:52:00Z">
              <w:rPr>
                <w:rStyle w:val="Hyperlink"/>
                <w:noProof/>
              </w:rPr>
            </w:rPrChange>
          </w:rPr>
          <w:delText>Architecturally Significant Quality Attributes</w:delText>
        </w:r>
        <w:r w:rsidDel="00EF097F">
          <w:rPr>
            <w:noProof/>
            <w:webHidden/>
          </w:rPr>
          <w:tab/>
        </w:r>
        <w:r w:rsidR="00DD44B1" w:rsidDel="00EF097F">
          <w:rPr>
            <w:noProof/>
            <w:webHidden/>
          </w:rPr>
          <w:delText>6</w:delText>
        </w:r>
      </w:del>
    </w:p>
    <w:p w14:paraId="6515C855" w14:textId="77777777" w:rsidR="00700A3B" w:rsidDel="00EF097F" w:rsidRDefault="00700A3B">
      <w:pPr>
        <w:pStyle w:val="TOC3"/>
        <w:tabs>
          <w:tab w:val="left" w:pos="1200"/>
          <w:tab w:val="right" w:leader="dot" w:pos="9347"/>
        </w:tabs>
        <w:rPr>
          <w:del w:id="1079" w:author="Kostiantyn Kudriavtsev" w:date="2016-09-13T13:52:00Z"/>
          <w:rFonts w:asciiTheme="minorHAnsi" w:eastAsiaTheme="minorEastAsia" w:hAnsiTheme="minorHAnsi" w:cstheme="minorBidi"/>
          <w:iCs w:val="0"/>
          <w:noProof/>
          <w:color w:val="auto"/>
          <w:sz w:val="22"/>
          <w:szCs w:val="22"/>
        </w:rPr>
      </w:pPr>
      <w:del w:id="1080" w:author="Kostiantyn Kudriavtsev" w:date="2016-09-13T13:52:00Z">
        <w:r w:rsidRPr="00EF097F" w:rsidDel="00EF097F">
          <w:rPr>
            <w:noProof/>
            <w:rPrChange w:id="1081" w:author="Kostiantyn Kudriavtsev" w:date="2016-09-13T13:52:00Z">
              <w:rPr>
                <w:rStyle w:val="Hyperlink"/>
                <w:noProof/>
              </w:rPr>
            </w:rPrChange>
          </w:rPr>
          <w:delText>6.9.1</w:delText>
        </w:r>
        <w:r w:rsidDel="00EF097F">
          <w:rPr>
            <w:rFonts w:asciiTheme="minorHAnsi" w:eastAsiaTheme="minorEastAsia" w:hAnsiTheme="minorHAnsi" w:cstheme="minorBidi"/>
            <w:iCs w:val="0"/>
            <w:noProof/>
            <w:color w:val="auto"/>
            <w:sz w:val="22"/>
            <w:szCs w:val="22"/>
          </w:rPr>
          <w:tab/>
        </w:r>
        <w:r w:rsidRPr="00EF097F" w:rsidDel="00EF097F">
          <w:rPr>
            <w:noProof/>
            <w:rPrChange w:id="1082" w:author="Kostiantyn Kudriavtsev" w:date="2016-09-13T13:52:00Z">
              <w:rPr>
                <w:rStyle w:val="Hyperlink"/>
                <w:noProof/>
              </w:rPr>
            </w:rPrChange>
          </w:rPr>
          <w:delText>Security</w:delText>
        </w:r>
        <w:r w:rsidDel="00EF097F">
          <w:rPr>
            <w:noProof/>
            <w:webHidden/>
          </w:rPr>
          <w:tab/>
        </w:r>
        <w:r w:rsidR="00DD44B1" w:rsidDel="00EF097F">
          <w:rPr>
            <w:noProof/>
            <w:webHidden/>
          </w:rPr>
          <w:delText>6</w:delText>
        </w:r>
      </w:del>
    </w:p>
    <w:p w14:paraId="0FB348B0" w14:textId="77777777" w:rsidR="00700A3B" w:rsidDel="00EF097F" w:rsidRDefault="00700A3B">
      <w:pPr>
        <w:pStyle w:val="TOC3"/>
        <w:tabs>
          <w:tab w:val="left" w:pos="1200"/>
          <w:tab w:val="right" w:leader="dot" w:pos="9347"/>
        </w:tabs>
        <w:rPr>
          <w:del w:id="1083" w:author="Kostiantyn Kudriavtsev" w:date="2016-09-13T13:52:00Z"/>
          <w:rFonts w:asciiTheme="minorHAnsi" w:eastAsiaTheme="minorEastAsia" w:hAnsiTheme="minorHAnsi" w:cstheme="minorBidi"/>
          <w:iCs w:val="0"/>
          <w:noProof/>
          <w:color w:val="auto"/>
          <w:sz w:val="22"/>
          <w:szCs w:val="22"/>
        </w:rPr>
      </w:pPr>
      <w:del w:id="1084" w:author="Kostiantyn Kudriavtsev" w:date="2016-09-13T13:52:00Z">
        <w:r w:rsidRPr="00EF097F" w:rsidDel="00EF097F">
          <w:rPr>
            <w:noProof/>
            <w:rPrChange w:id="1085" w:author="Kostiantyn Kudriavtsev" w:date="2016-09-13T13:52:00Z">
              <w:rPr>
                <w:rStyle w:val="Hyperlink"/>
                <w:noProof/>
              </w:rPr>
            </w:rPrChange>
          </w:rPr>
          <w:delText>6.9.2</w:delText>
        </w:r>
        <w:r w:rsidDel="00EF097F">
          <w:rPr>
            <w:rFonts w:asciiTheme="minorHAnsi" w:eastAsiaTheme="minorEastAsia" w:hAnsiTheme="minorHAnsi" w:cstheme="minorBidi"/>
            <w:iCs w:val="0"/>
            <w:noProof/>
            <w:color w:val="auto"/>
            <w:sz w:val="22"/>
            <w:szCs w:val="22"/>
          </w:rPr>
          <w:tab/>
        </w:r>
        <w:r w:rsidRPr="00EF097F" w:rsidDel="00EF097F">
          <w:rPr>
            <w:noProof/>
            <w:rPrChange w:id="1086" w:author="Kostiantyn Kudriavtsev" w:date="2016-09-13T13:52:00Z">
              <w:rPr>
                <w:rStyle w:val="Hyperlink"/>
                <w:noProof/>
              </w:rPr>
            </w:rPrChange>
          </w:rPr>
          <w:delText>Supportability</w:delText>
        </w:r>
        <w:r w:rsidDel="00EF097F">
          <w:rPr>
            <w:noProof/>
            <w:webHidden/>
          </w:rPr>
          <w:tab/>
        </w:r>
        <w:r w:rsidR="00DD44B1" w:rsidDel="00EF097F">
          <w:rPr>
            <w:noProof/>
            <w:webHidden/>
          </w:rPr>
          <w:delText>6</w:delText>
        </w:r>
      </w:del>
    </w:p>
    <w:p w14:paraId="6BF83950" w14:textId="77777777" w:rsidR="00700A3B" w:rsidDel="00EF097F" w:rsidRDefault="00700A3B">
      <w:pPr>
        <w:pStyle w:val="TOC4"/>
        <w:tabs>
          <w:tab w:val="left" w:pos="1600"/>
          <w:tab w:val="right" w:leader="dot" w:pos="9347"/>
        </w:tabs>
        <w:rPr>
          <w:del w:id="1087" w:author="Kostiantyn Kudriavtsev" w:date="2016-09-13T13:52:00Z"/>
          <w:rFonts w:asciiTheme="minorHAnsi" w:eastAsiaTheme="minorEastAsia" w:hAnsiTheme="minorHAnsi" w:cstheme="minorBidi"/>
          <w:noProof/>
          <w:color w:val="auto"/>
          <w:sz w:val="22"/>
          <w:szCs w:val="22"/>
        </w:rPr>
      </w:pPr>
      <w:del w:id="1088" w:author="Kostiantyn Kudriavtsev" w:date="2016-09-13T13:52:00Z">
        <w:r w:rsidRPr="00EF097F" w:rsidDel="00EF097F">
          <w:rPr>
            <w:noProof/>
            <w:rPrChange w:id="1089" w:author="Kostiantyn Kudriavtsev" w:date="2016-09-13T13:52:00Z">
              <w:rPr>
                <w:rStyle w:val="Hyperlink"/>
                <w:noProof/>
              </w:rPr>
            </w:rPrChange>
          </w:rPr>
          <w:delText>6.9.2.1</w:delText>
        </w:r>
        <w:r w:rsidDel="00EF097F">
          <w:rPr>
            <w:rFonts w:asciiTheme="minorHAnsi" w:eastAsiaTheme="minorEastAsia" w:hAnsiTheme="minorHAnsi" w:cstheme="minorBidi"/>
            <w:noProof/>
            <w:color w:val="auto"/>
            <w:sz w:val="22"/>
            <w:szCs w:val="22"/>
          </w:rPr>
          <w:tab/>
        </w:r>
        <w:r w:rsidRPr="00EF097F" w:rsidDel="00EF097F">
          <w:rPr>
            <w:noProof/>
            <w:rPrChange w:id="1090" w:author="Kostiantyn Kudriavtsev" w:date="2016-09-13T13:52:00Z">
              <w:rPr>
                <w:rStyle w:val="Hyperlink"/>
                <w:noProof/>
              </w:rPr>
            </w:rPrChange>
          </w:rPr>
          <w:delText>Monitoring</w:delText>
        </w:r>
        <w:r w:rsidDel="00EF097F">
          <w:rPr>
            <w:noProof/>
            <w:webHidden/>
          </w:rPr>
          <w:tab/>
        </w:r>
        <w:r w:rsidR="00DD44B1" w:rsidDel="00EF097F">
          <w:rPr>
            <w:noProof/>
            <w:webHidden/>
          </w:rPr>
          <w:delText>6</w:delText>
        </w:r>
      </w:del>
    </w:p>
    <w:p w14:paraId="2CBBA6CD" w14:textId="77777777" w:rsidR="00700A3B" w:rsidDel="00EF097F" w:rsidRDefault="00700A3B">
      <w:pPr>
        <w:pStyle w:val="TOC4"/>
        <w:tabs>
          <w:tab w:val="left" w:pos="1600"/>
          <w:tab w:val="right" w:leader="dot" w:pos="9347"/>
        </w:tabs>
        <w:rPr>
          <w:del w:id="1091" w:author="Kostiantyn Kudriavtsev" w:date="2016-09-13T13:52:00Z"/>
          <w:rFonts w:asciiTheme="minorHAnsi" w:eastAsiaTheme="minorEastAsia" w:hAnsiTheme="minorHAnsi" w:cstheme="minorBidi"/>
          <w:noProof/>
          <w:color w:val="auto"/>
          <w:sz w:val="22"/>
          <w:szCs w:val="22"/>
        </w:rPr>
      </w:pPr>
      <w:del w:id="1092" w:author="Kostiantyn Kudriavtsev" w:date="2016-09-13T13:52:00Z">
        <w:r w:rsidRPr="00EF097F" w:rsidDel="00EF097F">
          <w:rPr>
            <w:noProof/>
            <w:rPrChange w:id="1093" w:author="Kostiantyn Kudriavtsev" w:date="2016-09-13T13:52:00Z">
              <w:rPr>
                <w:rStyle w:val="Hyperlink"/>
                <w:noProof/>
              </w:rPr>
            </w:rPrChange>
          </w:rPr>
          <w:delText>6.9.2.2</w:delText>
        </w:r>
        <w:r w:rsidDel="00EF097F">
          <w:rPr>
            <w:rFonts w:asciiTheme="minorHAnsi" w:eastAsiaTheme="minorEastAsia" w:hAnsiTheme="minorHAnsi" w:cstheme="minorBidi"/>
            <w:noProof/>
            <w:color w:val="auto"/>
            <w:sz w:val="22"/>
            <w:szCs w:val="22"/>
          </w:rPr>
          <w:tab/>
        </w:r>
        <w:r w:rsidRPr="00EF097F" w:rsidDel="00EF097F">
          <w:rPr>
            <w:noProof/>
            <w:rPrChange w:id="1094" w:author="Kostiantyn Kudriavtsev" w:date="2016-09-13T13:52:00Z">
              <w:rPr>
                <w:rStyle w:val="Hyperlink"/>
                <w:noProof/>
              </w:rPr>
            </w:rPrChange>
          </w:rPr>
          <w:delText>Administration Tools</w:delText>
        </w:r>
        <w:r w:rsidDel="00EF097F">
          <w:rPr>
            <w:noProof/>
            <w:webHidden/>
          </w:rPr>
          <w:tab/>
        </w:r>
        <w:r w:rsidR="00DD44B1" w:rsidDel="00EF097F">
          <w:rPr>
            <w:noProof/>
            <w:webHidden/>
          </w:rPr>
          <w:delText>6</w:delText>
        </w:r>
      </w:del>
    </w:p>
    <w:p w14:paraId="35FAE050" w14:textId="77777777" w:rsidR="00700A3B" w:rsidDel="00EF097F" w:rsidRDefault="00700A3B">
      <w:pPr>
        <w:pStyle w:val="TOC4"/>
        <w:tabs>
          <w:tab w:val="left" w:pos="1600"/>
          <w:tab w:val="right" w:leader="dot" w:pos="9347"/>
        </w:tabs>
        <w:rPr>
          <w:del w:id="1095" w:author="Kostiantyn Kudriavtsev" w:date="2016-09-13T13:52:00Z"/>
          <w:rFonts w:asciiTheme="minorHAnsi" w:eastAsiaTheme="minorEastAsia" w:hAnsiTheme="minorHAnsi" w:cstheme="minorBidi"/>
          <w:noProof/>
          <w:color w:val="auto"/>
          <w:sz w:val="22"/>
          <w:szCs w:val="22"/>
        </w:rPr>
      </w:pPr>
      <w:del w:id="1096" w:author="Kostiantyn Kudriavtsev" w:date="2016-09-13T13:52:00Z">
        <w:r w:rsidRPr="00EF097F" w:rsidDel="00EF097F">
          <w:rPr>
            <w:noProof/>
            <w:rPrChange w:id="1097" w:author="Kostiantyn Kudriavtsev" w:date="2016-09-13T13:52:00Z">
              <w:rPr>
                <w:rStyle w:val="Hyperlink"/>
                <w:noProof/>
              </w:rPr>
            </w:rPrChange>
          </w:rPr>
          <w:delText>6.9.2.3</w:delText>
        </w:r>
        <w:r w:rsidDel="00EF097F">
          <w:rPr>
            <w:rFonts w:asciiTheme="minorHAnsi" w:eastAsiaTheme="minorEastAsia" w:hAnsiTheme="minorHAnsi" w:cstheme="minorBidi"/>
            <w:noProof/>
            <w:color w:val="auto"/>
            <w:sz w:val="22"/>
            <w:szCs w:val="22"/>
          </w:rPr>
          <w:tab/>
        </w:r>
        <w:r w:rsidRPr="00EF097F" w:rsidDel="00EF097F">
          <w:rPr>
            <w:noProof/>
            <w:rPrChange w:id="1098" w:author="Kostiantyn Kudriavtsev" w:date="2016-09-13T13:52:00Z">
              <w:rPr>
                <w:rStyle w:val="Hyperlink"/>
                <w:noProof/>
              </w:rPr>
            </w:rPrChange>
          </w:rPr>
          <w:delText>Specific deployment aspects</w:delText>
        </w:r>
        <w:r w:rsidDel="00EF097F">
          <w:rPr>
            <w:noProof/>
            <w:webHidden/>
          </w:rPr>
          <w:tab/>
        </w:r>
        <w:r w:rsidR="00DD44B1" w:rsidDel="00EF097F">
          <w:rPr>
            <w:noProof/>
            <w:webHidden/>
          </w:rPr>
          <w:delText>6</w:delText>
        </w:r>
      </w:del>
    </w:p>
    <w:p w14:paraId="747C2EBB" w14:textId="77777777" w:rsidR="00700A3B" w:rsidDel="00EF097F" w:rsidRDefault="00700A3B">
      <w:pPr>
        <w:pStyle w:val="TOC2"/>
        <w:tabs>
          <w:tab w:val="left" w:pos="1000"/>
          <w:tab w:val="right" w:leader="dot" w:pos="9347"/>
        </w:tabs>
        <w:rPr>
          <w:del w:id="1099" w:author="Kostiantyn Kudriavtsev" w:date="2016-09-13T13:52:00Z"/>
          <w:rFonts w:asciiTheme="minorHAnsi" w:eastAsiaTheme="minorEastAsia" w:hAnsiTheme="minorHAnsi" w:cstheme="minorBidi"/>
          <w:caps w:val="0"/>
          <w:noProof/>
          <w:color w:val="auto"/>
          <w:sz w:val="22"/>
          <w:szCs w:val="22"/>
        </w:rPr>
      </w:pPr>
      <w:del w:id="1100" w:author="Kostiantyn Kudriavtsev" w:date="2016-09-13T13:52:00Z">
        <w:r w:rsidRPr="00EF097F" w:rsidDel="00EF097F">
          <w:rPr>
            <w:noProof/>
            <w:rPrChange w:id="1101" w:author="Kostiantyn Kudriavtsev" w:date="2016-09-13T13:52:00Z">
              <w:rPr>
                <w:rStyle w:val="Hyperlink"/>
                <w:noProof/>
              </w:rPr>
            </w:rPrChange>
          </w:rPr>
          <w:delText>6.10</w:delText>
        </w:r>
        <w:r w:rsidDel="00EF097F">
          <w:rPr>
            <w:rFonts w:asciiTheme="minorHAnsi" w:eastAsiaTheme="minorEastAsia" w:hAnsiTheme="minorHAnsi" w:cstheme="minorBidi"/>
            <w:caps w:val="0"/>
            <w:noProof/>
            <w:color w:val="auto"/>
            <w:sz w:val="22"/>
            <w:szCs w:val="22"/>
          </w:rPr>
          <w:tab/>
        </w:r>
        <w:r w:rsidRPr="00EF097F" w:rsidDel="00EF097F">
          <w:rPr>
            <w:noProof/>
            <w:rPrChange w:id="1102" w:author="Kostiantyn Kudriavtsev" w:date="2016-09-13T13:52:00Z">
              <w:rPr>
                <w:rStyle w:val="Hyperlink"/>
                <w:noProof/>
              </w:rPr>
            </w:rPrChange>
          </w:rPr>
          <w:delText>Architecture Constraints and Limitations</w:delText>
        </w:r>
        <w:r w:rsidDel="00EF097F">
          <w:rPr>
            <w:noProof/>
            <w:webHidden/>
          </w:rPr>
          <w:tab/>
        </w:r>
        <w:r w:rsidR="00DD44B1" w:rsidDel="00EF097F">
          <w:rPr>
            <w:noProof/>
            <w:webHidden/>
          </w:rPr>
          <w:delText>6</w:delText>
        </w:r>
      </w:del>
    </w:p>
    <w:p w14:paraId="5B19BBAF" w14:textId="77777777" w:rsidR="00700A3B" w:rsidDel="00EF097F" w:rsidRDefault="00700A3B">
      <w:pPr>
        <w:pStyle w:val="TOC1"/>
        <w:tabs>
          <w:tab w:val="left" w:pos="400"/>
          <w:tab w:val="right" w:leader="dot" w:pos="9347"/>
        </w:tabs>
        <w:rPr>
          <w:del w:id="1103" w:author="Kostiantyn Kudriavtsev" w:date="2016-09-13T13:52:00Z"/>
          <w:rFonts w:asciiTheme="minorHAnsi" w:eastAsiaTheme="minorEastAsia" w:hAnsiTheme="minorHAnsi" w:cstheme="minorBidi"/>
          <w:bCs w:val="0"/>
          <w:caps w:val="0"/>
          <w:noProof/>
          <w:color w:val="auto"/>
          <w:sz w:val="22"/>
          <w:szCs w:val="22"/>
        </w:rPr>
      </w:pPr>
      <w:del w:id="1104" w:author="Kostiantyn Kudriavtsev" w:date="2016-09-13T13:52:00Z">
        <w:r w:rsidRPr="00EF097F" w:rsidDel="00EF097F">
          <w:rPr>
            <w:noProof/>
            <w:rPrChange w:id="1105" w:author="Kostiantyn Kudriavtsev" w:date="2016-09-13T13:52:00Z">
              <w:rPr>
                <w:rStyle w:val="Hyperlink"/>
                <w:noProof/>
              </w:rPr>
            </w:rPrChange>
          </w:rPr>
          <w:delText>7</w:delText>
        </w:r>
        <w:r w:rsidDel="00EF097F">
          <w:rPr>
            <w:rFonts w:asciiTheme="minorHAnsi" w:eastAsiaTheme="minorEastAsia" w:hAnsiTheme="minorHAnsi" w:cstheme="minorBidi"/>
            <w:bCs w:val="0"/>
            <w:caps w:val="0"/>
            <w:noProof/>
            <w:color w:val="auto"/>
            <w:sz w:val="22"/>
            <w:szCs w:val="22"/>
          </w:rPr>
          <w:tab/>
        </w:r>
        <w:r w:rsidRPr="00EF097F" w:rsidDel="00EF097F">
          <w:rPr>
            <w:noProof/>
            <w:rPrChange w:id="1106" w:author="Kostiantyn Kudriavtsev" w:date="2016-09-13T13:52:00Z">
              <w:rPr>
                <w:rStyle w:val="Hyperlink"/>
                <w:noProof/>
              </w:rPr>
            </w:rPrChange>
          </w:rPr>
          <w:delText>Transition</w:delText>
        </w:r>
        <w:r w:rsidDel="00EF097F">
          <w:rPr>
            <w:noProof/>
            <w:webHidden/>
          </w:rPr>
          <w:tab/>
        </w:r>
        <w:r w:rsidR="00DD44B1" w:rsidDel="00EF097F">
          <w:rPr>
            <w:noProof/>
            <w:webHidden/>
          </w:rPr>
          <w:delText>6</w:delText>
        </w:r>
      </w:del>
    </w:p>
    <w:p w14:paraId="05421D3E" w14:textId="77777777" w:rsidR="00700A3B" w:rsidDel="00EF097F" w:rsidRDefault="00700A3B">
      <w:pPr>
        <w:pStyle w:val="TOC1"/>
        <w:tabs>
          <w:tab w:val="left" w:pos="1400"/>
          <w:tab w:val="right" w:leader="dot" w:pos="9347"/>
        </w:tabs>
        <w:rPr>
          <w:del w:id="1107" w:author="Kostiantyn Kudriavtsev" w:date="2016-09-13T13:52:00Z"/>
          <w:rFonts w:asciiTheme="minorHAnsi" w:eastAsiaTheme="minorEastAsia" w:hAnsiTheme="minorHAnsi" w:cstheme="minorBidi"/>
          <w:bCs w:val="0"/>
          <w:caps w:val="0"/>
          <w:noProof/>
          <w:color w:val="auto"/>
          <w:sz w:val="22"/>
          <w:szCs w:val="22"/>
        </w:rPr>
      </w:pPr>
      <w:del w:id="1108" w:author="Kostiantyn Kudriavtsev" w:date="2016-09-13T13:52:00Z">
        <w:r w:rsidRPr="00EF097F" w:rsidDel="00EF097F">
          <w:rPr>
            <w:noProof/>
            <w:rPrChange w:id="1109" w:author="Kostiantyn Kudriavtsev" w:date="2016-09-13T13:52:00Z">
              <w:rPr>
                <w:rStyle w:val="Hyperlink"/>
                <w:noProof/>
              </w:rPr>
            </w:rPrChange>
          </w:rPr>
          <w:delText>Appendix A.</w:delText>
        </w:r>
        <w:r w:rsidDel="00EF097F">
          <w:rPr>
            <w:rFonts w:asciiTheme="minorHAnsi" w:eastAsiaTheme="minorEastAsia" w:hAnsiTheme="minorHAnsi" w:cstheme="minorBidi"/>
            <w:bCs w:val="0"/>
            <w:caps w:val="0"/>
            <w:noProof/>
            <w:color w:val="auto"/>
            <w:sz w:val="22"/>
            <w:szCs w:val="22"/>
          </w:rPr>
          <w:tab/>
        </w:r>
        <w:r w:rsidRPr="00EF097F" w:rsidDel="00EF097F">
          <w:rPr>
            <w:noProof/>
            <w:rPrChange w:id="1110" w:author="Kostiantyn Kudriavtsev" w:date="2016-09-13T13:52:00Z">
              <w:rPr>
                <w:rStyle w:val="Hyperlink"/>
                <w:noProof/>
              </w:rPr>
            </w:rPrChange>
          </w:rPr>
          <w:delText>Solution Architecture Quality Attributes</w:delText>
        </w:r>
        <w:r w:rsidDel="00EF097F">
          <w:rPr>
            <w:noProof/>
            <w:webHidden/>
          </w:rPr>
          <w:tab/>
        </w:r>
        <w:r w:rsidR="00DD44B1" w:rsidDel="00EF097F">
          <w:rPr>
            <w:noProof/>
            <w:webHidden/>
          </w:rPr>
          <w:delText>6</w:delText>
        </w:r>
      </w:del>
    </w:p>
    <w:p w14:paraId="54687FE1" w14:textId="77777777" w:rsidR="00867752" w:rsidRDefault="004706BE" w:rsidP="000953FC">
      <w:pPr>
        <w:pStyle w:val="BodyText"/>
      </w:pPr>
      <w:r>
        <w:fldChar w:fldCharType="end"/>
      </w:r>
      <w:bookmarkStart w:id="1111" w:name="_Section_1"/>
      <w:bookmarkEnd w:id="1111"/>
      <w:r w:rsidR="00222DC3" w:rsidRPr="008E2573">
        <w:br w:type="page"/>
      </w:r>
      <w:bookmarkEnd w:id="0"/>
      <w:bookmarkEnd w:id="1"/>
      <w:bookmarkEnd w:id="2"/>
      <w:bookmarkEnd w:id="3"/>
    </w:p>
    <w:p w14:paraId="47FEC8F5" w14:textId="77777777" w:rsidR="00E9149A" w:rsidRDefault="00E9149A" w:rsidP="006D794B">
      <w:pPr>
        <w:pStyle w:val="Heading1"/>
      </w:pPr>
      <w:bookmarkStart w:id="1112" w:name="_Ref427243649"/>
      <w:bookmarkStart w:id="1113" w:name="_Toc461542037"/>
      <w:r w:rsidRPr="00E9149A">
        <w:lastRenderedPageBreak/>
        <w:t>Executive Summary</w:t>
      </w:r>
      <w:bookmarkEnd w:id="1112"/>
      <w:bookmarkEnd w:id="1113"/>
    </w:p>
    <w:p w14:paraId="14704044" w14:textId="77777777" w:rsidR="00AA2B88" w:rsidRDefault="00E9149A" w:rsidP="000953FC">
      <w:pPr>
        <w:pStyle w:val="Comment"/>
      </w:pPr>
      <w:r w:rsidRPr="00E9149A">
        <w:t>[</w:t>
      </w:r>
      <w:r w:rsidR="00AA2B88" w:rsidRPr="00AA2B88">
        <w:rPr>
          <w:b/>
        </w:rPr>
        <w:t>Description</w:t>
      </w:r>
      <w:r w:rsidR="00AA2B88">
        <w:t xml:space="preserve">: </w:t>
      </w:r>
      <w:r w:rsidR="00FD67BD">
        <w:t>This</w:t>
      </w:r>
      <w:r w:rsidRPr="00E9149A">
        <w:t xml:space="preserve"> is</w:t>
      </w:r>
      <w:r w:rsidR="00FD67BD">
        <w:t xml:space="preserve"> a</w:t>
      </w:r>
      <w:r w:rsidRPr="00E9149A">
        <w:t xml:space="preserve"> mostly non-technical summary of the </w:t>
      </w:r>
      <w:r w:rsidR="00FD67BD">
        <w:t>entire</w:t>
      </w:r>
      <w:r w:rsidR="00FD67BD" w:rsidRPr="00E9149A">
        <w:t xml:space="preserve"> </w:t>
      </w:r>
      <w:r w:rsidR="00597A49">
        <w:t>Solution Architecture Document (</w:t>
      </w:r>
      <w:r w:rsidRPr="00E9149A">
        <w:t>SAD</w:t>
      </w:r>
      <w:r w:rsidR="00597A49">
        <w:t>)</w:t>
      </w:r>
      <w:r w:rsidRPr="00E9149A">
        <w:t xml:space="preserve"> for customer top</w:t>
      </w:r>
      <w:r w:rsidR="008A6205">
        <w:t xml:space="preserve"> </w:t>
      </w:r>
      <w:r w:rsidRPr="00E9149A">
        <w:t xml:space="preserve">management. </w:t>
      </w:r>
      <w:r w:rsidR="008A6205">
        <w:t>We recommend creating it</w:t>
      </w:r>
      <w:r w:rsidRPr="00E9149A">
        <w:t xml:space="preserve"> based on the sections below. </w:t>
      </w:r>
      <w:r w:rsidR="008A6205">
        <w:t>The i</w:t>
      </w:r>
      <w:r w:rsidRPr="00E9149A">
        <w:t xml:space="preserve">dea </w:t>
      </w:r>
      <w:r w:rsidR="008A6205">
        <w:t>was to prepare a</w:t>
      </w:r>
      <w:r w:rsidRPr="00E9149A">
        <w:t xml:space="preserve"> ready-to-use template for this </w:t>
      </w:r>
      <w:r w:rsidR="008A6205">
        <w:t>document type</w:t>
      </w:r>
      <w:r w:rsidRPr="00E9149A">
        <w:t>.</w:t>
      </w:r>
    </w:p>
    <w:p w14:paraId="315E1B57" w14:textId="77777777" w:rsidR="00E9149A" w:rsidRPr="00E9149A" w:rsidRDefault="0047633E" w:rsidP="000953FC">
      <w:pPr>
        <w:pStyle w:val="Comment"/>
      </w:pPr>
      <w:r>
        <w:t>Section</w:t>
      </w:r>
      <w:r w:rsidR="00AA2B88" w:rsidRPr="00AA2B88">
        <w:t xml:space="preserve"> Type:</w:t>
      </w:r>
      <w:r w:rsidR="00AA2B88">
        <w:t xml:space="preserve"> Mandatory</w:t>
      </w:r>
      <w:r w:rsidR="00E9149A" w:rsidRPr="00E9149A">
        <w:t>]</w:t>
      </w:r>
    </w:p>
    <w:p w14:paraId="024B99A6" w14:textId="77777777" w:rsidR="00E16A36" w:rsidRDefault="00E16A36" w:rsidP="000953FC">
      <w:pPr>
        <w:pStyle w:val="BodyText"/>
      </w:pPr>
    </w:p>
    <w:p w14:paraId="29521BE5" w14:textId="77777777" w:rsidR="005D3254" w:rsidRDefault="005D3254" w:rsidP="00BD7076">
      <w:pPr>
        <w:pStyle w:val="Heading1"/>
      </w:pPr>
      <w:r>
        <w:br w:type="page"/>
      </w:r>
      <w:bookmarkStart w:id="1114" w:name="_Toc461542038"/>
      <w:r>
        <w:lastRenderedPageBreak/>
        <w:t>Introduction</w:t>
      </w:r>
      <w:bookmarkEnd w:id="1114"/>
    </w:p>
    <w:p w14:paraId="4E04E893" w14:textId="77777777" w:rsidR="00361FCB" w:rsidRDefault="00361FCB" w:rsidP="00361FCB">
      <w:pPr>
        <w:pStyle w:val="BodyText"/>
      </w:pPr>
      <w:r>
        <w:t>Current project is infrastructure deployment agnostic platform for data analytics, science and machine learning. Platform greatly simplifies and reduces costs for infrastructure preparation and configuration, thus provides with possibility to kick-off project in short-term.</w:t>
      </w:r>
    </w:p>
    <w:p w14:paraId="2D5B2BB7" w14:textId="64FC31F6" w:rsidR="00361FCB" w:rsidRDefault="00361FCB" w:rsidP="00361FCB">
      <w:pPr>
        <w:pStyle w:val="BodyText"/>
      </w:pPr>
      <w:r>
        <w:t xml:space="preserve">Platform can be deployed on various cloud and hypervisor providers. Currently in scope of MVP AWS platform support shall be implemented, meanwhile Azure support is </w:t>
      </w:r>
      <w:del w:id="1115" w:author="Kostiantyn Kudriavtsev" w:date="2016-09-09T15:54:00Z">
        <w:r w:rsidDel="00381F74">
          <w:delText>in progress</w:delText>
        </w:r>
      </w:del>
      <w:ins w:id="1116" w:author="Kostiantyn Kudriavtsev" w:date="2016-09-09T15:54:00Z">
        <w:r w:rsidR="00381F74">
          <w:t>planned for next release</w:t>
        </w:r>
      </w:ins>
      <w:r>
        <w:t>.</w:t>
      </w:r>
    </w:p>
    <w:p w14:paraId="1DA8DCEE" w14:textId="77777777" w:rsidR="00361FCB" w:rsidRDefault="00361FCB" w:rsidP="00361FCB">
      <w:pPr>
        <w:pStyle w:val="BodyText"/>
      </w:pPr>
      <w:r>
        <w:t>Future roadmap is to fully support major public and private cloud providers.</w:t>
      </w:r>
    </w:p>
    <w:p w14:paraId="72305AF1" w14:textId="77777777" w:rsidR="005D3254" w:rsidRDefault="005D3254" w:rsidP="000953FC">
      <w:pPr>
        <w:pStyle w:val="BodyText"/>
      </w:pPr>
    </w:p>
    <w:p w14:paraId="441DD081" w14:textId="77777777" w:rsidR="005D3254" w:rsidRPr="005D3254" w:rsidRDefault="005D3254" w:rsidP="00EF097F">
      <w:pPr>
        <w:pStyle w:val="Heading2"/>
        <w:pPrChange w:id="1117" w:author="Kostiantyn Kudriavtsev" w:date="2016-09-13T13:53:00Z">
          <w:pPr>
            <w:pStyle w:val="Heading2"/>
          </w:pPr>
        </w:pPrChange>
      </w:pPr>
      <w:bookmarkStart w:id="1118" w:name="_Toc461542039"/>
      <w:r w:rsidRPr="005D3254">
        <w:t xml:space="preserve">Definitions, </w:t>
      </w:r>
      <w:r w:rsidRPr="00EF097F">
        <w:rPr>
          <w:rPrChange w:id="1119" w:author="Kostiantyn Kudriavtsev" w:date="2016-09-13T13:53:00Z">
            <w:rPr/>
          </w:rPrChange>
        </w:rPr>
        <w:t>Acronyms</w:t>
      </w:r>
      <w:r w:rsidRPr="005D3254">
        <w:t>, Abbreviations</w:t>
      </w:r>
      <w:bookmarkEnd w:id="1118"/>
    </w:p>
    <w:p w14:paraId="46D4AF91" w14:textId="77777777" w:rsidR="008626B1" w:rsidRDefault="005D3254" w:rsidP="000953FC">
      <w:pPr>
        <w:pStyle w:val="Comment"/>
      </w:pPr>
      <w:r>
        <w:t>[</w:t>
      </w:r>
      <w:r w:rsidR="008626B1" w:rsidRPr="008626B1">
        <w:rPr>
          <w:b/>
        </w:rPr>
        <w:t>Description:</w:t>
      </w:r>
      <w:r w:rsidR="008626B1">
        <w:t xml:space="preserve"> </w:t>
      </w:r>
      <w:r>
        <w:t xml:space="preserve">This section </w:t>
      </w:r>
      <w:r w:rsidR="007616C8">
        <w:t xml:space="preserve">must </w:t>
      </w:r>
      <w:r>
        <w:t>clearly clarify all the definitions, acronyms and abbreviation</w:t>
      </w:r>
      <w:r w:rsidR="007616C8">
        <w:t>s</w:t>
      </w:r>
      <w:r>
        <w:t xml:space="preserve"> used in the document.</w:t>
      </w:r>
    </w:p>
    <w:p w14:paraId="68602B2F" w14:textId="77777777" w:rsidR="005D3254" w:rsidRDefault="008626B1" w:rsidP="000953FC">
      <w:pPr>
        <w:pStyle w:val="Comment"/>
      </w:pPr>
      <w:r>
        <w:rPr>
          <w:b/>
        </w:rPr>
        <w:t xml:space="preserve">Section </w:t>
      </w:r>
      <w:r w:rsidRPr="008626B1">
        <w:rPr>
          <w:b/>
        </w:rPr>
        <w:t>Type:</w:t>
      </w:r>
      <w:r>
        <w:t xml:space="preserve"> Highly </w:t>
      </w:r>
      <w:r w:rsidR="00CE7063">
        <w:t>recommended</w:t>
      </w:r>
      <w:r w:rsidR="005D3254">
        <w:t>]</w:t>
      </w:r>
    </w:p>
    <w:tbl>
      <w:tblPr>
        <w:tblStyle w:val="TableEPAM"/>
        <w:tblW w:w="5000" w:type="pct"/>
        <w:tblInd w:w="-5" w:type="dxa"/>
        <w:tblLook w:val="04A0" w:firstRow="1" w:lastRow="0" w:firstColumn="1" w:lastColumn="0" w:noHBand="0" w:noVBand="1"/>
      </w:tblPr>
      <w:tblGrid>
        <w:gridCol w:w="1774"/>
        <w:gridCol w:w="7573"/>
      </w:tblGrid>
      <w:tr w:rsidR="00DC6BA2" w:rsidRPr="005B2859" w14:paraId="62547B1D" w14:textId="77777777" w:rsidTr="00611E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4C659E4A" w14:textId="77777777" w:rsidR="00DC6BA2" w:rsidRPr="0078686A" w:rsidRDefault="00DC6BA2" w:rsidP="00DC6BA2">
            <w:pPr>
              <w:rPr>
                <w:b w:val="0"/>
              </w:rPr>
            </w:pPr>
            <w:r w:rsidRPr="0078686A">
              <w:t xml:space="preserve">Abbreviation </w:t>
            </w:r>
            <w:r>
              <w:t>or</w:t>
            </w:r>
            <w:r w:rsidRPr="0078686A">
              <w:t xml:space="preserve"> Acronym</w:t>
            </w:r>
          </w:p>
        </w:tc>
        <w:tc>
          <w:tcPr>
            <w:tcW w:w="4051" w:type="pct"/>
          </w:tcPr>
          <w:p w14:paraId="71764C27" w14:textId="77777777" w:rsidR="00DC6BA2" w:rsidRPr="0078686A" w:rsidRDefault="00DC6BA2" w:rsidP="00BD7076">
            <w:pPr>
              <w:cnfStyle w:val="100000000000" w:firstRow="1" w:lastRow="0" w:firstColumn="0" w:lastColumn="0" w:oddVBand="0" w:evenVBand="0" w:oddHBand="0" w:evenHBand="0" w:firstRowFirstColumn="0" w:firstRowLastColumn="0" w:lastRowFirstColumn="0" w:lastRowLastColumn="0"/>
            </w:pPr>
            <w:r>
              <w:t>Definition</w:t>
            </w:r>
          </w:p>
        </w:tc>
      </w:tr>
      <w:tr w:rsidR="00DC6BA2" w:rsidRPr="005B2859" w14:paraId="32255599"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E03E69E" w14:textId="77777777" w:rsidR="00DC6BA2" w:rsidRDefault="00DC6BA2" w:rsidP="00BD7076">
            <w:pPr>
              <w:jc w:val="center"/>
            </w:pPr>
          </w:p>
        </w:tc>
        <w:tc>
          <w:tcPr>
            <w:tcW w:w="4051" w:type="pct"/>
          </w:tcPr>
          <w:p w14:paraId="56B3287E" w14:textId="77777777" w:rsidR="00DC6BA2" w:rsidRPr="0078686A" w:rsidRDefault="00DC6BA2" w:rsidP="00BD7076">
            <w:pPr>
              <w:cnfStyle w:val="000000100000" w:firstRow="0" w:lastRow="0" w:firstColumn="0" w:lastColumn="0" w:oddVBand="0" w:evenVBand="0" w:oddHBand="1" w:evenHBand="0" w:firstRowFirstColumn="0" w:firstRowLastColumn="0" w:lastRowFirstColumn="0" w:lastRowLastColumn="0"/>
            </w:pPr>
          </w:p>
        </w:tc>
      </w:tr>
      <w:tr w:rsidR="00DC6BA2" w:rsidRPr="005B2859" w14:paraId="1BAC6655" w14:textId="77777777" w:rsidTr="00611E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D5190AB" w14:textId="77777777" w:rsidR="00DC6BA2" w:rsidRDefault="00DC6BA2" w:rsidP="00BD7076">
            <w:pPr>
              <w:jc w:val="center"/>
            </w:pPr>
          </w:p>
        </w:tc>
        <w:tc>
          <w:tcPr>
            <w:tcW w:w="4051" w:type="pct"/>
          </w:tcPr>
          <w:p w14:paraId="1D27D1E8" w14:textId="77777777" w:rsidR="00DC6BA2" w:rsidRPr="0078686A" w:rsidRDefault="00DC6BA2" w:rsidP="00BD7076">
            <w:pPr>
              <w:cnfStyle w:val="000000010000" w:firstRow="0" w:lastRow="0" w:firstColumn="0" w:lastColumn="0" w:oddVBand="0" w:evenVBand="0" w:oddHBand="0" w:evenHBand="1" w:firstRowFirstColumn="0" w:firstRowLastColumn="0" w:lastRowFirstColumn="0" w:lastRowLastColumn="0"/>
            </w:pPr>
          </w:p>
        </w:tc>
      </w:tr>
    </w:tbl>
    <w:p w14:paraId="3FDE956F" w14:textId="77777777" w:rsidR="005D3254" w:rsidRDefault="005D3254" w:rsidP="000953FC">
      <w:pPr>
        <w:pStyle w:val="BodyText"/>
      </w:pPr>
    </w:p>
    <w:p w14:paraId="591792E6" w14:textId="77777777" w:rsidR="0076217D" w:rsidRDefault="0076217D" w:rsidP="001272FD">
      <w:pPr>
        <w:pStyle w:val="Heading2"/>
      </w:pPr>
      <w:bookmarkStart w:id="1120" w:name="_Toc430172877"/>
      <w:bookmarkStart w:id="1121" w:name="_Toc461542040"/>
      <w:r>
        <w:t>Purpose</w:t>
      </w:r>
      <w:bookmarkEnd w:id="1120"/>
      <w:bookmarkEnd w:id="1121"/>
    </w:p>
    <w:p w14:paraId="786B57A5" w14:textId="77777777" w:rsidR="0076217D" w:rsidRDefault="0076217D" w:rsidP="000953FC">
      <w:pPr>
        <w:pStyle w:val="Comment"/>
      </w:pPr>
      <w:r>
        <w:t>[</w:t>
      </w:r>
      <w:r w:rsidRPr="008626B1">
        <w:rPr>
          <w:b/>
        </w:rPr>
        <w:t>Description:</w:t>
      </w:r>
      <w:r>
        <w:t xml:space="preserve"> This section explains why this architectural work is being done. This provides the basis for the “executive summary” section.</w:t>
      </w:r>
    </w:p>
    <w:p w14:paraId="490E49D4" w14:textId="77777777" w:rsidR="0076217D" w:rsidRPr="0030434C" w:rsidRDefault="0076217D" w:rsidP="000953FC">
      <w:pPr>
        <w:pStyle w:val="Comment"/>
      </w:pPr>
      <w:r>
        <w:t>You need list stakeholders of the architectural work and goals of this work.</w:t>
      </w:r>
    </w:p>
    <w:p w14:paraId="443331A4" w14:textId="77777777" w:rsidR="0076217D" w:rsidRDefault="0076217D" w:rsidP="000953FC">
      <w:pPr>
        <w:pStyle w:val="Comment"/>
      </w:pPr>
      <w:r>
        <w:t xml:space="preserve">Section </w:t>
      </w:r>
      <w:r w:rsidRPr="008626B1">
        <w:t>Type:</w:t>
      </w:r>
      <w:r>
        <w:t xml:space="preserve"> Mandatory]</w:t>
      </w:r>
    </w:p>
    <w:p w14:paraId="7B04426E" w14:textId="77777777" w:rsidR="0076217D" w:rsidRDefault="0076217D" w:rsidP="000953FC">
      <w:pPr>
        <w:pStyle w:val="Comment"/>
      </w:pPr>
    </w:p>
    <w:p w14:paraId="6D757EB4" w14:textId="77777777" w:rsidR="0076217D" w:rsidRPr="003254D3" w:rsidRDefault="0076217D" w:rsidP="0076217D">
      <w:pPr>
        <w:pStyle w:val="Heading3"/>
      </w:pPr>
      <w:bookmarkStart w:id="1122" w:name="_Toc461542041"/>
      <w:r>
        <w:t>Stakeholders</w:t>
      </w:r>
      <w:bookmarkEnd w:id="1122"/>
    </w:p>
    <w:p w14:paraId="4F8AAC43" w14:textId="77777777" w:rsidR="0076217D" w:rsidRPr="0030434C" w:rsidRDefault="0076217D" w:rsidP="000953FC">
      <w:pPr>
        <w:pStyle w:val="Comment"/>
      </w:pPr>
      <w:r>
        <w:t>[</w:t>
      </w:r>
      <w:r w:rsidRPr="008626B1">
        <w:rPr>
          <w:b/>
        </w:rPr>
        <w:t>Description:</w:t>
      </w:r>
      <w:r>
        <w:t xml:space="preserve"> You need list stakeholders of the architectural work, their roles, names, contact data and their reasons for requesting this architectural work in the table below.</w:t>
      </w:r>
    </w:p>
    <w:p w14:paraId="15FF5D56" w14:textId="77777777" w:rsidR="0076217D" w:rsidRDefault="0076217D" w:rsidP="000953FC">
      <w:pPr>
        <w:pStyle w:val="Comment"/>
      </w:pPr>
      <w:r>
        <w:t xml:space="preserve">Section </w:t>
      </w:r>
      <w:r w:rsidRPr="008626B1">
        <w:t>Type:</w:t>
      </w:r>
      <w:r>
        <w:t xml:space="preserve"> Mandatory]</w:t>
      </w:r>
    </w:p>
    <w:p w14:paraId="00AC5B4D" w14:textId="77777777" w:rsidR="0076217D" w:rsidRDefault="0076217D" w:rsidP="000953FC">
      <w:pPr>
        <w:pStyle w:val="Comment"/>
      </w:pPr>
    </w:p>
    <w:tbl>
      <w:tblPr>
        <w:tblStyle w:val="TableEPAM"/>
        <w:tblW w:w="0" w:type="auto"/>
        <w:tblInd w:w="-5" w:type="dxa"/>
        <w:tblLook w:val="04A0" w:firstRow="1" w:lastRow="0" w:firstColumn="1" w:lastColumn="0" w:noHBand="0" w:noVBand="1"/>
      </w:tblPr>
      <w:tblGrid>
        <w:gridCol w:w="1569"/>
        <w:gridCol w:w="1649"/>
        <w:gridCol w:w="1648"/>
        <w:gridCol w:w="1230"/>
        <w:gridCol w:w="3256"/>
      </w:tblGrid>
      <w:tr w:rsidR="0076217D" w14:paraId="4325D754" w14:textId="77777777" w:rsidTr="0076217D">
        <w:trPr>
          <w:cnfStyle w:val="100000000000" w:firstRow="1" w:lastRow="0" w:firstColumn="0" w:lastColumn="0" w:oddVBand="0" w:evenVBand="0" w:oddHBand="0" w:evenHBand="0" w:firstRowFirstColumn="0" w:firstRowLastColumn="0" w:lastRowFirstColumn="0" w:lastRowLastColumn="0"/>
          <w:trHeight w:val="684"/>
          <w:tblHeader/>
        </w:trPr>
        <w:tc>
          <w:tcPr>
            <w:cnfStyle w:val="001000000000" w:firstRow="0" w:lastRow="0" w:firstColumn="1" w:lastColumn="0" w:oddVBand="0" w:evenVBand="0" w:oddHBand="0" w:evenHBand="0" w:firstRowFirstColumn="0" w:firstRowLastColumn="0" w:lastRowFirstColumn="0" w:lastRowLastColumn="0"/>
            <w:tcW w:w="1569" w:type="dxa"/>
          </w:tcPr>
          <w:p w14:paraId="6F374F25" w14:textId="77777777" w:rsidR="0076217D" w:rsidRPr="00DA6CF4" w:rsidRDefault="0076217D" w:rsidP="0076217D">
            <w:r>
              <w:t>Stakeholder Side</w:t>
            </w:r>
          </w:p>
        </w:tc>
        <w:tc>
          <w:tcPr>
            <w:tcW w:w="1649" w:type="dxa"/>
          </w:tcPr>
          <w:p w14:paraId="37E424CC" w14:textId="77777777" w:rsidR="0076217D" w:rsidRDefault="0076217D" w:rsidP="0076217D">
            <w:pPr>
              <w:cnfStyle w:val="100000000000" w:firstRow="1" w:lastRow="0" w:firstColumn="0" w:lastColumn="0" w:oddVBand="0" w:evenVBand="0" w:oddHBand="0" w:evenHBand="0" w:firstRowFirstColumn="0" w:firstRowLastColumn="0" w:lastRowFirstColumn="0" w:lastRowLastColumn="0"/>
            </w:pPr>
            <w:r>
              <w:t>Stakeholder Role</w:t>
            </w:r>
          </w:p>
        </w:tc>
        <w:tc>
          <w:tcPr>
            <w:tcW w:w="1648" w:type="dxa"/>
          </w:tcPr>
          <w:p w14:paraId="466469C5" w14:textId="77777777" w:rsidR="0076217D" w:rsidRDefault="0076217D" w:rsidP="0076217D">
            <w:pPr>
              <w:cnfStyle w:val="100000000000" w:firstRow="1" w:lastRow="0" w:firstColumn="0" w:lastColumn="0" w:oddVBand="0" w:evenVBand="0" w:oddHBand="0" w:evenHBand="0" w:firstRowFirstColumn="0" w:firstRowLastColumn="0" w:lastRowFirstColumn="0" w:lastRowLastColumn="0"/>
            </w:pPr>
            <w:r>
              <w:t>Stakeholder Name</w:t>
            </w:r>
          </w:p>
        </w:tc>
        <w:tc>
          <w:tcPr>
            <w:tcW w:w="1230" w:type="dxa"/>
          </w:tcPr>
          <w:p w14:paraId="153A853C" w14:textId="77777777" w:rsidR="0076217D" w:rsidRDefault="0076217D" w:rsidP="0076217D">
            <w:pPr>
              <w:cnfStyle w:val="100000000000" w:firstRow="1" w:lastRow="0" w:firstColumn="0" w:lastColumn="0" w:oddVBand="0" w:evenVBand="0" w:oddHBand="0" w:evenHBand="0" w:firstRowFirstColumn="0" w:firstRowLastColumn="0" w:lastRowFirstColumn="0" w:lastRowLastColumn="0"/>
            </w:pPr>
            <w:r>
              <w:t>Contacts</w:t>
            </w:r>
          </w:p>
        </w:tc>
        <w:tc>
          <w:tcPr>
            <w:tcW w:w="3256" w:type="dxa"/>
          </w:tcPr>
          <w:p w14:paraId="0115FA09" w14:textId="77777777" w:rsidR="0076217D" w:rsidRPr="0038593D" w:rsidRDefault="0076217D" w:rsidP="0076217D">
            <w:pPr>
              <w:cnfStyle w:val="100000000000" w:firstRow="1" w:lastRow="0" w:firstColumn="0" w:lastColumn="0" w:oddVBand="0" w:evenVBand="0" w:oddHBand="0" w:evenHBand="0" w:firstRowFirstColumn="0" w:firstRowLastColumn="0" w:lastRowFirstColumn="0" w:lastRowLastColumn="0"/>
            </w:pPr>
            <w:r>
              <w:t>Architectural Work Request Reasons</w:t>
            </w:r>
          </w:p>
        </w:tc>
      </w:tr>
      <w:tr w:rsidR="0076217D" w14:paraId="49D67811" w14:textId="77777777" w:rsidTr="0076217D">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69" w:type="dxa"/>
          </w:tcPr>
          <w:p w14:paraId="1DC283DE" w14:textId="77777777" w:rsidR="0076217D" w:rsidRPr="00DA6CF4" w:rsidRDefault="0076217D" w:rsidP="0076217D"/>
        </w:tc>
        <w:tc>
          <w:tcPr>
            <w:tcW w:w="1649" w:type="dxa"/>
          </w:tcPr>
          <w:p w14:paraId="4A498C20" w14:textId="77777777" w:rsidR="0076217D" w:rsidRPr="00DA6CF4" w:rsidRDefault="0076217D" w:rsidP="0076217D">
            <w:pPr>
              <w:cnfStyle w:val="000000100000" w:firstRow="0" w:lastRow="0" w:firstColumn="0" w:lastColumn="0" w:oddVBand="0" w:evenVBand="0" w:oddHBand="1" w:evenHBand="0" w:firstRowFirstColumn="0" w:firstRowLastColumn="0" w:lastRowFirstColumn="0" w:lastRowLastColumn="0"/>
            </w:pPr>
          </w:p>
        </w:tc>
        <w:tc>
          <w:tcPr>
            <w:tcW w:w="1648" w:type="dxa"/>
          </w:tcPr>
          <w:p w14:paraId="02919579" w14:textId="77777777" w:rsidR="0076217D" w:rsidRPr="00DA6CF4" w:rsidRDefault="0076217D" w:rsidP="00E32359">
            <w:pPr>
              <w:cnfStyle w:val="000000100000" w:firstRow="0" w:lastRow="0" w:firstColumn="0" w:lastColumn="0" w:oddVBand="0" w:evenVBand="0" w:oddHBand="1" w:evenHBand="0" w:firstRowFirstColumn="0" w:firstRowLastColumn="0" w:lastRowFirstColumn="0" w:lastRowLastColumn="0"/>
            </w:pPr>
          </w:p>
        </w:tc>
        <w:tc>
          <w:tcPr>
            <w:tcW w:w="1230" w:type="dxa"/>
          </w:tcPr>
          <w:p w14:paraId="26200160" w14:textId="77777777" w:rsidR="0076217D" w:rsidRPr="00DA6CF4" w:rsidRDefault="0076217D" w:rsidP="0076217D">
            <w:pPr>
              <w:cnfStyle w:val="000000100000" w:firstRow="0" w:lastRow="0" w:firstColumn="0" w:lastColumn="0" w:oddVBand="0" w:evenVBand="0" w:oddHBand="1" w:evenHBand="0" w:firstRowFirstColumn="0" w:firstRowLastColumn="0" w:lastRowFirstColumn="0" w:lastRowLastColumn="0"/>
            </w:pPr>
          </w:p>
        </w:tc>
        <w:tc>
          <w:tcPr>
            <w:tcW w:w="3256" w:type="dxa"/>
          </w:tcPr>
          <w:p w14:paraId="34E17F1E" w14:textId="77777777" w:rsidR="0076217D" w:rsidRPr="00DA6CF4" w:rsidRDefault="0076217D" w:rsidP="0076217D">
            <w:pPr>
              <w:cnfStyle w:val="000000100000" w:firstRow="0" w:lastRow="0" w:firstColumn="0" w:lastColumn="0" w:oddVBand="0" w:evenVBand="0" w:oddHBand="1" w:evenHBand="0" w:firstRowFirstColumn="0" w:firstRowLastColumn="0" w:lastRowFirstColumn="0" w:lastRowLastColumn="0"/>
            </w:pPr>
          </w:p>
        </w:tc>
      </w:tr>
      <w:tr w:rsidR="0076217D" w14:paraId="7C86E635" w14:textId="77777777" w:rsidTr="0076217D">
        <w:trPr>
          <w:cnfStyle w:val="000000010000" w:firstRow="0" w:lastRow="0" w:firstColumn="0" w:lastColumn="0" w:oddVBand="0" w:evenVBand="0" w:oddHBand="0" w:evenHBand="1"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569" w:type="dxa"/>
          </w:tcPr>
          <w:p w14:paraId="43C8F9AB" w14:textId="77777777" w:rsidR="0076217D" w:rsidRDefault="0076217D" w:rsidP="0076217D"/>
        </w:tc>
        <w:tc>
          <w:tcPr>
            <w:tcW w:w="1649" w:type="dxa"/>
          </w:tcPr>
          <w:p w14:paraId="101EF8A1" w14:textId="77777777" w:rsidR="0076217D" w:rsidRDefault="0076217D" w:rsidP="0076217D">
            <w:pPr>
              <w:cnfStyle w:val="000000010000" w:firstRow="0" w:lastRow="0" w:firstColumn="0" w:lastColumn="0" w:oddVBand="0" w:evenVBand="0" w:oddHBand="0" w:evenHBand="1" w:firstRowFirstColumn="0" w:firstRowLastColumn="0" w:lastRowFirstColumn="0" w:lastRowLastColumn="0"/>
            </w:pPr>
          </w:p>
        </w:tc>
        <w:tc>
          <w:tcPr>
            <w:tcW w:w="1648" w:type="dxa"/>
          </w:tcPr>
          <w:p w14:paraId="0F34F45C" w14:textId="77777777" w:rsidR="0076217D" w:rsidRDefault="0076217D" w:rsidP="0076217D">
            <w:pPr>
              <w:cnfStyle w:val="000000010000" w:firstRow="0" w:lastRow="0" w:firstColumn="0" w:lastColumn="0" w:oddVBand="0" w:evenVBand="0" w:oddHBand="0" w:evenHBand="1" w:firstRowFirstColumn="0" w:firstRowLastColumn="0" w:lastRowFirstColumn="0" w:lastRowLastColumn="0"/>
            </w:pPr>
          </w:p>
        </w:tc>
        <w:tc>
          <w:tcPr>
            <w:tcW w:w="1230" w:type="dxa"/>
          </w:tcPr>
          <w:p w14:paraId="7D8F25EA" w14:textId="77777777" w:rsidR="0076217D" w:rsidRDefault="0076217D" w:rsidP="0076217D">
            <w:pPr>
              <w:cnfStyle w:val="000000010000" w:firstRow="0" w:lastRow="0" w:firstColumn="0" w:lastColumn="0" w:oddVBand="0" w:evenVBand="0" w:oddHBand="0" w:evenHBand="1" w:firstRowFirstColumn="0" w:firstRowLastColumn="0" w:lastRowFirstColumn="0" w:lastRowLastColumn="0"/>
            </w:pPr>
          </w:p>
        </w:tc>
        <w:tc>
          <w:tcPr>
            <w:tcW w:w="3256" w:type="dxa"/>
          </w:tcPr>
          <w:p w14:paraId="77AE808F" w14:textId="77777777" w:rsidR="0076217D" w:rsidRDefault="0076217D" w:rsidP="0076217D">
            <w:pPr>
              <w:cnfStyle w:val="000000010000" w:firstRow="0" w:lastRow="0" w:firstColumn="0" w:lastColumn="0" w:oddVBand="0" w:evenVBand="0" w:oddHBand="0" w:evenHBand="1" w:firstRowFirstColumn="0" w:firstRowLastColumn="0" w:lastRowFirstColumn="0" w:lastRowLastColumn="0"/>
            </w:pPr>
          </w:p>
        </w:tc>
      </w:tr>
      <w:tr w:rsidR="00696F8A" w14:paraId="20A4FC42" w14:textId="77777777" w:rsidTr="0076217D">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569" w:type="dxa"/>
          </w:tcPr>
          <w:p w14:paraId="5E3A6D9F" w14:textId="77777777" w:rsidR="00696F8A" w:rsidRDefault="00696F8A" w:rsidP="0076217D"/>
        </w:tc>
        <w:tc>
          <w:tcPr>
            <w:tcW w:w="1649" w:type="dxa"/>
          </w:tcPr>
          <w:p w14:paraId="028C5C09" w14:textId="77777777" w:rsidR="00696F8A" w:rsidRDefault="00696F8A" w:rsidP="0076217D">
            <w:pPr>
              <w:cnfStyle w:val="000000100000" w:firstRow="0" w:lastRow="0" w:firstColumn="0" w:lastColumn="0" w:oddVBand="0" w:evenVBand="0" w:oddHBand="1" w:evenHBand="0" w:firstRowFirstColumn="0" w:firstRowLastColumn="0" w:lastRowFirstColumn="0" w:lastRowLastColumn="0"/>
            </w:pPr>
          </w:p>
        </w:tc>
        <w:tc>
          <w:tcPr>
            <w:tcW w:w="1648" w:type="dxa"/>
          </w:tcPr>
          <w:p w14:paraId="5DB36EA1" w14:textId="77777777" w:rsidR="00696F8A" w:rsidRDefault="00696F8A" w:rsidP="0076217D">
            <w:pPr>
              <w:cnfStyle w:val="000000100000" w:firstRow="0" w:lastRow="0" w:firstColumn="0" w:lastColumn="0" w:oddVBand="0" w:evenVBand="0" w:oddHBand="1" w:evenHBand="0" w:firstRowFirstColumn="0" w:firstRowLastColumn="0" w:lastRowFirstColumn="0" w:lastRowLastColumn="0"/>
            </w:pPr>
          </w:p>
        </w:tc>
        <w:tc>
          <w:tcPr>
            <w:tcW w:w="1230" w:type="dxa"/>
          </w:tcPr>
          <w:p w14:paraId="47A7FA85" w14:textId="77777777" w:rsidR="00696F8A" w:rsidRDefault="00696F8A" w:rsidP="0076217D">
            <w:pPr>
              <w:cnfStyle w:val="000000100000" w:firstRow="0" w:lastRow="0" w:firstColumn="0" w:lastColumn="0" w:oddVBand="0" w:evenVBand="0" w:oddHBand="1" w:evenHBand="0" w:firstRowFirstColumn="0" w:firstRowLastColumn="0" w:lastRowFirstColumn="0" w:lastRowLastColumn="0"/>
            </w:pPr>
          </w:p>
        </w:tc>
        <w:tc>
          <w:tcPr>
            <w:tcW w:w="3256" w:type="dxa"/>
          </w:tcPr>
          <w:p w14:paraId="12429D9B" w14:textId="77777777" w:rsidR="00696F8A" w:rsidRDefault="00696F8A" w:rsidP="0076217D">
            <w:pPr>
              <w:cnfStyle w:val="000000100000" w:firstRow="0" w:lastRow="0" w:firstColumn="0" w:lastColumn="0" w:oddVBand="0" w:evenVBand="0" w:oddHBand="1" w:evenHBand="0" w:firstRowFirstColumn="0" w:firstRowLastColumn="0" w:lastRowFirstColumn="0" w:lastRowLastColumn="0"/>
            </w:pPr>
          </w:p>
        </w:tc>
      </w:tr>
    </w:tbl>
    <w:p w14:paraId="746E253F" w14:textId="77777777" w:rsidR="0076217D" w:rsidRDefault="0076217D" w:rsidP="000953FC">
      <w:pPr>
        <w:pStyle w:val="Comment"/>
      </w:pPr>
    </w:p>
    <w:p w14:paraId="4097E7B5" w14:textId="77777777" w:rsidR="0076217D" w:rsidRDefault="001272FD" w:rsidP="0076217D">
      <w:pPr>
        <w:pStyle w:val="Heading3"/>
      </w:pPr>
      <w:bookmarkStart w:id="1123" w:name="_Toc461542042"/>
      <w:r>
        <w:t>GOALS</w:t>
      </w:r>
      <w:bookmarkEnd w:id="1123"/>
    </w:p>
    <w:p w14:paraId="1EA0F47B" w14:textId="77777777" w:rsidR="00361FCB" w:rsidRPr="00361FCB" w:rsidRDefault="00361FCB" w:rsidP="00361FCB">
      <w:pPr>
        <w:pStyle w:val="BodyText"/>
      </w:pPr>
      <w:r>
        <w:t>Major goals are to build:</w:t>
      </w:r>
    </w:p>
    <w:p w14:paraId="1FCFD17A" w14:textId="77777777" w:rsidR="00E97B14" w:rsidRPr="00361FCB" w:rsidRDefault="00E97B14" w:rsidP="00361FCB">
      <w:pPr>
        <w:pStyle w:val="BodyText"/>
        <w:rPr>
          <w:b/>
        </w:rPr>
      </w:pPr>
      <w:r w:rsidRPr="00361FCB">
        <w:rPr>
          <w:b/>
        </w:rPr>
        <w:t>Self-service</w:t>
      </w:r>
      <w:r w:rsidR="00361FCB">
        <w:rPr>
          <w:b/>
        </w:rPr>
        <w:t xml:space="preserve"> infrastructure</w:t>
      </w:r>
    </w:p>
    <w:p w14:paraId="02A3F10B" w14:textId="77777777" w:rsidR="00E97B14" w:rsidRPr="00361FCB" w:rsidRDefault="00E97B14" w:rsidP="00361FCB">
      <w:pPr>
        <w:pStyle w:val="BodyText"/>
        <w:numPr>
          <w:ilvl w:val="0"/>
          <w:numId w:val="26"/>
        </w:numPr>
      </w:pPr>
      <w:r w:rsidRPr="00361FCB">
        <w:t>Users in charge of provisioning their own environment.</w:t>
      </w:r>
    </w:p>
    <w:p w14:paraId="6662DD8E" w14:textId="77777777" w:rsidR="00E97B14" w:rsidRDefault="00E97B14" w:rsidP="00361FCB">
      <w:pPr>
        <w:pStyle w:val="BodyText"/>
        <w:numPr>
          <w:ilvl w:val="0"/>
          <w:numId w:val="26"/>
        </w:numPr>
      </w:pPr>
      <w:r w:rsidRPr="00361FCB">
        <w:t>No dedicated IT Support time required</w:t>
      </w:r>
    </w:p>
    <w:p w14:paraId="79DA7105" w14:textId="77777777" w:rsidR="00361FCB" w:rsidRPr="00361FCB" w:rsidRDefault="00361FCB" w:rsidP="00361FCB">
      <w:pPr>
        <w:pStyle w:val="BodyText"/>
        <w:ind w:left="720"/>
      </w:pPr>
    </w:p>
    <w:p w14:paraId="4C2EB4E4" w14:textId="77777777" w:rsidR="00E97B14" w:rsidRPr="00361FCB" w:rsidRDefault="00E97B14" w:rsidP="00361FCB">
      <w:pPr>
        <w:pStyle w:val="BodyText"/>
        <w:rPr>
          <w:b/>
        </w:rPr>
      </w:pPr>
      <w:r w:rsidRPr="00361FCB">
        <w:rPr>
          <w:rFonts w:eastAsiaTheme="minorEastAsia"/>
          <w:b/>
        </w:rPr>
        <w:t>Fail-safe</w:t>
      </w:r>
      <w:r w:rsidR="00361FCB">
        <w:rPr>
          <w:rFonts w:eastAsiaTheme="minorEastAsia"/>
          <w:b/>
        </w:rPr>
        <w:t xml:space="preserve"> environment</w:t>
      </w:r>
    </w:p>
    <w:p w14:paraId="36DE7435" w14:textId="77777777" w:rsidR="00E97B14" w:rsidRPr="00361FCB" w:rsidRDefault="00E97B14" w:rsidP="00361FCB">
      <w:pPr>
        <w:pStyle w:val="BodyText"/>
        <w:numPr>
          <w:ilvl w:val="0"/>
          <w:numId w:val="27"/>
        </w:numPr>
      </w:pPr>
      <w:r w:rsidRPr="00361FCB">
        <w:rPr>
          <w:rFonts w:eastAsiaTheme="minorEastAsia"/>
        </w:rPr>
        <w:lastRenderedPageBreak/>
        <w:t>sandbox - you can break it</w:t>
      </w:r>
    </w:p>
    <w:p w14:paraId="0F1CE5E1" w14:textId="77777777" w:rsidR="00E97B14" w:rsidRPr="00361FCB" w:rsidRDefault="00E97B14" w:rsidP="00361FCB">
      <w:pPr>
        <w:pStyle w:val="BodyText"/>
        <w:numPr>
          <w:ilvl w:val="0"/>
          <w:numId w:val="27"/>
        </w:numPr>
      </w:pPr>
      <w:r w:rsidRPr="00361FCB">
        <w:rPr>
          <w:rFonts w:eastAsiaTheme="minorEastAsia"/>
        </w:rPr>
        <w:t>built within client’s security perimeter</w:t>
      </w:r>
    </w:p>
    <w:p w14:paraId="62ABAD4C" w14:textId="77777777" w:rsidR="00E97B14" w:rsidRPr="00361FCB" w:rsidRDefault="00E97B14" w:rsidP="00361FCB">
      <w:pPr>
        <w:pStyle w:val="BodyText"/>
        <w:numPr>
          <w:ilvl w:val="0"/>
          <w:numId w:val="27"/>
        </w:numPr>
      </w:pPr>
      <w:r w:rsidRPr="00361FCB">
        <w:rPr>
          <w:rFonts w:eastAsiaTheme="minorEastAsia"/>
        </w:rPr>
        <w:t>client’s security policies and access controls applied</w:t>
      </w:r>
    </w:p>
    <w:p w14:paraId="6F241E2A" w14:textId="77777777" w:rsidR="00361FCB" w:rsidRDefault="00361FCB" w:rsidP="00361FCB">
      <w:pPr>
        <w:pStyle w:val="BodyText"/>
        <w:rPr>
          <w:b/>
          <w:bCs/>
        </w:rPr>
      </w:pPr>
    </w:p>
    <w:p w14:paraId="57A61E21" w14:textId="77777777" w:rsidR="00E97B14" w:rsidRPr="00361FCB" w:rsidRDefault="00E97B14" w:rsidP="00361FCB">
      <w:pPr>
        <w:pStyle w:val="BodyText"/>
      </w:pPr>
      <w:r w:rsidRPr="00361FCB">
        <w:rPr>
          <w:b/>
          <w:bCs/>
        </w:rPr>
        <w:t>Exploratory Environment</w:t>
      </w:r>
    </w:p>
    <w:p w14:paraId="1ADEAEFC" w14:textId="77777777" w:rsidR="00E97B14" w:rsidRPr="00361FCB" w:rsidRDefault="00E97B14" w:rsidP="00361FCB">
      <w:pPr>
        <w:pStyle w:val="BodyText"/>
        <w:numPr>
          <w:ilvl w:val="0"/>
          <w:numId w:val="27"/>
        </w:numPr>
      </w:pPr>
      <w:r w:rsidRPr="00361FCB">
        <w:t>best open source data tools</w:t>
      </w:r>
    </w:p>
    <w:p w14:paraId="6BEBA899" w14:textId="77777777" w:rsidR="00E97B14" w:rsidRPr="00361FCB" w:rsidRDefault="00E97B14" w:rsidP="00361FCB">
      <w:pPr>
        <w:pStyle w:val="BodyText"/>
        <w:numPr>
          <w:ilvl w:val="0"/>
          <w:numId w:val="27"/>
        </w:numPr>
      </w:pPr>
      <w:r w:rsidRPr="00361FCB">
        <w:t xml:space="preserve">scalable compute </w:t>
      </w:r>
    </w:p>
    <w:p w14:paraId="4AAFF87B" w14:textId="77777777" w:rsidR="00E97B14" w:rsidRPr="00361FCB" w:rsidRDefault="00E97B14" w:rsidP="00361FCB">
      <w:pPr>
        <w:pStyle w:val="BodyText"/>
        <w:numPr>
          <w:ilvl w:val="0"/>
          <w:numId w:val="27"/>
        </w:numPr>
      </w:pPr>
      <w:r w:rsidRPr="00361FCB">
        <w:t>data and metadata store</w:t>
      </w:r>
    </w:p>
    <w:p w14:paraId="5BDC6D1C" w14:textId="77777777" w:rsidR="00E97B14" w:rsidRDefault="00E97B14" w:rsidP="00361FCB">
      <w:pPr>
        <w:pStyle w:val="BodyText"/>
        <w:numPr>
          <w:ilvl w:val="0"/>
          <w:numId w:val="27"/>
        </w:numPr>
      </w:pPr>
      <w:r w:rsidRPr="00361FCB">
        <w:t>training / workshops</w:t>
      </w:r>
    </w:p>
    <w:p w14:paraId="3252B0A0" w14:textId="77777777" w:rsidR="00361FCB" w:rsidRDefault="00361FCB" w:rsidP="00361FCB">
      <w:pPr>
        <w:pStyle w:val="BodyText"/>
        <w:ind w:left="720"/>
      </w:pPr>
    </w:p>
    <w:p w14:paraId="294EC1B8" w14:textId="77777777" w:rsidR="00361FCB" w:rsidRPr="00361FCB" w:rsidRDefault="00361FCB" w:rsidP="00361FCB">
      <w:pPr>
        <w:pStyle w:val="BodyText"/>
        <w:rPr>
          <w:b/>
        </w:rPr>
      </w:pPr>
      <w:r w:rsidRPr="00361FCB">
        <w:rPr>
          <w:b/>
        </w:rPr>
        <w:t xml:space="preserve">Collaborative Data Science Workflow </w:t>
      </w:r>
    </w:p>
    <w:p w14:paraId="4D6A7048" w14:textId="77777777" w:rsidR="00361FCB" w:rsidRDefault="00361FCB" w:rsidP="00361FCB">
      <w:pPr>
        <w:pStyle w:val="BodyText"/>
        <w:numPr>
          <w:ilvl w:val="0"/>
          <w:numId w:val="29"/>
        </w:numPr>
      </w:pPr>
      <w:r>
        <w:t>collaboration within data science team</w:t>
      </w:r>
    </w:p>
    <w:p w14:paraId="07625C17" w14:textId="77777777" w:rsidR="00361FCB" w:rsidRDefault="00361FCB" w:rsidP="00361FCB">
      <w:pPr>
        <w:pStyle w:val="BodyText"/>
        <w:numPr>
          <w:ilvl w:val="0"/>
          <w:numId w:val="29"/>
        </w:numPr>
      </w:pPr>
      <w:r>
        <w:t>collaboration between data science and engineering team</w:t>
      </w:r>
    </w:p>
    <w:p w14:paraId="6373A157" w14:textId="77777777" w:rsidR="00361FCB" w:rsidRPr="00361FCB" w:rsidRDefault="00361FCB" w:rsidP="00361FCB">
      <w:pPr>
        <w:pStyle w:val="BodyText"/>
        <w:numPr>
          <w:ilvl w:val="0"/>
          <w:numId w:val="29"/>
        </w:numPr>
      </w:pPr>
      <w:r>
        <w:t>fast track from RND to Production</w:t>
      </w:r>
    </w:p>
    <w:p w14:paraId="66016F47" w14:textId="77777777" w:rsidR="00361FCB" w:rsidRDefault="00361FCB" w:rsidP="00361FCB">
      <w:pPr>
        <w:pStyle w:val="BodyText"/>
        <w:rPr>
          <w:b/>
          <w:bCs/>
        </w:rPr>
      </w:pPr>
    </w:p>
    <w:p w14:paraId="6016ED7A" w14:textId="77777777" w:rsidR="00E97B14" w:rsidRPr="00361FCB" w:rsidRDefault="00E97B14" w:rsidP="00361FCB">
      <w:pPr>
        <w:pStyle w:val="BodyText"/>
      </w:pPr>
      <w:r w:rsidRPr="00361FCB">
        <w:rPr>
          <w:b/>
          <w:bCs/>
        </w:rPr>
        <w:t>Customizable</w:t>
      </w:r>
    </w:p>
    <w:p w14:paraId="6AA156BB" w14:textId="77777777" w:rsidR="00E97B14" w:rsidRDefault="00E97B14" w:rsidP="00361FCB">
      <w:pPr>
        <w:pStyle w:val="BodyText"/>
        <w:numPr>
          <w:ilvl w:val="0"/>
          <w:numId w:val="29"/>
        </w:numPr>
      </w:pPr>
      <w:r w:rsidRPr="00361FCB">
        <w:t xml:space="preserve">Plug-in proprietary components  </w:t>
      </w:r>
    </w:p>
    <w:p w14:paraId="4A8935F9" w14:textId="77777777" w:rsidR="00313880" w:rsidRDefault="00313880" w:rsidP="00313880">
      <w:pPr>
        <w:pStyle w:val="BodyText"/>
      </w:pPr>
    </w:p>
    <w:p w14:paraId="0CE87CD5" w14:textId="77777777" w:rsidR="00313880" w:rsidRDefault="00313880" w:rsidP="00313880">
      <w:pPr>
        <w:pStyle w:val="Heading3"/>
      </w:pPr>
      <w:bookmarkStart w:id="1124" w:name="_Toc461542043"/>
      <w:r>
        <w:t>SCOPE</w:t>
      </w:r>
      <w:bookmarkEnd w:id="1124"/>
    </w:p>
    <w:p w14:paraId="4E09B605" w14:textId="77777777" w:rsidR="00313880" w:rsidRDefault="00313880" w:rsidP="00313880">
      <w:pPr>
        <w:pStyle w:val="BodyText"/>
      </w:pPr>
      <w:r>
        <w:t>In scope of MVP following features are planned:</w:t>
      </w:r>
    </w:p>
    <w:p w14:paraId="6598B1F5" w14:textId="77777777" w:rsidR="00313880" w:rsidRDefault="00313880" w:rsidP="00313880">
      <w:pPr>
        <w:pStyle w:val="BodyText"/>
        <w:numPr>
          <w:ilvl w:val="0"/>
          <w:numId w:val="29"/>
        </w:numPr>
      </w:pPr>
      <w:r>
        <w:t>Full support of AWS cloud provider</w:t>
      </w:r>
    </w:p>
    <w:p w14:paraId="2DF00389" w14:textId="77777777" w:rsidR="00313880" w:rsidRDefault="00313880" w:rsidP="00313880">
      <w:pPr>
        <w:pStyle w:val="BodyText"/>
        <w:numPr>
          <w:ilvl w:val="0"/>
          <w:numId w:val="29"/>
        </w:numPr>
      </w:pPr>
      <w:r>
        <w:t xml:space="preserve">Automated creation/management of AWS infrastructure </w:t>
      </w:r>
    </w:p>
    <w:p w14:paraId="6BC45816" w14:textId="77777777" w:rsidR="00313880" w:rsidRDefault="00313880" w:rsidP="00313880">
      <w:pPr>
        <w:pStyle w:val="BodyText"/>
        <w:numPr>
          <w:ilvl w:val="0"/>
          <w:numId w:val="29"/>
        </w:numPr>
      </w:pPr>
      <w:r>
        <w:t>Automated provision/management of Exploratory Environment:</w:t>
      </w:r>
    </w:p>
    <w:p w14:paraId="66744278" w14:textId="77777777" w:rsidR="00313880" w:rsidRDefault="00313880" w:rsidP="00313880">
      <w:pPr>
        <w:pStyle w:val="BodyText"/>
        <w:numPr>
          <w:ilvl w:val="1"/>
          <w:numId w:val="29"/>
        </w:numPr>
      </w:pPr>
      <w:proofErr w:type="spellStart"/>
      <w:r>
        <w:t>Jupyter</w:t>
      </w:r>
      <w:proofErr w:type="spellEnd"/>
      <w:r>
        <w:t xml:space="preserve"> with both Scala and Python kernel support</w:t>
      </w:r>
    </w:p>
    <w:p w14:paraId="1526E6D0" w14:textId="77777777" w:rsidR="00313880" w:rsidRDefault="00313880" w:rsidP="00313880">
      <w:pPr>
        <w:pStyle w:val="BodyText"/>
        <w:numPr>
          <w:ilvl w:val="1"/>
          <w:numId w:val="29"/>
        </w:numPr>
      </w:pPr>
      <w:r>
        <w:t>Local Apache Spark computation tool based on EMR libraries</w:t>
      </w:r>
    </w:p>
    <w:p w14:paraId="10717EA6" w14:textId="3A15A314" w:rsidR="00313880" w:rsidRDefault="00313880" w:rsidP="00313880">
      <w:pPr>
        <w:pStyle w:val="BodyText"/>
        <w:numPr>
          <w:ilvl w:val="1"/>
          <w:numId w:val="29"/>
        </w:numPr>
      </w:pPr>
      <w:r>
        <w:t>Provision of EMR cluster</w:t>
      </w:r>
      <w:ins w:id="1125" w:author="Kostiantyn Kudriavtsev" w:date="2016-09-09T15:55:00Z">
        <w:r w:rsidR="00381F74">
          <w:t xml:space="preserve"> with Spark</w:t>
        </w:r>
      </w:ins>
    </w:p>
    <w:p w14:paraId="6D146BE9" w14:textId="5B347F2F" w:rsidR="00313880" w:rsidRDefault="00313880" w:rsidP="00313880">
      <w:pPr>
        <w:pStyle w:val="BodyText"/>
        <w:numPr>
          <w:ilvl w:val="1"/>
          <w:numId w:val="29"/>
        </w:numPr>
      </w:pPr>
      <w:r>
        <w:t xml:space="preserve">Provision of </w:t>
      </w:r>
      <w:del w:id="1126" w:author="Kostiantyn Kudriavtsev" w:date="2016-09-09T15:55:00Z">
        <w:r w:rsidDel="00381F74">
          <w:delText xml:space="preserve">analytic </w:delText>
        </w:r>
      </w:del>
      <w:ins w:id="1127" w:author="Kostiantyn Kudriavtsev" w:date="2016-09-09T15:55:00Z">
        <w:r w:rsidR="00381F74">
          <w:t xml:space="preserve">private </w:t>
        </w:r>
      </w:ins>
      <w:r>
        <w:t>storage based on S3 buckets</w:t>
      </w:r>
    </w:p>
    <w:p w14:paraId="437CC008" w14:textId="066A1498" w:rsidR="00313880" w:rsidDel="00381F74" w:rsidRDefault="00313880" w:rsidP="00313880">
      <w:pPr>
        <w:pStyle w:val="BodyText"/>
        <w:numPr>
          <w:ilvl w:val="0"/>
          <w:numId w:val="29"/>
        </w:numPr>
        <w:rPr>
          <w:del w:id="1128" w:author="Kostiantyn Kudriavtsev" w:date="2016-09-09T15:55:00Z"/>
        </w:rPr>
      </w:pPr>
      <w:del w:id="1129" w:author="Kostiantyn Kudriavtsev" w:date="2016-09-09T15:55:00Z">
        <w:r w:rsidDel="00381F74">
          <w:delText>Automated provision of collaboration space based on S3 bucket (optional)</w:delText>
        </w:r>
      </w:del>
    </w:p>
    <w:p w14:paraId="23DFCC73" w14:textId="77777777" w:rsidR="00313880" w:rsidRPr="00313880" w:rsidRDefault="00313880" w:rsidP="00313880">
      <w:pPr>
        <w:pStyle w:val="BodyText"/>
        <w:numPr>
          <w:ilvl w:val="0"/>
          <w:numId w:val="29"/>
        </w:numPr>
      </w:pPr>
      <w:r>
        <w:t>Implement web-based user interface for Exploratory Environment Management.</w:t>
      </w:r>
    </w:p>
    <w:p w14:paraId="5BB30D93" w14:textId="77777777" w:rsidR="00313880" w:rsidRPr="00361FCB" w:rsidRDefault="00313880" w:rsidP="00313880">
      <w:pPr>
        <w:pStyle w:val="BodyText"/>
        <w:ind w:left="360"/>
      </w:pPr>
    </w:p>
    <w:p w14:paraId="7F1CAA46" w14:textId="77777777" w:rsidR="001272FD" w:rsidRDefault="001272FD" w:rsidP="001272FD">
      <w:pPr>
        <w:pStyle w:val="Heading3"/>
      </w:pPr>
      <w:bookmarkStart w:id="1130" w:name="_Toc461542044"/>
      <w:r>
        <w:t>MAJOR BUSINESS DRIVERS</w:t>
      </w:r>
      <w:bookmarkEnd w:id="1130"/>
    </w:p>
    <w:p w14:paraId="09BD3286" w14:textId="77777777" w:rsidR="001272FD" w:rsidRPr="001272FD" w:rsidRDefault="001272FD" w:rsidP="001272FD">
      <w:pPr>
        <w:pStyle w:val="BodyText"/>
        <w:rPr>
          <w:b/>
        </w:rPr>
      </w:pPr>
      <w:r w:rsidRPr="001272FD">
        <w:rPr>
          <w:b/>
        </w:rPr>
        <w:t>Problem with DATA ACCESS</w:t>
      </w:r>
    </w:p>
    <w:p w14:paraId="3A47F228" w14:textId="77777777" w:rsidR="001272FD" w:rsidRDefault="001272FD" w:rsidP="001272FD">
      <w:pPr>
        <w:pStyle w:val="BodyText"/>
        <w:numPr>
          <w:ilvl w:val="0"/>
          <w:numId w:val="32"/>
        </w:numPr>
      </w:pPr>
      <w:r>
        <w:t>No access to production data</w:t>
      </w:r>
    </w:p>
    <w:p w14:paraId="7521BA33" w14:textId="77777777" w:rsidR="001272FD" w:rsidRDefault="001272FD" w:rsidP="001272FD">
      <w:pPr>
        <w:pStyle w:val="BodyText"/>
        <w:numPr>
          <w:ilvl w:val="0"/>
          <w:numId w:val="32"/>
        </w:numPr>
      </w:pPr>
      <w:r>
        <w:t>Restricted access to production and raw data</w:t>
      </w:r>
    </w:p>
    <w:p w14:paraId="29F13648" w14:textId="77777777" w:rsidR="001272FD" w:rsidRDefault="001272FD" w:rsidP="001272FD">
      <w:pPr>
        <w:pStyle w:val="BodyText"/>
        <w:numPr>
          <w:ilvl w:val="0"/>
          <w:numId w:val="32"/>
        </w:numPr>
      </w:pPr>
      <w:r>
        <w:t xml:space="preserve">Data access requires IT </w:t>
      </w:r>
      <w:proofErr w:type="spellStart"/>
      <w:r>
        <w:t>assistence</w:t>
      </w:r>
      <w:proofErr w:type="spellEnd"/>
      <w:r>
        <w:t xml:space="preserve"> </w:t>
      </w:r>
    </w:p>
    <w:p w14:paraId="25BC3675" w14:textId="77777777" w:rsidR="001272FD" w:rsidRDefault="001272FD" w:rsidP="001272FD">
      <w:pPr>
        <w:pStyle w:val="BodyText"/>
      </w:pPr>
    </w:p>
    <w:p w14:paraId="4081F93A" w14:textId="77777777" w:rsidR="001272FD" w:rsidRPr="001272FD" w:rsidRDefault="001272FD" w:rsidP="001272FD">
      <w:pPr>
        <w:pStyle w:val="BodyText"/>
        <w:rPr>
          <w:b/>
        </w:rPr>
      </w:pPr>
      <w:r w:rsidRPr="001272FD">
        <w:rPr>
          <w:b/>
        </w:rPr>
        <w:t>Problem with TOOLS</w:t>
      </w:r>
    </w:p>
    <w:p w14:paraId="5542EDED" w14:textId="77777777" w:rsidR="001272FD" w:rsidRDefault="001272FD" w:rsidP="001272FD">
      <w:pPr>
        <w:pStyle w:val="BodyText"/>
        <w:numPr>
          <w:ilvl w:val="0"/>
          <w:numId w:val="33"/>
        </w:numPr>
      </w:pPr>
      <w:r>
        <w:t xml:space="preserve">Only </w:t>
      </w:r>
      <w:proofErr w:type="spellStart"/>
      <w:r>
        <w:t>sql</w:t>
      </w:r>
      <w:proofErr w:type="spellEnd"/>
      <w:r>
        <w:t xml:space="preserve">-based tools </w:t>
      </w:r>
      <w:proofErr w:type="spellStart"/>
      <w:r>
        <w:t>avaliable</w:t>
      </w:r>
      <w:proofErr w:type="spellEnd"/>
      <w:r>
        <w:t xml:space="preserve"> on the cluster (RDBMS, hive, impala, </w:t>
      </w:r>
      <w:proofErr w:type="spellStart"/>
      <w:r>
        <w:t>etc</w:t>
      </w:r>
      <w:proofErr w:type="spellEnd"/>
      <w:r>
        <w:t>…)</w:t>
      </w:r>
    </w:p>
    <w:p w14:paraId="03AE7E5C" w14:textId="77777777" w:rsidR="001272FD" w:rsidRDefault="001272FD" w:rsidP="001272FD">
      <w:pPr>
        <w:pStyle w:val="BodyText"/>
        <w:numPr>
          <w:ilvl w:val="0"/>
          <w:numId w:val="33"/>
        </w:numPr>
      </w:pPr>
      <w:r>
        <w:t xml:space="preserve">Latest tools </w:t>
      </w:r>
      <w:proofErr w:type="spellStart"/>
      <w:r>
        <w:t>avaliable</w:t>
      </w:r>
      <w:proofErr w:type="spellEnd"/>
      <w:r>
        <w:t xml:space="preserve"> only on local machines – difficult cooperation within a team</w:t>
      </w:r>
    </w:p>
    <w:p w14:paraId="58323A0E" w14:textId="77777777" w:rsidR="001272FD" w:rsidRDefault="001272FD" w:rsidP="001272FD">
      <w:pPr>
        <w:pStyle w:val="BodyText"/>
        <w:numPr>
          <w:ilvl w:val="0"/>
          <w:numId w:val="33"/>
        </w:numPr>
      </w:pPr>
      <w:r>
        <w:lastRenderedPageBreak/>
        <w:t>Different tools used by data science and engineering teams – difficult cooperation between teams</w:t>
      </w:r>
    </w:p>
    <w:p w14:paraId="19EA127D" w14:textId="77777777" w:rsidR="001272FD" w:rsidRDefault="001272FD" w:rsidP="001272FD">
      <w:pPr>
        <w:pStyle w:val="BodyText"/>
        <w:numPr>
          <w:ilvl w:val="0"/>
          <w:numId w:val="33"/>
        </w:numPr>
      </w:pPr>
      <w:proofErr w:type="spellStart"/>
      <w:r>
        <w:t>Instalation</w:t>
      </w:r>
      <w:proofErr w:type="spellEnd"/>
      <w:r>
        <w:t xml:space="preserve"> of tools difficult and time consuming (</w:t>
      </w:r>
      <w:proofErr w:type="spellStart"/>
      <w:r>
        <w:t>compex</w:t>
      </w:r>
      <w:proofErr w:type="spellEnd"/>
      <w:r>
        <w:t xml:space="preserve"> security policies, no experience)</w:t>
      </w:r>
    </w:p>
    <w:p w14:paraId="43D4125D" w14:textId="77777777" w:rsidR="001272FD" w:rsidRDefault="001272FD" w:rsidP="001272FD">
      <w:pPr>
        <w:pStyle w:val="BodyText"/>
        <w:numPr>
          <w:ilvl w:val="0"/>
          <w:numId w:val="33"/>
        </w:numPr>
      </w:pPr>
      <w:r>
        <w:t xml:space="preserve">Tools present, but unstable (misconfiguration, </w:t>
      </w:r>
      <w:proofErr w:type="spellStart"/>
      <w:r>
        <w:t>insuficient</w:t>
      </w:r>
      <w:proofErr w:type="spellEnd"/>
      <w:r>
        <w:t xml:space="preserve"> permission, etc...)</w:t>
      </w:r>
    </w:p>
    <w:p w14:paraId="39D1422B" w14:textId="77777777" w:rsidR="001272FD" w:rsidRDefault="001272FD" w:rsidP="001272FD">
      <w:pPr>
        <w:pStyle w:val="BodyText"/>
      </w:pPr>
    </w:p>
    <w:p w14:paraId="2BE430EE" w14:textId="77777777" w:rsidR="001272FD" w:rsidRPr="001272FD" w:rsidRDefault="001272FD" w:rsidP="001272FD">
      <w:pPr>
        <w:pStyle w:val="BodyText"/>
        <w:rPr>
          <w:b/>
        </w:rPr>
      </w:pPr>
      <w:r w:rsidRPr="001272FD">
        <w:rPr>
          <w:b/>
        </w:rPr>
        <w:t>Problem with SUPPORT</w:t>
      </w:r>
    </w:p>
    <w:p w14:paraId="6C35F4F9" w14:textId="77777777" w:rsidR="001272FD" w:rsidRDefault="001272FD" w:rsidP="001272FD">
      <w:pPr>
        <w:pStyle w:val="BodyText"/>
        <w:numPr>
          <w:ilvl w:val="0"/>
          <w:numId w:val="34"/>
        </w:numPr>
      </w:pPr>
      <w:r>
        <w:t>1 full time operation engineer required for each 2-3 data scientist (for efficient workflow)</w:t>
      </w:r>
    </w:p>
    <w:p w14:paraId="6D03DE7A" w14:textId="77777777" w:rsidR="001272FD" w:rsidRDefault="001272FD" w:rsidP="001272FD">
      <w:pPr>
        <w:pStyle w:val="BodyText"/>
        <w:numPr>
          <w:ilvl w:val="0"/>
          <w:numId w:val="34"/>
        </w:numPr>
      </w:pPr>
      <w:r>
        <w:t>Data science team restricted to local machines, due to lack of IT support time</w:t>
      </w:r>
    </w:p>
    <w:p w14:paraId="487AEF6C" w14:textId="77777777" w:rsidR="001272FD" w:rsidRDefault="001272FD" w:rsidP="001272FD">
      <w:pPr>
        <w:pStyle w:val="BodyText"/>
        <w:numPr>
          <w:ilvl w:val="0"/>
          <w:numId w:val="34"/>
        </w:numPr>
      </w:pPr>
      <w:r>
        <w:t>Data science team relies on continuous support of IT ops team in most of daily activities</w:t>
      </w:r>
    </w:p>
    <w:p w14:paraId="2F3FDAE0" w14:textId="77777777" w:rsidR="001272FD" w:rsidRDefault="001272FD" w:rsidP="001272FD">
      <w:pPr>
        <w:pStyle w:val="BodyText"/>
      </w:pPr>
    </w:p>
    <w:p w14:paraId="3FBC98A5" w14:textId="77777777" w:rsidR="001272FD" w:rsidRPr="00361FCB" w:rsidRDefault="001272FD" w:rsidP="001272FD">
      <w:pPr>
        <w:pStyle w:val="BodyText"/>
      </w:pPr>
    </w:p>
    <w:p w14:paraId="4138C08B" w14:textId="77777777" w:rsidR="00DC6BA2" w:rsidRPr="00361FCB" w:rsidRDefault="00DC6BA2" w:rsidP="001272FD">
      <w:pPr>
        <w:pStyle w:val="BodyText"/>
      </w:pPr>
    </w:p>
    <w:p w14:paraId="393F5CBA" w14:textId="77777777" w:rsidR="00891C24" w:rsidRPr="001272FD" w:rsidRDefault="005D3254" w:rsidP="001272FD">
      <w:pPr>
        <w:pStyle w:val="Heading1"/>
      </w:pPr>
      <w:r>
        <w:br w:type="page"/>
      </w:r>
      <w:bookmarkStart w:id="1131" w:name="_Toc461542045"/>
      <w:r w:rsidR="00891C24" w:rsidRPr="001272FD">
        <w:lastRenderedPageBreak/>
        <w:t>Requirements</w:t>
      </w:r>
      <w:bookmarkEnd w:id="1131"/>
    </w:p>
    <w:p w14:paraId="4ED5294E" w14:textId="77777777" w:rsidR="001272FD" w:rsidRDefault="001272FD" w:rsidP="000953FC">
      <w:pPr>
        <w:pStyle w:val="Comment"/>
      </w:pPr>
    </w:p>
    <w:p w14:paraId="629E7817" w14:textId="77777777" w:rsidR="001272FD" w:rsidRDefault="001272FD" w:rsidP="000953FC">
      <w:pPr>
        <w:pStyle w:val="Comment"/>
      </w:pPr>
    </w:p>
    <w:p w14:paraId="7471F3A0" w14:textId="77777777" w:rsidR="00891C24" w:rsidRDefault="00891C24" w:rsidP="000953FC">
      <w:pPr>
        <w:pStyle w:val="Comment"/>
      </w:pPr>
      <w:r>
        <w:t>[</w:t>
      </w:r>
      <w:r w:rsidR="008626B1" w:rsidRPr="008626B1">
        <w:rPr>
          <w:b/>
        </w:rPr>
        <w:t xml:space="preserve">Description: </w:t>
      </w:r>
      <w:r>
        <w:t>This section lists key high-level requirements (use-cases or scenarios from the use-case model)</w:t>
      </w:r>
      <w:r w:rsidR="00902571">
        <w:t>,</w:t>
      </w:r>
      <w:r>
        <w:t xml:space="preserve"> if:</w:t>
      </w:r>
    </w:p>
    <w:p w14:paraId="529C4932" w14:textId="77777777" w:rsidR="00891C24" w:rsidRDefault="00902571" w:rsidP="000953FC">
      <w:pPr>
        <w:pStyle w:val="Comment"/>
        <w:numPr>
          <w:ilvl w:val="0"/>
          <w:numId w:val="16"/>
        </w:numPr>
      </w:pPr>
      <w:r>
        <w:t>T</w:t>
      </w:r>
      <w:r w:rsidR="00891C24">
        <w:t>hey represent some significant, central functionality of the final system</w:t>
      </w:r>
      <w:r>
        <w:t>.</w:t>
      </w:r>
    </w:p>
    <w:p w14:paraId="50B0D79C" w14:textId="77777777" w:rsidR="00891C24" w:rsidRDefault="00902571" w:rsidP="000953FC">
      <w:pPr>
        <w:pStyle w:val="Comment"/>
        <w:numPr>
          <w:ilvl w:val="0"/>
          <w:numId w:val="16"/>
        </w:numPr>
      </w:pPr>
      <w:r>
        <w:t>T</w:t>
      </w:r>
      <w:r w:rsidR="00891C24">
        <w:t xml:space="preserve">hey have a large architectural coverage </w:t>
      </w:r>
      <w:r>
        <w:t>(</w:t>
      </w:r>
      <w:r w:rsidR="00891C24">
        <w:t>they exercise many architectural elements</w:t>
      </w:r>
      <w:r>
        <w:t>).</w:t>
      </w:r>
    </w:p>
    <w:p w14:paraId="2B4C4A59" w14:textId="77777777" w:rsidR="00891C24" w:rsidRDefault="00902571" w:rsidP="000953FC">
      <w:pPr>
        <w:pStyle w:val="Comment"/>
        <w:numPr>
          <w:ilvl w:val="0"/>
          <w:numId w:val="16"/>
        </w:numPr>
      </w:pPr>
      <w:r>
        <w:t>O</w:t>
      </w:r>
      <w:r w:rsidR="00891C24">
        <w:t xml:space="preserve">r they stress or illustrate a specific, delicate point of the architecture. </w:t>
      </w:r>
    </w:p>
    <w:p w14:paraId="28CD0788" w14:textId="77777777" w:rsidR="00891C24" w:rsidRDefault="00902571" w:rsidP="000953FC">
      <w:pPr>
        <w:pStyle w:val="Comment"/>
      </w:pPr>
      <w:r>
        <w:t>Address a</w:t>
      </w:r>
      <w:r w:rsidR="00891C24">
        <w:t xml:space="preserve">ll assumptions in sections </w:t>
      </w:r>
      <w:r w:rsidR="0027179A">
        <w:fldChar w:fldCharType="begin"/>
      </w:r>
      <w:r w:rsidR="0027179A">
        <w:instrText xml:space="preserve"> REF _Ref427243540 \r \h </w:instrText>
      </w:r>
      <w:r w:rsidR="0027179A">
        <w:fldChar w:fldCharType="separate"/>
      </w:r>
      <w:r w:rsidR="00DD44B1">
        <w:t>3.1</w:t>
      </w:r>
      <w:r w:rsidR="0027179A">
        <w:fldChar w:fldCharType="end"/>
      </w:r>
      <w:r w:rsidR="0027179A">
        <w:t>-</w:t>
      </w:r>
      <w:r w:rsidR="0027179A">
        <w:fldChar w:fldCharType="begin"/>
      </w:r>
      <w:r w:rsidR="0027179A">
        <w:instrText xml:space="preserve"> REF _Ref427243544 \r \h </w:instrText>
      </w:r>
      <w:r w:rsidR="0027179A">
        <w:fldChar w:fldCharType="separate"/>
      </w:r>
      <w:r w:rsidR="00DD44B1">
        <w:t>3.3</w:t>
      </w:r>
      <w:r w:rsidR="0027179A">
        <w:fldChar w:fldCharType="end"/>
      </w:r>
      <w:r w:rsidR="00891C24">
        <w:t xml:space="preserve">. </w:t>
      </w:r>
    </w:p>
    <w:p w14:paraId="5CA6C605" w14:textId="77777777" w:rsidR="008626B1" w:rsidRDefault="00891C24" w:rsidP="000953FC">
      <w:pPr>
        <w:pStyle w:val="Comment"/>
      </w:pPr>
      <w:r>
        <w:t>Note: It is good practice to have requirements in a separate document/system in case of regular project activity. In this case, the author of</w:t>
      </w:r>
      <w:r w:rsidR="00902571">
        <w:t xml:space="preserve"> the</w:t>
      </w:r>
      <w:r>
        <w:t xml:space="preserve"> SAD document must reference the requirements</w:t>
      </w:r>
      <w:r w:rsidR="00902571">
        <w:t xml:space="preserve"> in this document</w:t>
      </w:r>
      <w:r>
        <w:t xml:space="preserve"> instead of duplicating them. It still makes sense to keep short requirement descriptions in</w:t>
      </w:r>
      <w:r w:rsidR="00902571">
        <w:t xml:space="preserve"> the</w:t>
      </w:r>
      <w:r>
        <w:t xml:space="preserve"> Solution Architecture Document in case of time-limited pre-sale activity.</w:t>
      </w:r>
    </w:p>
    <w:p w14:paraId="050790F3" w14:textId="77777777" w:rsidR="00891C24" w:rsidRDefault="0047633E" w:rsidP="000953FC">
      <w:pPr>
        <w:pStyle w:val="Comment"/>
      </w:pPr>
      <w:r>
        <w:rPr>
          <w:b/>
        </w:rPr>
        <w:t>Section</w:t>
      </w:r>
      <w:r w:rsidRPr="00AA2B88">
        <w:rPr>
          <w:b/>
        </w:rPr>
        <w:t xml:space="preserve"> </w:t>
      </w:r>
      <w:r w:rsidR="008626B1" w:rsidRPr="008626B1">
        <w:rPr>
          <w:b/>
        </w:rPr>
        <w:t>Type:</w:t>
      </w:r>
      <w:r w:rsidR="008626B1" w:rsidRPr="008626B1">
        <w:t xml:space="preserve"> </w:t>
      </w:r>
      <w:r w:rsidR="008626B1">
        <w:t>Mandatory (if chapter sections are not covered with available solution documentation)</w:t>
      </w:r>
      <w:r w:rsidR="00891C24">
        <w:t>]</w:t>
      </w:r>
    </w:p>
    <w:p w14:paraId="0E5079AC" w14:textId="77777777" w:rsidR="00891C24" w:rsidRDefault="00891C24" w:rsidP="000953FC">
      <w:pPr>
        <w:pStyle w:val="BodyText"/>
      </w:pPr>
    </w:p>
    <w:p w14:paraId="40586239" w14:textId="77777777" w:rsidR="00891C24" w:rsidRDefault="00891C24" w:rsidP="001272FD">
      <w:pPr>
        <w:pStyle w:val="Heading2"/>
      </w:pPr>
      <w:bookmarkStart w:id="1132" w:name="_Ref427243540"/>
      <w:bookmarkStart w:id="1133" w:name="_Toc461542046"/>
      <w:r>
        <w:t>Stakeholders</w:t>
      </w:r>
      <w:bookmarkEnd w:id="1132"/>
      <w:bookmarkEnd w:id="1133"/>
    </w:p>
    <w:p w14:paraId="19BCFB07" w14:textId="77777777" w:rsidR="00891C24" w:rsidRDefault="00891C24" w:rsidP="000953FC">
      <w:pPr>
        <w:pStyle w:val="Comment"/>
      </w:pPr>
      <w:r>
        <w:t>[</w:t>
      </w:r>
      <w:r w:rsidR="008626B1" w:rsidRPr="008626B1">
        <w:rPr>
          <w:b/>
        </w:rPr>
        <w:t>Description:</w:t>
      </w:r>
      <w:r w:rsidR="008626B1">
        <w:t xml:space="preserve"> </w:t>
      </w:r>
      <w:r>
        <w:t>This section list</w:t>
      </w:r>
      <w:r w:rsidR="0052143A">
        <w:t>s</w:t>
      </w:r>
      <w:r>
        <w:t xml:space="preserve"> solution architecture stakeholders. This activity </w:t>
      </w:r>
      <w:r w:rsidR="0052143A">
        <w:t>must</w:t>
      </w:r>
      <w:r>
        <w:t xml:space="preserve"> be done before</w:t>
      </w:r>
      <w:r w:rsidR="0052143A">
        <w:t xml:space="preserve"> processing</w:t>
      </w:r>
      <w:r>
        <w:t xml:space="preserve"> requirements. Stakeholders are individuals or groups who have and impact on or will be impacted by the solution architecture.</w:t>
      </w:r>
    </w:p>
    <w:p w14:paraId="01F6F89D" w14:textId="77777777" w:rsidR="00891C24" w:rsidRDefault="00891C24" w:rsidP="000953FC">
      <w:pPr>
        <w:pStyle w:val="Comment"/>
      </w:pPr>
    </w:p>
    <w:p w14:paraId="7AAC53EE" w14:textId="77777777" w:rsidR="00891C24" w:rsidRDefault="00891C24" w:rsidP="000953FC">
      <w:pPr>
        <w:pStyle w:val="Comment"/>
      </w:pPr>
      <w:r>
        <w:t>Each stakeholder of a solution — customer, user, project manager, coder, tester, and so on — is concerned with different characteristics of the system that are affected by its architecture. For example:</w:t>
      </w:r>
    </w:p>
    <w:p w14:paraId="401CDACF" w14:textId="77777777" w:rsidR="00891C24" w:rsidRDefault="00891C24" w:rsidP="000953FC">
      <w:pPr>
        <w:pStyle w:val="Comment"/>
      </w:pPr>
      <w:r>
        <w:t>The user is concerned that the system is fast, reliable, and available when needed.</w:t>
      </w:r>
    </w:p>
    <w:p w14:paraId="2E02FFA8" w14:textId="77777777" w:rsidR="00891C24" w:rsidRDefault="00891C24" w:rsidP="000953FC">
      <w:pPr>
        <w:pStyle w:val="Comment"/>
      </w:pPr>
      <w:r>
        <w:t>The customer is concerned that the architecture can be implemented on schedule and according to budget.</w:t>
      </w:r>
    </w:p>
    <w:p w14:paraId="44169C4F" w14:textId="77777777" w:rsidR="00891C24" w:rsidRDefault="00891C24" w:rsidP="000953FC">
      <w:pPr>
        <w:pStyle w:val="Comment"/>
      </w:pPr>
      <w:r>
        <w:t>The manager is worried (in addition to concerns about cost and schedule) that the architecture will allow teams to work largely independently, interacting in disciplined and controlled ways.</w:t>
      </w:r>
    </w:p>
    <w:p w14:paraId="32775918" w14:textId="77777777" w:rsidR="00891C24" w:rsidRDefault="00891C24" w:rsidP="000953FC">
      <w:pPr>
        <w:pStyle w:val="Comment"/>
      </w:pPr>
      <w:r>
        <w:t>The architect is worried about strategies to achieve all of those goals.</w:t>
      </w:r>
    </w:p>
    <w:p w14:paraId="27A1B1C1" w14:textId="77777777" w:rsidR="00891C24" w:rsidRDefault="00891C24" w:rsidP="000953FC">
      <w:pPr>
        <w:pStyle w:val="Comment"/>
      </w:pPr>
    </w:p>
    <w:p w14:paraId="012D1042" w14:textId="77777777" w:rsidR="00891C24" w:rsidRDefault="00891C24" w:rsidP="000953FC">
      <w:pPr>
        <w:pStyle w:val="Comment"/>
      </w:pPr>
      <w:r>
        <w:t xml:space="preserve">Concerns are crucially important to the stakeholders </w:t>
      </w:r>
      <w:r w:rsidR="0052143A">
        <w:t>of</w:t>
      </w:r>
      <w:r>
        <w:t xml:space="preserve"> the solution, and determine</w:t>
      </w:r>
      <w:r w:rsidR="0052143A">
        <w:t xml:space="preserve"> its</w:t>
      </w:r>
      <w:r>
        <w:t xml:space="preserve"> acceptability.</w:t>
      </w:r>
    </w:p>
    <w:p w14:paraId="38D570F8" w14:textId="77777777" w:rsidR="00891C24" w:rsidRDefault="00891C24" w:rsidP="000953FC">
      <w:pPr>
        <w:pStyle w:val="Comment"/>
      </w:pPr>
    </w:p>
    <w:p w14:paraId="6F5BAE63" w14:textId="77777777" w:rsidR="00221B77" w:rsidRDefault="00891C24" w:rsidP="000953FC">
      <w:pPr>
        <w:pStyle w:val="Comment"/>
      </w:pPr>
      <w:r>
        <w:t>You need to identify all stakeholders correctly, communicate with them in order to understand their concerns and translate the concerns in requirements.</w:t>
      </w:r>
    </w:p>
    <w:p w14:paraId="2B3DFE88" w14:textId="77777777" w:rsidR="00221B77" w:rsidRDefault="00221B77" w:rsidP="000953FC">
      <w:pPr>
        <w:pStyle w:val="Comment"/>
      </w:pPr>
    </w:p>
    <w:p w14:paraId="045A76E9" w14:textId="77777777" w:rsidR="00221B77" w:rsidRDefault="00221B77" w:rsidP="000953FC">
      <w:pPr>
        <w:pStyle w:val="Comment"/>
      </w:pPr>
      <w:r>
        <w:t>Consider the following stakeholders:</w:t>
      </w:r>
    </w:p>
    <w:p w14:paraId="1D907168" w14:textId="77777777" w:rsidR="00221B77" w:rsidRDefault="00221B77" w:rsidP="000953FC">
      <w:pPr>
        <w:pStyle w:val="Comment"/>
        <w:numPr>
          <w:ilvl w:val="0"/>
          <w:numId w:val="17"/>
        </w:numPr>
      </w:pPr>
      <w:r>
        <w:t>Customer side:</w:t>
      </w:r>
    </w:p>
    <w:p w14:paraId="495B756D" w14:textId="77777777" w:rsidR="00221B77" w:rsidRDefault="00221B77" w:rsidP="000953FC">
      <w:pPr>
        <w:pStyle w:val="Comment"/>
        <w:numPr>
          <w:ilvl w:val="1"/>
          <w:numId w:val="17"/>
        </w:numPr>
      </w:pPr>
      <w:r>
        <w:t>Government Regulator</w:t>
      </w:r>
    </w:p>
    <w:p w14:paraId="54B4BDD9" w14:textId="77777777" w:rsidR="00221B77" w:rsidRDefault="00221B77" w:rsidP="000953FC">
      <w:pPr>
        <w:pStyle w:val="Comment"/>
        <w:numPr>
          <w:ilvl w:val="1"/>
          <w:numId w:val="17"/>
        </w:numPr>
      </w:pPr>
      <w:r>
        <w:t>Sponsor</w:t>
      </w:r>
    </w:p>
    <w:p w14:paraId="34E41336" w14:textId="77777777" w:rsidR="00221B77" w:rsidRDefault="00221B77" w:rsidP="000953FC">
      <w:pPr>
        <w:pStyle w:val="Comment"/>
        <w:numPr>
          <w:ilvl w:val="1"/>
          <w:numId w:val="17"/>
        </w:numPr>
      </w:pPr>
      <w:r>
        <w:t>Product Owner</w:t>
      </w:r>
    </w:p>
    <w:p w14:paraId="2CC1CF3E" w14:textId="77777777" w:rsidR="00221B77" w:rsidRDefault="00221B77" w:rsidP="000953FC">
      <w:pPr>
        <w:pStyle w:val="Comment"/>
        <w:numPr>
          <w:ilvl w:val="1"/>
          <w:numId w:val="17"/>
        </w:numPr>
      </w:pPr>
      <w:r>
        <w:t>Project Manager</w:t>
      </w:r>
    </w:p>
    <w:p w14:paraId="22384216" w14:textId="77777777" w:rsidR="00221B77" w:rsidRDefault="00221B77" w:rsidP="000953FC">
      <w:pPr>
        <w:pStyle w:val="Comment"/>
        <w:numPr>
          <w:ilvl w:val="1"/>
          <w:numId w:val="17"/>
        </w:numPr>
      </w:pPr>
      <w:r>
        <w:t>Operational Support Engineer</w:t>
      </w:r>
    </w:p>
    <w:p w14:paraId="634C012F" w14:textId="77777777" w:rsidR="00221B77" w:rsidRDefault="00221B77" w:rsidP="000953FC">
      <w:pPr>
        <w:pStyle w:val="Comment"/>
        <w:numPr>
          <w:ilvl w:val="1"/>
          <w:numId w:val="17"/>
        </w:numPr>
      </w:pPr>
      <w:r>
        <w:lastRenderedPageBreak/>
        <w:t>End User</w:t>
      </w:r>
    </w:p>
    <w:p w14:paraId="75D654F1" w14:textId="77777777" w:rsidR="00221B77" w:rsidRDefault="00221B77" w:rsidP="000953FC">
      <w:pPr>
        <w:pStyle w:val="Comment"/>
        <w:numPr>
          <w:ilvl w:val="1"/>
          <w:numId w:val="17"/>
        </w:numPr>
      </w:pPr>
      <w:r>
        <w:t>Business Analyst</w:t>
      </w:r>
    </w:p>
    <w:p w14:paraId="3A859ED5" w14:textId="77777777" w:rsidR="00221B77" w:rsidRDefault="00221B77" w:rsidP="000953FC">
      <w:pPr>
        <w:pStyle w:val="Comment"/>
        <w:numPr>
          <w:ilvl w:val="1"/>
          <w:numId w:val="17"/>
        </w:numPr>
      </w:pPr>
      <w:r>
        <w:t>Solution Architect</w:t>
      </w:r>
    </w:p>
    <w:p w14:paraId="332B1FD4" w14:textId="77777777" w:rsidR="00221B77" w:rsidRDefault="00221B77" w:rsidP="000953FC">
      <w:pPr>
        <w:pStyle w:val="Comment"/>
        <w:numPr>
          <w:ilvl w:val="1"/>
          <w:numId w:val="17"/>
        </w:numPr>
      </w:pPr>
      <w:r>
        <w:t>Developer</w:t>
      </w:r>
    </w:p>
    <w:p w14:paraId="1870E8AD" w14:textId="77777777" w:rsidR="00221B77" w:rsidRDefault="00221B77" w:rsidP="000953FC">
      <w:pPr>
        <w:pStyle w:val="Comment"/>
        <w:numPr>
          <w:ilvl w:val="1"/>
          <w:numId w:val="17"/>
        </w:numPr>
      </w:pPr>
      <w:r>
        <w:t>Quality Assurance Engineer</w:t>
      </w:r>
    </w:p>
    <w:p w14:paraId="3E9AF476" w14:textId="77777777" w:rsidR="00221B77" w:rsidRDefault="00221B77" w:rsidP="000953FC">
      <w:pPr>
        <w:pStyle w:val="Comment"/>
        <w:numPr>
          <w:ilvl w:val="0"/>
          <w:numId w:val="17"/>
        </w:numPr>
      </w:pPr>
      <w:r>
        <w:t>EPAM Side:</w:t>
      </w:r>
    </w:p>
    <w:p w14:paraId="59A134DF" w14:textId="77777777" w:rsidR="00221B77" w:rsidRDefault="00221B77" w:rsidP="000953FC">
      <w:pPr>
        <w:pStyle w:val="Comment"/>
        <w:numPr>
          <w:ilvl w:val="1"/>
          <w:numId w:val="17"/>
        </w:numPr>
      </w:pPr>
      <w:r>
        <w:t>Account Manager</w:t>
      </w:r>
    </w:p>
    <w:p w14:paraId="18763F55" w14:textId="77777777" w:rsidR="00221B77" w:rsidRDefault="00221B77" w:rsidP="000953FC">
      <w:pPr>
        <w:pStyle w:val="Comment"/>
        <w:numPr>
          <w:ilvl w:val="1"/>
          <w:numId w:val="17"/>
        </w:numPr>
      </w:pPr>
      <w:r>
        <w:t>Project Manager</w:t>
      </w:r>
    </w:p>
    <w:p w14:paraId="0B685E13" w14:textId="77777777" w:rsidR="00221B77" w:rsidRDefault="00221B77" w:rsidP="000953FC">
      <w:pPr>
        <w:pStyle w:val="Comment"/>
        <w:numPr>
          <w:ilvl w:val="1"/>
          <w:numId w:val="17"/>
        </w:numPr>
      </w:pPr>
      <w:r>
        <w:t>Business Analyst</w:t>
      </w:r>
    </w:p>
    <w:p w14:paraId="3DEDA93D" w14:textId="77777777" w:rsidR="00221B77" w:rsidRDefault="00221B77" w:rsidP="000953FC">
      <w:pPr>
        <w:pStyle w:val="Comment"/>
        <w:numPr>
          <w:ilvl w:val="1"/>
          <w:numId w:val="17"/>
        </w:numPr>
      </w:pPr>
      <w:r>
        <w:t>Solution Architect</w:t>
      </w:r>
    </w:p>
    <w:p w14:paraId="618254B0" w14:textId="77777777" w:rsidR="00221B77" w:rsidRDefault="00221B77" w:rsidP="000953FC">
      <w:pPr>
        <w:pStyle w:val="Comment"/>
        <w:numPr>
          <w:ilvl w:val="1"/>
          <w:numId w:val="17"/>
        </w:numPr>
      </w:pPr>
      <w:r>
        <w:t>Developer</w:t>
      </w:r>
    </w:p>
    <w:p w14:paraId="5FF7C15F" w14:textId="77777777" w:rsidR="00221B77" w:rsidRDefault="00221B77" w:rsidP="000953FC">
      <w:pPr>
        <w:pStyle w:val="Comment"/>
        <w:numPr>
          <w:ilvl w:val="1"/>
          <w:numId w:val="17"/>
        </w:numPr>
      </w:pPr>
      <w:r>
        <w:t>Quality Assurance Engineer</w:t>
      </w:r>
    </w:p>
    <w:p w14:paraId="3EC246C2" w14:textId="77777777" w:rsidR="00221B77" w:rsidRDefault="00221B77" w:rsidP="000953FC">
      <w:pPr>
        <w:pStyle w:val="Comment"/>
        <w:numPr>
          <w:ilvl w:val="1"/>
          <w:numId w:val="17"/>
        </w:numPr>
      </w:pPr>
      <w:r>
        <w:t>Operational Support Engineer</w:t>
      </w:r>
    </w:p>
    <w:p w14:paraId="3E2153DF" w14:textId="77777777" w:rsidR="00891C24" w:rsidRDefault="008626B1" w:rsidP="000953FC">
      <w:pPr>
        <w:pStyle w:val="Comment"/>
      </w:pPr>
      <w:r w:rsidRPr="008626B1">
        <w:rPr>
          <w:b/>
        </w:rPr>
        <w:t>Section Type:</w:t>
      </w:r>
      <w:r w:rsidRPr="008626B1">
        <w:t xml:space="preserve"> </w:t>
      </w:r>
      <w:r>
        <w:t>Mandatory (if section is not covered with available documentation)</w:t>
      </w:r>
      <w:r w:rsidR="00891C24">
        <w:t>]</w:t>
      </w:r>
    </w:p>
    <w:tbl>
      <w:tblPr>
        <w:tblStyle w:val="TableEPAM"/>
        <w:tblW w:w="0" w:type="auto"/>
        <w:tblInd w:w="-5" w:type="dxa"/>
        <w:tblLook w:val="04A0" w:firstRow="1" w:lastRow="0" w:firstColumn="1" w:lastColumn="0" w:noHBand="0" w:noVBand="1"/>
      </w:tblPr>
      <w:tblGrid>
        <w:gridCol w:w="2176"/>
        <w:gridCol w:w="1773"/>
        <w:gridCol w:w="1580"/>
        <w:gridCol w:w="1816"/>
        <w:gridCol w:w="2007"/>
      </w:tblGrid>
      <w:tr w:rsidR="00BF1290" w14:paraId="75931CDF"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76" w:type="dxa"/>
          </w:tcPr>
          <w:p w14:paraId="1F9B7239" w14:textId="77777777" w:rsidR="00BF1290" w:rsidRPr="00DA6CF4" w:rsidRDefault="00BF1290" w:rsidP="00BD7076">
            <w:r>
              <w:t>Stakeholder Side</w:t>
            </w:r>
          </w:p>
        </w:tc>
        <w:tc>
          <w:tcPr>
            <w:tcW w:w="1773" w:type="dxa"/>
          </w:tcPr>
          <w:p w14:paraId="2979B0E0" w14:textId="77777777" w:rsidR="00BF1290" w:rsidRDefault="00BF1290" w:rsidP="00BD7076">
            <w:pPr>
              <w:cnfStyle w:val="100000000000" w:firstRow="1" w:lastRow="0" w:firstColumn="0" w:lastColumn="0" w:oddVBand="0" w:evenVBand="0" w:oddHBand="0" w:evenHBand="0" w:firstRowFirstColumn="0" w:firstRowLastColumn="0" w:lastRowFirstColumn="0" w:lastRowLastColumn="0"/>
            </w:pPr>
            <w:r>
              <w:t>Stakeholder Role</w:t>
            </w:r>
          </w:p>
        </w:tc>
        <w:tc>
          <w:tcPr>
            <w:tcW w:w="1580" w:type="dxa"/>
          </w:tcPr>
          <w:p w14:paraId="3C8355BF" w14:textId="77777777" w:rsidR="00BF1290" w:rsidRDefault="00BF1290" w:rsidP="00BF1290">
            <w:pPr>
              <w:cnfStyle w:val="100000000000" w:firstRow="1" w:lastRow="0" w:firstColumn="0" w:lastColumn="0" w:oddVBand="0" w:evenVBand="0" w:oddHBand="0" w:evenHBand="0" w:firstRowFirstColumn="0" w:firstRowLastColumn="0" w:lastRowFirstColumn="0" w:lastRowLastColumn="0"/>
            </w:pPr>
            <w:r>
              <w:t>Stakeholder Name</w:t>
            </w:r>
          </w:p>
        </w:tc>
        <w:tc>
          <w:tcPr>
            <w:tcW w:w="1816" w:type="dxa"/>
          </w:tcPr>
          <w:p w14:paraId="157D4819" w14:textId="77777777" w:rsidR="00BF1290" w:rsidRPr="00DA6CF4" w:rsidRDefault="00BF1290" w:rsidP="00BD7076">
            <w:pPr>
              <w:cnfStyle w:val="100000000000" w:firstRow="1" w:lastRow="0" w:firstColumn="0" w:lastColumn="0" w:oddVBand="0" w:evenVBand="0" w:oddHBand="0" w:evenHBand="0" w:firstRowFirstColumn="0" w:firstRowLastColumn="0" w:lastRowFirstColumn="0" w:lastRowLastColumn="0"/>
            </w:pPr>
            <w:r>
              <w:t>Key concern</w:t>
            </w:r>
          </w:p>
        </w:tc>
        <w:tc>
          <w:tcPr>
            <w:tcW w:w="2007" w:type="dxa"/>
          </w:tcPr>
          <w:p w14:paraId="0243940B" w14:textId="77777777" w:rsidR="00BF1290" w:rsidRDefault="00BF1290" w:rsidP="00BD7076">
            <w:pPr>
              <w:cnfStyle w:val="100000000000" w:firstRow="1" w:lastRow="0" w:firstColumn="0" w:lastColumn="0" w:oddVBand="0" w:evenVBand="0" w:oddHBand="0" w:evenHBand="0" w:firstRowFirstColumn="0" w:firstRowLastColumn="0" w:lastRowFirstColumn="0" w:lastRowLastColumn="0"/>
            </w:pPr>
            <w:r>
              <w:t>Requirements area</w:t>
            </w:r>
          </w:p>
        </w:tc>
      </w:tr>
      <w:tr w:rsidR="00BF1290" w14:paraId="0BE0355A"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6" w:type="dxa"/>
          </w:tcPr>
          <w:p w14:paraId="27C77DAB" w14:textId="77777777" w:rsidR="00BF1290" w:rsidRPr="00DA6CF4" w:rsidRDefault="00BF1290" w:rsidP="00BD7076"/>
        </w:tc>
        <w:tc>
          <w:tcPr>
            <w:tcW w:w="1773" w:type="dxa"/>
          </w:tcPr>
          <w:p w14:paraId="2B2CCDD5" w14:textId="77777777" w:rsidR="00BF1290" w:rsidRPr="00DA6CF4" w:rsidRDefault="009B0820" w:rsidP="00BD7076">
            <w:pPr>
              <w:cnfStyle w:val="000000100000" w:firstRow="0" w:lastRow="0" w:firstColumn="0" w:lastColumn="0" w:oddVBand="0" w:evenVBand="0" w:oddHBand="1" w:evenHBand="0" w:firstRowFirstColumn="0" w:firstRowLastColumn="0" w:lastRowFirstColumn="0" w:lastRowLastColumn="0"/>
            </w:pPr>
            <w:r>
              <w:t>Sponsor, Product Owner</w:t>
            </w:r>
          </w:p>
        </w:tc>
        <w:tc>
          <w:tcPr>
            <w:tcW w:w="1580" w:type="dxa"/>
          </w:tcPr>
          <w:p w14:paraId="70E12D82" w14:textId="77777777" w:rsidR="00BF1290" w:rsidRPr="00DA6CF4" w:rsidRDefault="009B0820" w:rsidP="00BD7076">
            <w:pPr>
              <w:cnfStyle w:val="000000100000" w:firstRow="0" w:lastRow="0" w:firstColumn="0" w:lastColumn="0" w:oddVBand="0" w:evenVBand="0" w:oddHBand="1" w:evenHBand="0" w:firstRowFirstColumn="0" w:firstRowLastColumn="0" w:lastRowFirstColumn="0" w:lastRowLastColumn="0"/>
            </w:pPr>
            <w:r>
              <w:t>Valentin Tsitlik</w:t>
            </w:r>
          </w:p>
        </w:tc>
        <w:tc>
          <w:tcPr>
            <w:tcW w:w="1816" w:type="dxa"/>
          </w:tcPr>
          <w:p w14:paraId="099BB8DC" w14:textId="77777777" w:rsidR="00BF1290" w:rsidRPr="00DA6CF4" w:rsidRDefault="00BF1290" w:rsidP="00BD7076">
            <w:pPr>
              <w:cnfStyle w:val="000000100000" w:firstRow="0" w:lastRow="0" w:firstColumn="0" w:lastColumn="0" w:oddVBand="0" w:evenVBand="0" w:oddHBand="1" w:evenHBand="0" w:firstRowFirstColumn="0" w:firstRowLastColumn="0" w:lastRowFirstColumn="0" w:lastRowLastColumn="0"/>
            </w:pPr>
          </w:p>
        </w:tc>
        <w:tc>
          <w:tcPr>
            <w:tcW w:w="2007" w:type="dxa"/>
          </w:tcPr>
          <w:p w14:paraId="360F814D" w14:textId="77777777" w:rsidR="00BF1290" w:rsidRPr="00DA6CF4" w:rsidRDefault="00BF1290" w:rsidP="00BD7076">
            <w:pPr>
              <w:cnfStyle w:val="000000100000" w:firstRow="0" w:lastRow="0" w:firstColumn="0" w:lastColumn="0" w:oddVBand="0" w:evenVBand="0" w:oddHBand="1" w:evenHBand="0" w:firstRowFirstColumn="0" w:firstRowLastColumn="0" w:lastRowFirstColumn="0" w:lastRowLastColumn="0"/>
            </w:pPr>
          </w:p>
        </w:tc>
      </w:tr>
      <w:tr w:rsidR="00BF1290" w14:paraId="661144AA" w14:textId="77777777" w:rsidTr="00611E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6" w:type="dxa"/>
          </w:tcPr>
          <w:p w14:paraId="336B7106" w14:textId="77777777" w:rsidR="00BF1290" w:rsidRDefault="00BF1290" w:rsidP="00BD7076"/>
        </w:tc>
        <w:tc>
          <w:tcPr>
            <w:tcW w:w="1773" w:type="dxa"/>
          </w:tcPr>
          <w:p w14:paraId="3BDBB6EA" w14:textId="77777777" w:rsidR="00BF1290" w:rsidRDefault="009B0820" w:rsidP="00BD7076">
            <w:pPr>
              <w:cnfStyle w:val="000000010000" w:firstRow="0" w:lastRow="0" w:firstColumn="0" w:lastColumn="0" w:oddVBand="0" w:evenVBand="0" w:oddHBand="0" w:evenHBand="1" w:firstRowFirstColumn="0" w:firstRowLastColumn="0" w:lastRowFirstColumn="0" w:lastRowLastColumn="0"/>
            </w:pPr>
            <w:r>
              <w:t>Product owner, End user</w:t>
            </w:r>
          </w:p>
        </w:tc>
        <w:tc>
          <w:tcPr>
            <w:tcW w:w="1580" w:type="dxa"/>
          </w:tcPr>
          <w:p w14:paraId="770510A3" w14:textId="77777777" w:rsidR="00BF1290" w:rsidRDefault="009B0820" w:rsidP="00BD7076">
            <w:pPr>
              <w:cnfStyle w:val="000000010000" w:firstRow="0" w:lastRow="0" w:firstColumn="0" w:lastColumn="0" w:oddVBand="0" w:evenVBand="0" w:oddHBand="0" w:evenHBand="1" w:firstRowFirstColumn="0" w:firstRowLastColumn="0" w:lastRowFirstColumn="0" w:lastRowLastColumn="0"/>
            </w:pPr>
            <w:r>
              <w:t>Paul Gesiak</w:t>
            </w:r>
          </w:p>
        </w:tc>
        <w:tc>
          <w:tcPr>
            <w:tcW w:w="1816" w:type="dxa"/>
          </w:tcPr>
          <w:p w14:paraId="185C310F" w14:textId="77777777" w:rsidR="00BF1290" w:rsidRDefault="00BF1290" w:rsidP="00BD7076">
            <w:pPr>
              <w:cnfStyle w:val="000000010000" w:firstRow="0" w:lastRow="0" w:firstColumn="0" w:lastColumn="0" w:oddVBand="0" w:evenVBand="0" w:oddHBand="0" w:evenHBand="1" w:firstRowFirstColumn="0" w:firstRowLastColumn="0" w:lastRowFirstColumn="0" w:lastRowLastColumn="0"/>
            </w:pPr>
          </w:p>
        </w:tc>
        <w:tc>
          <w:tcPr>
            <w:tcW w:w="2007" w:type="dxa"/>
          </w:tcPr>
          <w:p w14:paraId="23D2B909" w14:textId="77777777" w:rsidR="00BF1290" w:rsidRDefault="00BF1290" w:rsidP="00BD7076">
            <w:pPr>
              <w:cnfStyle w:val="000000010000" w:firstRow="0" w:lastRow="0" w:firstColumn="0" w:lastColumn="0" w:oddVBand="0" w:evenVBand="0" w:oddHBand="0" w:evenHBand="1" w:firstRowFirstColumn="0" w:firstRowLastColumn="0" w:lastRowFirstColumn="0" w:lastRowLastColumn="0"/>
            </w:pPr>
          </w:p>
        </w:tc>
      </w:tr>
    </w:tbl>
    <w:p w14:paraId="3F842904" w14:textId="77777777" w:rsidR="00891C24" w:rsidRDefault="00891C24" w:rsidP="00891C24">
      <w:pPr>
        <w:widowControl/>
        <w:spacing w:line="240" w:lineRule="auto"/>
      </w:pPr>
      <w:r>
        <w:tab/>
      </w:r>
    </w:p>
    <w:p w14:paraId="4C265093" w14:textId="77777777" w:rsidR="00891C24" w:rsidRDefault="00891C24" w:rsidP="00891C24">
      <w:pPr>
        <w:widowControl/>
        <w:spacing w:line="240" w:lineRule="auto"/>
      </w:pPr>
    </w:p>
    <w:p w14:paraId="74EDF43C" w14:textId="77777777" w:rsidR="00891C24" w:rsidRPr="001272FD" w:rsidRDefault="00891C24" w:rsidP="001272FD">
      <w:pPr>
        <w:pStyle w:val="Heading2"/>
      </w:pPr>
      <w:bookmarkStart w:id="1134" w:name="_Toc461542047"/>
      <w:r w:rsidRPr="001272FD">
        <w:t>Functional requirements</w:t>
      </w:r>
      <w:bookmarkEnd w:id="1134"/>
      <w:r w:rsidRPr="001272FD">
        <w:t xml:space="preserve"> </w:t>
      </w:r>
    </w:p>
    <w:p w14:paraId="67BFA405" w14:textId="77777777" w:rsidR="008626B1" w:rsidRDefault="00891C24" w:rsidP="000953FC">
      <w:pPr>
        <w:pStyle w:val="Comment"/>
      </w:pPr>
      <w:r>
        <w:t>[</w:t>
      </w:r>
      <w:r w:rsidR="008626B1" w:rsidRPr="008626B1">
        <w:rPr>
          <w:b/>
        </w:rPr>
        <w:t>Description:</w:t>
      </w:r>
      <w:r w:rsidR="008626B1">
        <w:t xml:space="preserve"> </w:t>
      </w:r>
      <w:r>
        <w:t>This section describe</w:t>
      </w:r>
      <w:r w:rsidR="0052143A">
        <w:t>s</w:t>
      </w:r>
      <w:r>
        <w:t xml:space="preserve"> key requirements/use-cases (from the customer</w:t>
      </w:r>
      <w:r w:rsidR="0052143A">
        <w:t>’s</w:t>
      </w:r>
      <w:r>
        <w:t xml:space="preserve"> point of view and </w:t>
      </w:r>
      <w:r w:rsidR="0052143A">
        <w:t>the</w:t>
      </w:r>
      <w:r>
        <w:t xml:space="preserve"> Solution Architect</w:t>
      </w:r>
      <w:r w:rsidR="0052143A">
        <w:t>’s</w:t>
      </w:r>
      <w:r>
        <w:t xml:space="preserve"> point of view).</w:t>
      </w:r>
    </w:p>
    <w:p w14:paraId="3E044855" w14:textId="77777777" w:rsidR="00891C24" w:rsidRDefault="008626B1" w:rsidP="000953FC">
      <w:pPr>
        <w:pStyle w:val="Comment"/>
      </w:pPr>
      <w:r w:rsidRPr="008626B1">
        <w:rPr>
          <w:b/>
        </w:rPr>
        <w:t>Section Type:</w:t>
      </w:r>
      <w:r w:rsidRPr="008626B1">
        <w:t xml:space="preserve"> </w:t>
      </w:r>
      <w:r>
        <w:t>Mandatory (if section is not covered with available documentation)</w:t>
      </w:r>
      <w:r w:rsidR="00891C24">
        <w:t>]</w:t>
      </w:r>
    </w:p>
    <w:p w14:paraId="4557A9AA" w14:textId="77777777" w:rsidR="001272FD" w:rsidRDefault="001272FD" w:rsidP="001272FD">
      <w:pPr>
        <w:pStyle w:val="Heading3"/>
      </w:pPr>
      <w:bookmarkStart w:id="1135" w:name="_Toc461542048"/>
      <w:r>
        <w:t>Roles in the system</w:t>
      </w:r>
      <w:bookmarkEnd w:id="1135"/>
    </w:p>
    <w:p w14:paraId="4F14AEDB" w14:textId="77777777" w:rsidR="001272FD" w:rsidRDefault="001272FD" w:rsidP="001272FD">
      <w:pPr>
        <w:pStyle w:val="BodyText"/>
      </w:pPr>
      <w:r>
        <w:t>Following system roles are currently envisioned:</w:t>
      </w:r>
    </w:p>
    <w:p w14:paraId="6784E810" w14:textId="77777777" w:rsidR="001272FD" w:rsidRDefault="001272FD" w:rsidP="001272FD">
      <w:pPr>
        <w:pStyle w:val="BodyText"/>
        <w:numPr>
          <w:ilvl w:val="0"/>
          <w:numId w:val="35"/>
        </w:numPr>
        <w:jc w:val="left"/>
      </w:pPr>
      <w:r>
        <w:t>Administrator / DevOps</w:t>
      </w:r>
    </w:p>
    <w:p w14:paraId="70C7AC37" w14:textId="77777777" w:rsidR="001272FD" w:rsidRDefault="001272FD" w:rsidP="001272FD">
      <w:pPr>
        <w:pStyle w:val="BodyText"/>
        <w:numPr>
          <w:ilvl w:val="1"/>
          <w:numId w:val="35"/>
        </w:numPr>
        <w:jc w:val="left"/>
      </w:pPr>
      <w:r>
        <w:t>Performs initial infrastructure setup.</w:t>
      </w:r>
    </w:p>
    <w:p w14:paraId="3726A43B" w14:textId="77777777" w:rsidR="001272FD" w:rsidRDefault="001272FD" w:rsidP="001272FD">
      <w:pPr>
        <w:pStyle w:val="BodyText"/>
        <w:numPr>
          <w:ilvl w:val="1"/>
          <w:numId w:val="35"/>
        </w:numPr>
        <w:jc w:val="left"/>
      </w:pPr>
      <w:r>
        <w:t xml:space="preserve">Have SSH access to Self-Service node, thus can change Self-Service configuration. </w:t>
      </w:r>
    </w:p>
    <w:p w14:paraId="607734C9" w14:textId="77777777" w:rsidR="001272FD" w:rsidRDefault="001272FD" w:rsidP="001272FD">
      <w:pPr>
        <w:pStyle w:val="BodyText"/>
        <w:numPr>
          <w:ilvl w:val="0"/>
          <w:numId w:val="35"/>
        </w:numPr>
        <w:jc w:val="left"/>
      </w:pPr>
      <w:r>
        <w:t>Data Scientist</w:t>
      </w:r>
    </w:p>
    <w:p w14:paraId="5830FC8D" w14:textId="77777777" w:rsidR="001272FD" w:rsidRDefault="001272FD" w:rsidP="001272FD">
      <w:pPr>
        <w:pStyle w:val="BodyText"/>
        <w:numPr>
          <w:ilvl w:val="1"/>
          <w:numId w:val="35"/>
        </w:numPr>
        <w:jc w:val="left"/>
      </w:pPr>
      <w:r>
        <w:t>Can create / manage own exploratory environment via Self-Service Web UI.</w:t>
      </w:r>
    </w:p>
    <w:p w14:paraId="6A559EE3" w14:textId="77777777" w:rsidR="001272FD" w:rsidRDefault="001272FD" w:rsidP="000953FC">
      <w:pPr>
        <w:pStyle w:val="BodyText"/>
        <w:numPr>
          <w:ilvl w:val="1"/>
          <w:numId w:val="35"/>
        </w:numPr>
        <w:jc w:val="left"/>
      </w:pPr>
      <w:r>
        <w:t xml:space="preserve">Can run perform data exploration via exploratory environment </w:t>
      </w:r>
      <w:proofErr w:type="spellStart"/>
      <w:r>
        <w:t>Jupyter</w:t>
      </w:r>
      <w:proofErr w:type="spellEnd"/>
      <w:r>
        <w:t xml:space="preserve"> UI.</w:t>
      </w:r>
    </w:p>
    <w:p w14:paraId="71BD595B" w14:textId="77777777" w:rsidR="001272FD" w:rsidRDefault="001272FD" w:rsidP="000953FC">
      <w:pPr>
        <w:pStyle w:val="Comment"/>
      </w:pPr>
    </w:p>
    <w:p w14:paraId="0819F1AC" w14:textId="77777777" w:rsidR="005626B3" w:rsidRDefault="005626B3" w:rsidP="005626B3">
      <w:pPr>
        <w:pStyle w:val="Heading3"/>
      </w:pPr>
      <w:bookmarkStart w:id="1136" w:name="_Toc461542049"/>
      <w:r>
        <w:t>Web UI wireframe</w:t>
      </w:r>
      <w:bookmarkEnd w:id="1136"/>
    </w:p>
    <w:p w14:paraId="6658FF77" w14:textId="13AD2053" w:rsidR="005626B3" w:rsidRDefault="00C876DB" w:rsidP="000953FC">
      <w:pPr>
        <w:pStyle w:val="BodyText"/>
      </w:pPr>
      <w:r>
        <w:t>Web UI is expected to be used by desktop users on different platform and with different browsers. That’s why an expectation is to get responsible web UI which would provide equal experience for Windows</w:t>
      </w:r>
      <w:ins w:id="1137" w:author="Kostiantyn Kudriavtsev" w:date="2016-09-09T15:56:00Z">
        <w:r w:rsidR="00381F74">
          <w:t xml:space="preserve">, </w:t>
        </w:r>
      </w:ins>
      <w:del w:id="1138" w:author="Kostiantyn Kudriavtsev" w:date="2016-09-09T15:56:00Z">
        <w:r w:rsidDel="00381F74">
          <w:delText xml:space="preserve"> and </w:delText>
        </w:r>
      </w:del>
      <w:r>
        <w:t>Mac</w:t>
      </w:r>
      <w:ins w:id="1139" w:author="Kostiantyn Kudriavtsev" w:date="2016-09-09T15:56:00Z">
        <w:r w:rsidR="00381F74">
          <w:t xml:space="preserve"> and Linux</w:t>
        </w:r>
      </w:ins>
      <w:r>
        <w:t xml:space="preserve"> users in the following browsers:</w:t>
      </w:r>
    </w:p>
    <w:p w14:paraId="7F4D69F8" w14:textId="77777777" w:rsidR="00C876DB" w:rsidRDefault="00C876DB" w:rsidP="000953FC">
      <w:pPr>
        <w:pStyle w:val="BodyText"/>
        <w:numPr>
          <w:ilvl w:val="0"/>
          <w:numId w:val="18"/>
        </w:numPr>
      </w:pPr>
      <w:r>
        <w:t>MS IE 10+</w:t>
      </w:r>
    </w:p>
    <w:p w14:paraId="57E744F4" w14:textId="77777777" w:rsidR="00C876DB" w:rsidRDefault="00C876DB" w:rsidP="000953FC">
      <w:pPr>
        <w:pStyle w:val="BodyText"/>
        <w:numPr>
          <w:ilvl w:val="0"/>
          <w:numId w:val="18"/>
        </w:numPr>
      </w:pPr>
      <w:r>
        <w:t>Google Chrome 42+</w:t>
      </w:r>
    </w:p>
    <w:p w14:paraId="5E4D3A34" w14:textId="77777777" w:rsidR="00C876DB" w:rsidRDefault="00C876DB" w:rsidP="000953FC">
      <w:pPr>
        <w:pStyle w:val="BodyText"/>
        <w:numPr>
          <w:ilvl w:val="0"/>
          <w:numId w:val="18"/>
        </w:numPr>
      </w:pPr>
      <w:r>
        <w:lastRenderedPageBreak/>
        <w:t>Firefox 35+</w:t>
      </w:r>
    </w:p>
    <w:p w14:paraId="53BEB681" w14:textId="77777777" w:rsidR="00C876DB" w:rsidRPr="005626B3" w:rsidRDefault="00C876DB" w:rsidP="000953FC">
      <w:pPr>
        <w:pStyle w:val="BodyText"/>
        <w:numPr>
          <w:ilvl w:val="0"/>
          <w:numId w:val="18"/>
        </w:numPr>
      </w:pPr>
      <w:r>
        <w:t>Safari 9.1.2+ only on Mac</w:t>
      </w:r>
    </w:p>
    <w:p w14:paraId="36259486" w14:textId="511DEC41" w:rsidR="00381F74" w:rsidRDefault="00381F74" w:rsidP="000953FC">
      <w:pPr>
        <w:pStyle w:val="BodyText"/>
        <w:rPr>
          <w:ins w:id="1140" w:author="Kostiantyn Kudriavtsev" w:date="2016-09-09T15:57:00Z"/>
        </w:rPr>
      </w:pPr>
      <w:ins w:id="1141" w:author="Kostiantyn Kudriavtsev" w:date="2016-09-09T15:57:00Z">
        <w:r>
          <w:t xml:space="preserve">The login page is very simple and allows use to be validated against LDAP, look at </w:t>
        </w:r>
      </w:ins>
      <w:ins w:id="1142" w:author="Kostiantyn Kudriavtsev" w:date="2016-09-09T16:02:00Z">
        <w:r>
          <w:fldChar w:fldCharType="begin"/>
        </w:r>
        <w:r>
          <w:instrText xml:space="preserve"> REF _Ref461200257 \h </w:instrText>
        </w:r>
      </w:ins>
      <w:r>
        <w:fldChar w:fldCharType="separate"/>
      </w:r>
      <w:ins w:id="1143" w:author="Kostiantyn Kudriavtsev" w:date="2016-09-09T16:02:00Z">
        <w:r>
          <w:t xml:space="preserve">Figure </w:t>
        </w:r>
        <w:r>
          <w:rPr>
            <w:noProof/>
          </w:rPr>
          <w:t>1</w:t>
        </w:r>
        <w:r>
          <w:fldChar w:fldCharType="end"/>
        </w:r>
      </w:ins>
    </w:p>
    <w:p w14:paraId="5ABFB85D" w14:textId="017D5A6B" w:rsidR="00381F74" w:rsidRDefault="00381F74" w:rsidP="000953FC">
      <w:pPr>
        <w:pStyle w:val="BodyText"/>
        <w:rPr>
          <w:ins w:id="1144" w:author="Kostiantyn Kudriavtsev" w:date="2016-09-09T15:58:00Z"/>
        </w:rPr>
      </w:pPr>
      <w:ins w:id="1145" w:author="Kostiantyn Kudriavtsev" w:date="2016-09-09T15:58:00Z">
        <w:r>
          <w:rPr>
            <w:noProof/>
          </w:rPr>
          <w:drawing>
            <wp:inline distT="0" distB="0" distL="0" distR="0" wp14:anchorId="41026701" wp14:editId="1BA85BB4">
              <wp:extent cx="5941695" cy="25012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2501265"/>
                      </a:xfrm>
                      <a:prstGeom prst="rect">
                        <a:avLst/>
                      </a:prstGeom>
                    </pic:spPr>
                  </pic:pic>
                </a:graphicData>
              </a:graphic>
            </wp:inline>
          </w:drawing>
        </w:r>
      </w:ins>
    </w:p>
    <w:p w14:paraId="3099CB98" w14:textId="7AD9795C" w:rsidR="00381F74" w:rsidRDefault="00381F74">
      <w:pPr>
        <w:pStyle w:val="Caption"/>
        <w:rPr>
          <w:ins w:id="1146" w:author="Kostiantyn Kudriavtsev" w:date="2016-09-09T15:57:00Z"/>
        </w:rPr>
        <w:pPrChange w:id="1147" w:author="Kostiantyn Kudriavtsev" w:date="2016-09-09T15:58:00Z">
          <w:pPr>
            <w:pStyle w:val="BodyText"/>
          </w:pPr>
        </w:pPrChange>
      </w:pPr>
      <w:bookmarkStart w:id="1148" w:name="_Ref461200257"/>
      <w:ins w:id="1149" w:author="Kostiantyn Kudriavtsev" w:date="2016-09-09T15:58:00Z">
        <w:r>
          <w:t xml:space="preserve">Figure </w:t>
        </w:r>
        <w:r>
          <w:fldChar w:fldCharType="begin"/>
        </w:r>
        <w:r>
          <w:instrText xml:space="preserve"> SEQ Figure \* ARABIC </w:instrText>
        </w:r>
      </w:ins>
      <w:r>
        <w:fldChar w:fldCharType="separate"/>
      </w:r>
      <w:ins w:id="1150" w:author="Kostiantyn Kudriavtsev" w:date="2016-09-13T14:53:00Z">
        <w:r w:rsidR="00071675">
          <w:rPr>
            <w:noProof/>
          </w:rPr>
          <w:t>1</w:t>
        </w:r>
      </w:ins>
      <w:ins w:id="1151" w:author="Kostiantyn Kudriavtsev" w:date="2016-09-09T15:58:00Z">
        <w:r>
          <w:fldChar w:fldCharType="end"/>
        </w:r>
      </w:ins>
      <w:bookmarkEnd w:id="1148"/>
    </w:p>
    <w:p w14:paraId="566C55FE" w14:textId="4328C4F1" w:rsidR="00891C24" w:rsidRDefault="0001175E" w:rsidP="000953FC">
      <w:pPr>
        <w:pStyle w:val="BodyText"/>
      </w:pPr>
      <w:r>
        <w:t>When user logs in first time</w:t>
      </w:r>
      <w:r w:rsidR="004014CF">
        <w:t xml:space="preserve"> (</w:t>
      </w:r>
      <w:r w:rsidR="004014CF">
        <w:fldChar w:fldCharType="begin"/>
      </w:r>
      <w:r w:rsidR="004014CF">
        <w:instrText xml:space="preserve"> REF _Ref460599345 \h </w:instrText>
      </w:r>
      <w:r w:rsidR="004014CF">
        <w:fldChar w:fldCharType="separate"/>
      </w:r>
      <w:ins w:id="1152" w:author="Kostiantyn Kudriavtsev" w:date="2016-09-09T16:00:00Z">
        <w:r w:rsidR="00381F74">
          <w:t xml:space="preserve">Figure </w:t>
        </w:r>
        <w:r w:rsidR="00381F74">
          <w:rPr>
            <w:noProof/>
          </w:rPr>
          <w:t>2</w:t>
        </w:r>
      </w:ins>
      <w:del w:id="1153" w:author="Kostiantyn Kudriavtsev" w:date="2016-09-09T16:00:00Z">
        <w:r w:rsidR="004014CF" w:rsidDel="00381F74">
          <w:delText xml:space="preserve">Figure </w:delText>
        </w:r>
      </w:del>
      <w:del w:id="1154" w:author="Kostiantyn Kudriavtsev" w:date="2016-09-09T15:59:00Z">
        <w:r w:rsidR="004014CF" w:rsidDel="00381F74">
          <w:rPr>
            <w:noProof/>
          </w:rPr>
          <w:delText>1</w:delText>
        </w:r>
      </w:del>
      <w:r w:rsidR="004014CF">
        <w:fldChar w:fldCharType="end"/>
      </w:r>
      <w:r w:rsidR="004014CF">
        <w:t>)</w:t>
      </w:r>
      <w:r>
        <w:t>, he/she expected to be asked to provide public SSH key</w:t>
      </w:r>
      <w:r w:rsidR="00E40716">
        <w:t xml:space="preserve"> and only after the environment will be created (in this save, bucket on S3, subnet in VPN).</w:t>
      </w:r>
    </w:p>
    <w:p w14:paraId="152BD707" w14:textId="4FDD39AB" w:rsidR="00E40716" w:rsidRDefault="00E40716" w:rsidP="000953FC">
      <w:pPr>
        <w:pStyle w:val="BodyText"/>
      </w:pPr>
      <w:del w:id="1155" w:author="Kostiantyn Kudriavtsev" w:date="2016-09-09T15:56:00Z">
        <w:r w:rsidDel="00381F74">
          <w:rPr>
            <w:noProof/>
          </w:rPr>
          <w:drawing>
            <wp:inline distT="0" distB="0" distL="0" distR="0" wp14:anchorId="7E0B3214" wp14:editId="24D2B9EC">
              <wp:extent cx="3224133" cy="5205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_20160902_161513_p.jpg"/>
                      <pic:cNvPicPr/>
                    </pic:nvPicPr>
                    <pic:blipFill rotWithShape="1">
                      <a:blip r:embed="rId14" cstate="print">
                        <a:extLst>
                          <a:ext uri="{28A0092B-C50C-407E-A947-70E740481C1C}">
                            <a14:useLocalDpi xmlns:a14="http://schemas.microsoft.com/office/drawing/2010/main" val="0"/>
                          </a:ext>
                        </a:extLst>
                      </a:blip>
                      <a:srcRect r="17411"/>
                      <a:stretch/>
                    </pic:blipFill>
                    <pic:spPr bwMode="auto">
                      <a:xfrm rot="16200000">
                        <a:off x="0" y="0"/>
                        <a:ext cx="3226187" cy="5208411"/>
                      </a:xfrm>
                      <a:prstGeom prst="rect">
                        <a:avLst/>
                      </a:prstGeom>
                      <a:ln>
                        <a:noFill/>
                      </a:ln>
                      <a:extLst>
                        <a:ext uri="{53640926-AAD7-44D8-BBD7-CCE9431645EC}">
                          <a14:shadowObscured xmlns:a14="http://schemas.microsoft.com/office/drawing/2010/main"/>
                        </a:ext>
                      </a:extLst>
                    </pic:spPr>
                  </pic:pic>
                </a:graphicData>
              </a:graphic>
            </wp:inline>
          </w:drawing>
        </w:r>
      </w:del>
      <w:ins w:id="1156" w:author="Kostiantyn Kudriavtsev" w:date="2016-09-09T15:57:00Z">
        <w:r w:rsidR="00381F74" w:rsidRPr="00381F74">
          <w:rPr>
            <w:noProof/>
          </w:rPr>
          <w:t xml:space="preserve"> </w:t>
        </w:r>
        <w:r w:rsidR="00381F74">
          <w:rPr>
            <w:noProof/>
          </w:rPr>
          <w:drawing>
            <wp:inline distT="0" distB="0" distL="0" distR="0" wp14:anchorId="082D0AD8" wp14:editId="433348AF">
              <wp:extent cx="5941695" cy="29006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2900680"/>
                      </a:xfrm>
                      <a:prstGeom prst="rect">
                        <a:avLst/>
                      </a:prstGeom>
                    </pic:spPr>
                  </pic:pic>
                </a:graphicData>
              </a:graphic>
            </wp:inline>
          </w:drawing>
        </w:r>
      </w:ins>
    </w:p>
    <w:p w14:paraId="4DE4F4A5" w14:textId="77777777" w:rsidR="00E40716" w:rsidRDefault="00E40716" w:rsidP="00E40716">
      <w:pPr>
        <w:pStyle w:val="Caption"/>
      </w:pPr>
      <w:bookmarkStart w:id="1157" w:name="_Ref460599345"/>
      <w:r>
        <w:t xml:space="preserve">Figure </w:t>
      </w:r>
      <w:r w:rsidR="002E3298">
        <w:fldChar w:fldCharType="begin"/>
      </w:r>
      <w:r w:rsidR="002E3298">
        <w:instrText xml:space="preserve"> SEQ Figure \* ARABIC </w:instrText>
      </w:r>
      <w:r w:rsidR="002E3298">
        <w:fldChar w:fldCharType="separate"/>
      </w:r>
      <w:ins w:id="1158" w:author="Kostiantyn Kudriavtsev" w:date="2016-09-13T14:53:00Z">
        <w:r w:rsidR="00071675">
          <w:rPr>
            <w:noProof/>
          </w:rPr>
          <w:t>2</w:t>
        </w:r>
      </w:ins>
      <w:del w:id="1159" w:author="Kostiantyn Kudriavtsev" w:date="2016-09-09T15:58:00Z">
        <w:r w:rsidR="004014CF" w:rsidDel="00381F74">
          <w:rPr>
            <w:noProof/>
          </w:rPr>
          <w:delText>1</w:delText>
        </w:r>
      </w:del>
      <w:r w:rsidR="002E3298">
        <w:rPr>
          <w:noProof/>
        </w:rPr>
        <w:fldChar w:fldCharType="end"/>
      </w:r>
      <w:bookmarkEnd w:id="1157"/>
    </w:p>
    <w:p w14:paraId="638A3442" w14:textId="77777777" w:rsidR="00E40716" w:rsidRDefault="00E40716" w:rsidP="000953FC">
      <w:pPr>
        <w:pStyle w:val="BodyText"/>
      </w:pPr>
      <w:r>
        <w:t xml:space="preserve">A button “Create” is inactive until key is loaded. </w:t>
      </w:r>
    </w:p>
    <w:p w14:paraId="4803AB68" w14:textId="77777777" w:rsidR="00E40716" w:rsidRDefault="00E40716" w:rsidP="000953FC">
      <w:pPr>
        <w:pStyle w:val="BodyText"/>
      </w:pPr>
      <w:r>
        <w:t xml:space="preserve">There is a link “Where I can get public key?” which opens pop-up with instruction how to generate public/private SSH keys on Windows and Mac and what exactly expected from user. It must be cleat for not very technical guy. After clicking “Create” button it must be some “wait until load” message which will wait backend to perform all preparation steps and redirect user to page </w:t>
      </w:r>
      <w:r w:rsidR="004014CF">
        <w:fldChar w:fldCharType="begin"/>
      </w:r>
      <w:r w:rsidR="004014CF">
        <w:instrText xml:space="preserve"> REF _Ref460599485 \h </w:instrText>
      </w:r>
      <w:r w:rsidR="004014CF">
        <w:fldChar w:fldCharType="separate"/>
      </w:r>
      <w:ins w:id="1160" w:author="Kostiantyn Kudriavtsev" w:date="2016-09-09T16:00:00Z">
        <w:r w:rsidR="00381F74">
          <w:t xml:space="preserve">Figure </w:t>
        </w:r>
        <w:r w:rsidR="00381F74">
          <w:rPr>
            <w:noProof/>
          </w:rPr>
          <w:t>3</w:t>
        </w:r>
        <w:r w:rsidR="00381F74">
          <w:t xml:space="preserve"> List resources</w:t>
        </w:r>
      </w:ins>
      <w:del w:id="1161" w:author="Kostiantyn Kudriavtsev" w:date="2016-09-09T16:00:00Z">
        <w:r w:rsidR="004014CF" w:rsidDel="00381F74">
          <w:delText xml:space="preserve">Figure </w:delText>
        </w:r>
        <w:r w:rsidR="004014CF" w:rsidDel="00381F74">
          <w:rPr>
            <w:noProof/>
          </w:rPr>
          <w:delText>2</w:delText>
        </w:r>
        <w:r w:rsidR="004014CF" w:rsidDel="00381F74">
          <w:delText xml:space="preserve"> List resources</w:delText>
        </w:r>
      </w:del>
      <w:r w:rsidR="004014CF">
        <w:fldChar w:fldCharType="end"/>
      </w:r>
      <w:r>
        <w:t xml:space="preserve"> when it’s ready</w:t>
      </w:r>
      <w:r w:rsidR="004014CF">
        <w:t>.</w:t>
      </w:r>
    </w:p>
    <w:p w14:paraId="4FD3900B" w14:textId="5120F84A" w:rsidR="004014CF" w:rsidRDefault="004014CF" w:rsidP="000953FC">
      <w:pPr>
        <w:pStyle w:val="BodyText"/>
      </w:pPr>
      <w:del w:id="1162" w:author="Kostiantyn Kudriavtsev" w:date="2016-09-09T16:05:00Z">
        <w:r w:rsidDel="00381F74">
          <w:rPr>
            <w:noProof/>
          </w:rPr>
          <w:lastRenderedPageBreak/>
          <w:drawing>
            <wp:inline distT="0" distB="0" distL="0" distR="0" wp14:anchorId="585FF3A2" wp14:editId="21783306">
              <wp:extent cx="4240001" cy="5653335"/>
              <wp:effectExtent l="0" t="1587" r="6667" b="666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_20160902_161523_1_p.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4242350" cy="5656467"/>
                      </a:xfrm>
                      <a:prstGeom prst="rect">
                        <a:avLst/>
                      </a:prstGeom>
                    </pic:spPr>
                  </pic:pic>
                </a:graphicData>
              </a:graphic>
            </wp:inline>
          </w:drawing>
        </w:r>
      </w:del>
      <w:ins w:id="1163" w:author="Kostiantyn Kudriavtsev" w:date="2016-09-09T16:06:00Z">
        <w:r w:rsidR="00381F74" w:rsidRPr="00381F74">
          <w:rPr>
            <w:noProof/>
          </w:rPr>
          <w:t xml:space="preserve"> </w:t>
        </w:r>
        <w:r w:rsidR="00381F74">
          <w:rPr>
            <w:noProof/>
          </w:rPr>
          <w:drawing>
            <wp:inline distT="0" distB="0" distL="0" distR="0" wp14:anchorId="06AE267E" wp14:editId="1B4A31AB">
              <wp:extent cx="5941695" cy="26041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2604135"/>
                      </a:xfrm>
                      <a:prstGeom prst="rect">
                        <a:avLst/>
                      </a:prstGeom>
                    </pic:spPr>
                  </pic:pic>
                </a:graphicData>
              </a:graphic>
            </wp:inline>
          </w:drawing>
        </w:r>
      </w:ins>
    </w:p>
    <w:p w14:paraId="0249D8FB" w14:textId="77777777" w:rsidR="004014CF" w:rsidRDefault="004014CF" w:rsidP="004014CF">
      <w:pPr>
        <w:pStyle w:val="Caption"/>
      </w:pPr>
      <w:bookmarkStart w:id="1164" w:name="_Ref460599485"/>
      <w:r>
        <w:t xml:space="preserve">Figure </w:t>
      </w:r>
      <w:r w:rsidR="002E3298">
        <w:fldChar w:fldCharType="begin"/>
      </w:r>
      <w:r w:rsidR="002E3298">
        <w:instrText xml:space="preserve"> SEQ Figure \* ARABIC </w:instrText>
      </w:r>
      <w:r w:rsidR="002E3298">
        <w:fldChar w:fldCharType="separate"/>
      </w:r>
      <w:ins w:id="1165" w:author="Kostiantyn Kudriavtsev" w:date="2016-09-13T14:53:00Z">
        <w:r w:rsidR="00071675">
          <w:rPr>
            <w:noProof/>
          </w:rPr>
          <w:t>3</w:t>
        </w:r>
      </w:ins>
      <w:del w:id="1166" w:author="Kostiantyn Kudriavtsev" w:date="2016-09-09T15:58:00Z">
        <w:r w:rsidDel="00381F74">
          <w:rPr>
            <w:noProof/>
          </w:rPr>
          <w:delText>2</w:delText>
        </w:r>
      </w:del>
      <w:r w:rsidR="002E3298">
        <w:rPr>
          <w:noProof/>
        </w:rPr>
        <w:fldChar w:fldCharType="end"/>
      </w:r>
      <w:r>
        <w:t xml:space="preserve"> List resources</w:t>
      </w:r>
      <w:bookmarkEnd w:id="1164"/>
    </w:p>
    <w:p w14:paraId="6615C6A2" w14:textId="77777777" w:rsidR="004014CF" w:rsidRDefault="004014CF" w:rsidP="000953FC">
      <w:pPr>
        <w:pStyle w:val="BodyText"/>
      </w:pPr>
      <w:r>
        <w:t xml:space="preserve">Also, the page </w:t>
      </w:r>
      <w:r>
        <w:fldChar w:fldCharType="begin"/>
      </w:r>
      <w:r>
        <w:instrText xml:space="preserve"> REF _Ref460599485 \h </w:instrText>
      </w:r>
      <w:r>
        <w:fldChar w:fldCharType="separate"/>
      </w:r>
      <w:ins w:id="1167" w:author="Kostiantyn Kudriavtsev" w:date="2016-09-09T16:00:00Z">
        <w:r w:rsidR="00381F74">
          <w:t xml:space="preserve">Figure </w:t>
        </w:r>
        <w:r w:rsidR="00381F74">
          <w:rPr>
            <w:noProof/>
          </w:rPr>
          <w:t>3</w:t>
        </w:r>
        <w:r w:rsidR="00381F74">
          <w:t xml:space="preserve"> List resources</w:t>
        </w:r>
      </w:ins>
      <w:del w:id="1168" w:author="Kostiantyn Kudriavtsev" w:date="2016-09-09T16:00:00Z">
        <w:r w:rsidDel="00381F74">
          <w:delText xml:space="preserve">Figure </w:delText>
        </w:r>
        <w:r w:rsidDel="00381F74">
          <w:rPr>
            <w:noProof/>
          </w:rPr>
          <w:delText>2</w:delText>
        </w:r>
        <w:r w:rsidDel="00381F74">
          <w:delText xml:space="preserve"> List resources</w:delText>
        </w:r>
      </w:del>
      <w:r>
        <w:fldChar w:fldCharType="end"/>
      </w:r>
      <w:r>
        <w:t xml:space="preserve"> is display to user with preconfigured </w:t>
      </w:r>
      <w:proofErr w:type="spellStart"/>
      <w:r>
        <w:t>env</w:t>
      </w:r>
      <w:proofErr w:type="spellEnd"/>
      <w:r>
        <w:t xml:space="preserve"> (subnet, storage, </w:t>
      </w:r>
      <w:proofErr w:type="spellStart"/>
      <w:r>
        <w:t>etc</w:t>
      </w:r>
      <w:proofErr w:type="spellEnd"/>
      <w:r>
        <w:t xml:space="preserve">, so user is not the first time here and already registered vital components). On this page user can see short description of running resources like resource name, resource size (shape for EC2 instance and number of slaves X shape of slave for EMR) and status of resource (which can be </w:t>
      </w:r>
      <w:r w:rsidRPr="004014CF">
        <w:rPr>
          <w:i/>
        </w:rPr>
        <w:t>running</w:t>
      </w:r>
      <w:r>
        <w:t xml:space="preserve"> or </w:t>
      </w:r>
      <w:r w:rsidRPr="004014CF">
        <w:rPr>
          <w:i/>
        </w:rPr>
        <w:t>stopped</w:t>
      </w:r>
      <w:r>
        <w:t>). There are 2 actions possible on these resources:</w:t>
      </w:r>
    </w:p>
    <w:p w14:paraId="6C72308F" w14:textId="77777777" w:rsidR="004014CF" w:rsidRDefault="004014CF" w:rsidP="000953FC">
      <w:pPr>
        <w:pStyle w:val="BodyText"/>
        <w:numPr>
          <w:ilvl w:val="0"/>
          <w:numId w:val="19"/>
        </w:numPr>
      </w:pPr>
      <w:r>
        <w:t>Terminate on any listed resource which must terminate instance</w:t>
      </w:r>
    </w:p>
    <w:p w14:paraId="73BDCA84" w14:textId="77777777" w:rsidR="004014CF" w:rsidRDefault="004014CF" w:rsidP="000953FC">
      <w:pPr>
        <w:pStyle w:val="BodyText"/>
        <w:numPr>
          <w:ilvl w:val="0"/>
          <w:numId w:val="19"/>
        </w:numPr>
      </w:pPr>
      <w:r>
        <w:t>Stop on running company or Start on stopped instance</w:t>
      </w:r>
    </w:p>
    <w:p w14:paraId="47236930" w14:textId="6935D600" w:rsidR="00FE19E3" w:rsidRDefault="00FE19E3" w:rsidP="000953FC">
      <w:pPr>
        <w:pStyle w:val="BodyText"/>
        <w:rPr>
          <w:ins w:id="1169" w:author="Kostiantyn Kudriavtsev" w:date="2016-09-09T16:23:00Z"/>
        </w:rPr>
      </w:pPr>
      <w:ins w:id="1170" w:author="Kostiantyn Kudriavtsev" w:date="2016-09-09T16:24:00Z">
        <w:r>
          <w:t xml:space="preserve">If analytical node has attached EMR clusters, it’s showed </w:t>
        </w:r>
      </w:ins>
      <w:ins w:id="1171" w:author="Kostiantyn Kudriavtsev" w:date="2016-09-09T16:25:00Z">
        <w:r>
          <w:t>under the node and each of them can be terminated independently.</w:t>
        </w:r>
      </w:ins>
    </w:p>
    <w:p w14:paraId="530F31CC" w14:textId="56B7C539" w:rsidR="00E40716" w:rsidRDefault="004014CF" w:rsidP="000953FC">
      <w:pPr>
        <w:pStyle w:val="BodyText"/>
        <w:rPr>
          <w:ins w:id="1172" w:author="Kostiantyn Kudriavtsev" w:date="2016-09-09T16:07:00Z"/>
        </w:rPr>
      </w:pPr>
      <w:r>
        <w:t xml:space="preserve">At the bottom, there is </w:t>
      </w:r>
      <w:r w:rsidRPr="004014CF">
        <w:rPr>
          <w:i/>
        </w:rPr>
        <w:t>Create new</w:t>
      </w:r>
      <w:r>
        <w:t xml:space="preserve"> button </w:t>
      </w:r>
      <w:del w:id="1173" w:author="Kostiantyn Kudriavtsev" w:date="2016-09-09T16:06:00Z">
        <w:r w:rsidDel="007E5C14">
          <w:delText>…</w:delText>
        </w:r>
      </w:del>
      <w:ins w:id="1174" w:author="Kostiantyn Kudriavtsev" w:date="2016-09-09T16:06:00Z">
        <w:r w:rsidR="007E5C14">
          <w:t>which leads to new page or popup with an information required to create a new analytical tool</w:t>
        </w:r>
      </w:ins>
      <w:ins w:id="1175" w:author="Kostiantyn Kudriavtsev" w:date="2016-09-09T16:07:00Z">
        <w:r w:rsidR="007E5C14">
          <w:t xml:space="preserve"> and depictured on </w:t>
        </w:r>
      </w:ins>
      <w:ins w:id="1176" w:author="Kostiantyn Kudriavtsev" w:date="2016-09-09T16:08:00Z">
        <w:r w:rsidR="007E5C14">
          <w:fldChar w:fldCharType="begin"/>
        </w:r>
        <w:r w:rsidR="007E5C14">
          <w:instrText xml:space="preserve"> REF _Ref461200665 \h </w:instrText>
        </w:r>
      </w:ins>
      <w:r w:rsidR="007E5C14">
        <w:fldChar w:fldCharType="separate"/>
      </w:r>
      <w:ins w:id="1177" w:author="Kostiantyn Kudriavtsev" w:date="2016-09-09T16:08:00Z">
        <w:r w:rsidR="007E5C14">
          <w:t xml:space="preserve">Figure </w:t>
        </w:r>
        <w:r w:rsidR="007E5C14">
          <w:rPr>
            <w:noProof/>
          </w:rPr>
          <w:t>4</w:t>
        </w:r>
        <w:r w:rsidR="007E5C14">
          <w:t xml:space="preserve"> Create new analytical tool</w:t>
        </w:r>
        <w:r w:rsidR="007E5C14">
          <w:fldChar w:fldCharType="end"/>
        </w:r>
      </w:ins>
    </w:p>
    <w:p w14:paraId="5AA2ECD0" w14:textId="5F538DD6" w:rsidR="007E5C14" w:rsidRDefault="007E5C14" w:rsidP="000953FC">
      <w:pPr>
        <w:pStyle w:val="BodyText"/>
        <w:rPr>
          <w:ins w:id="1178" w:author="Kostiantyn Kudriavtsev" w:date="2016-09-09T16:08:00Z"/>
        </w:rPr>
      </w:pPr>
      <w:ins w:id="1179" w:author="Kostiantyn Kudriavtsev" w:date="2016-09-09T16:08:00Z">
        <w:r>
          <w:rPr>
            <w:noProof/>
          </w:rPr>
          <w:lastRenderedPageBreak/>
          <w:drawing>
            <wp:inline distT="0" distB="0" distL="0" distR="0" wp14:anchorId="237536DE" wp14:editId="0860215A">
              <wp:extent cx="5941695" cy="40284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4028440"/>
                      </a:xfrm>
                      <a:prstGeom prst="rect">
                        <a:avLst/>
                      </a:prstGeom>
                    </pic:spPr>
                  </pic:pic>
                </a:graphicData>
              </a:graphic>
            </wp:inline>
          </w:drawing>
        </w:r>
      </w:ins>
    </w:p>
    <w:p w14:paraId="6B6A041E" w14:textId="14737439" w:rsidR="007E5C14" w:rsidRDefault="007E5C14">
      <w:pPr>
        <w:pStyle w:val="Caption"/>
        <w:rPr>
          <w:ins w:id="1180" w:author="Kostiantyn Kudriavtsev" w:date="2016-09-09T16:08:00Z"/>
        </w:rPr>
        <w:pPrChange w:id="1181" w:author="Kostiantyn Kudriavtsev" w:date="2016-09-09T16:08:00Z">
          <w:pPr>
            <w:pStyle w:val="BodyText"/>
          </w:pPr>
        </w:pPrChange>
      </w:pPr>
      <w:bookmarkStart w:id="1182" w:name="_Ref461200665"/>
      <w:ins w:id="1183" w:author="Kostiantyn Kudriavtsev" w:date="2016-09-09T16:08:00Z">
        <w:r>
          <w:t xml:space="preserve">Figure </w:t>
        </w:r>
        <w:r>
          <w:fldChar w:fldCharType="begin"/>
        </w:r>
        <w:r>
          <w:instrText xml:space="preserve"> SEQ Figure \* ARABIC </w:instrText>
        </w:r>
      </w:ins>
      <w:r>
        <w:fldChar w:fldCharType="separate"/>
      </w:r>
      <w:ins w:id="1184" w:author="Kostiantyn Kudriavtsev" w:date="2016-09-13T14:53:00Z">
        <w:r w:rsidR="00071675">
          <w:rPr>
            <w:noProof/>
          </w:rPr>
          <w:t>4</w:t>
        </w:r>
      </w:ins>
      <w:ins w:id="1185" w:author="Kostiantyn Kudriavtsev" w:date="2016-09-09T16:08:00Z">
        <w:r>
          <w:fldChar w:fldCharType="end"/>
        </w:r>
        <w:r>
          <w:t xml:space="preserve"> Create new analytical tool</w:t>
        </w:r>
        <w:bookmarkEnd w:id="1182"/>
      </w:ins>
    </w:p>
    <w:p w14:paraId="4E1EF395" w14:textId="312328AD" w:rsidR="007E5C14" w:rsidRDefault="007E5C14">
      <w:pPr>
        <w:rPr>
          <w:ins w:id="1186" w:author="Kostiantyn Kudriavtsev" w:date="2016-09-09T16:26:00Z"/>
        </w:rPr>
        <w:pPrChange w:id="1187" w:author="Kostiantyn Kudriavtsev" w:date="2016-09-09T16:08:00Z">
          <w:pPr>
            <w:pStyle w:val="BodyText"/>
          </w:pPr>
        </w:pPrChange>
      </w:pPr>
      <w:ins w:id="1188" w:author="Kostiantyn Kudriavtsev" w:date="2016-09-09T16:23:00Z">
        <w:r>
          <w:t xml:space="preserve">Back to </w:t>
        </w:r>
        <w:r>
          <w:fldChar w:fldCharType="begin"/>
        </w:r>
        <w:r>
          <w:instrText xml:space="preserve"> REF _Ref460599485 \h </w:instrText>
        </w:r>
      </w:ins>
      <w:r>
        <w:fldChar w:fldCharType="separate"/>
      </w:r>
      <w:ins w:id="1189" w:author="Kostiantyn Kudriavtsev" w:date="2016-09-09T16:23:00Z">
        <w:r>
          <w:t xml:space="preserve">Figure </w:t>
        </w:r>
        <w:r>
          <w:rPr>
            <w:noProof/>
          </w:rPr>
          <w:t>3</w:t>
        </w:r>
        <w:r>
          <w:t xml:space="preserve"> List resources</w:t>
        </w:r>
        <w:r>
          <w:fldChar w:fldCharType="end"/>
        </w:r>
        <w:r>
          <w:t xml:space="preserve">, each </w:t>
        </w:r>
      </w:ins>
      <w:ins w:id="1190" w:author="Kostiantyn Kudriavtsev" w:date="2016-09-09T16:25:00Z">
        <w:r w:rsidR="00FE19E3">
          <w:t>analytical node has a button Deploy EMR</w:t>
        </w:r>
      </w:ins>
      <w:ins w:id="1191" w:author="Kostiantyn Kudriavtsev" w:date="2016-09-09T16:26:00Z">
        <w:r w:rsidR="00FE19E3">
          <w:t xml:space="preserve"> which allows to create and attached EMR with specific number of nodes to this service as shown in expected popup</w:t>
        </w:r>
      </w:ins>
      <w:ins w:id="1192" w:author="Kostiantyn Kudriavtsev" w:date="2016-09-09T16:27:00Z">
        <w:r w:rsidR="00FE19E3">
          <w:t xml:space="preserve"> </w:t>
        </w:r>
        <w:r w:rsidR="00FE19E3">
          <w:fldChar w:fldCharType="begin"/>
        </w:r>
        <w:r w:rsidR="00FE19E3">
          <w:instrText xml:space="preserve"> REF _Ref461201782 \h </w:instrText>
        </w:r>
      </w:ins>
      <w:r w:rsidR="00FE19E3">
        <w:fldChar w:fldCharType="separate"/>
      </w:r>
      <w:ins w:id="1193" w:author="Kostiantyn Kudriavtsev" w:date="2016-09-09T16:27:00Z">
        <w:r w:rsidR="00FE19E3">
          <w:t xml:space="preserve">Figure </w:t>
        </w:r>
        <w:r w:rsidR="00FE19E3">
          <w:rPr>
            <w:noProof/>
          </w:rPr>
          <w:t>5</w:t>
        </w:r>
        <w:r w:rsidR="00FE19E3">
          <w:t>Create computational resources</w:t>
        </w:r>
        <w:r w:rsidR="00FE19E3">
          <w:fldChar w:fldCharType="end"/>
        </w:r>
      </w:ins>
      <w:ins w:id="1194" w:author="Kostiantyn Kudriavtsev" w:date="2016-09-09T16:26:00Z">
        <w:r w:rsidR="00FE19E3">
          <w:t xml:space="preserve"> </w:t>
        </w:r>
      </w:ins>
    </w:p>
    <w:p w14:paraId="5E955F24" w14:textId="2E6D79C0" w:rsidR="00FE19E3" w:rsidRDefault="00FE19E3">
      <w:pPr>
        <w:rPr>
          <w:ins w:id="1195" w:author="Kostiantyn Kudriavtsev" w:date="2016-09-09T16:27:00Z"/>
        </w:rPr>
        <w:pPrChange w:id="1196" w:author="Kostiantyn Kudriavtsev" w:date="2016-09-09T16:08:00Z">
          <w:pPr>
            <w:pStyle w:val="BodyText"/>
          </w:pPr>
        </w:pPrChange>
      </w:pPr>
      <w:ins w:id="1197" w:author="Kostiantyn Kudriavtsev" w:date="2016-09-09T16:27:00Z">
        <w:r>
          <w:rPr>
            <w:noProof/>
          </w:rPr>
          <w:drawing>
            <wp:inline distT="0" distB="0" distL="0" distR="0" wp14:anchorId="38E49484" wp14:editId="6AEC1DF5">
              <wp:extent cx="5941695"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3070860"/>
                      </a:xfrm>
                      <a:prstGeom prst="rect">
                        <a:avLst/>
                      </a:prstGeom>
                    </pic:spPr>
                  </pic:pic>
                </a:graphicData>
              </a:graphic>
            </wp:inline>
          </w:drawing>
        </w:r>
      </w:ins>
    </w:p>
    <w:p w14:paraId="735425E3" w14:textId="72751AAF" w:rsidR="00FE19E3" w:rsidRDefault="00FE19E3">
      <w:pPr>
        <w:pStyle w:val="Caption"/>
        <w:rPr>
          <w:ins w:id="1198" w:author="Kostiantyn Kudriavtsev" w:date="2016-09-09T16:27:00Z"/>
        </w:rPr>
        <w:pPrChange w:id="1199" w:author="Kostiantyn Kudriavtsev" w:date="2016-09-09T16:27:00Z">
          <w:pPr>
            <w:pStyle w:val="BodyText"/>
          </w:pPr>
        </w:pPrChange>
      </w:pPr>
      <w:bookmarkStart w:id="1200" w:name="_Ref461201782"/>
      <w:ins w:id="1201" w:author="Kostiantyn Kudriavtsev" w:date="2016-09-09T16:27:00Z">
        <w:r>
          <w:t xml:space="preserve">Figure </w:t>
        </w:r>
        <w:r>
          <w:fldChar w:fldCharType="begin"/>
        </w:r>
        <w:r>
          <w:instrText xml:space="preserve"> SEQ Figure \* ARABIC </w:instrText>
        </w:r>
      </w:ins>
      <w:r>
        <w:fldChar w:fldCharType="separate"/>
      </w:r>
      <w:ins w:id="1202" w:author="Kostiantyn Kudriavtsev" w:date="2016-09-13T14:53:00Z">
        <w:r w:rsidR="00071675">
          <w:rPr>
            <w:noProof/>
          </w:rPr>
          <w:t>5</w:t>
        </w:r>
      </w:ins>
      <w:ins w:id="1203" w:author="Kostiantyn Kudriavtsev" w:date="2016-09-09T16:27:00Z">
        <w:r>
          <w:fldChar w:fldCharType="end"/>
        </w:r>
        <w:r>
          <w:t>Create computational resources</w:t>
        </w:r>
        <w:bookmarkEnd w:id="1200"/>
      </w:ins>
    </w:p>
    <w:p w14:paraId="2CDC416D" w14:textId="05783B61" w:rsidR="00FE19E3" w:rsidRDefault="00FE19E3">
      <w:pPr>
        <w:rPr>
          <w:ins w:id="1204" w:author="Kostiantyn Kudriavtsev" w:date="2016-09-09T16:28:00Z"/>
        </w:rPr>
        <w:pPrChange w:id="1205" w:author="Kostiantyn Kudriavtsev" w:date="2016-09-09T16:27:00Z">
          <w:pPr>
            <w:pStyle w:val="BodyText"/>
          </w:pPr>
        </w:pPrChange>
      </w:pPr>
      <w:ins w:id="1206" w:author="Kostiantyn Kudriavtsev" w:date="2016-09-09T16:27:00Z">
        <w:r>
          <w:t xml:space="preserve">Click on each resource listed on </w:t>
        </w:r>
      </w:ins>
      <w:ins w:id="1207" w:author="Kostiantyn Kudriavtsev" w:date="2016-09-09T16:28:00Z">
        <w:r>
          <w:fldChar w:fldCharType="begin"/>
        </w:r>
        <w:r>
          <w:instrText xml:space="preserve"> REF _Ref460599485 \h </w:instrText>
        </w:r>
      </w:ins>
      <w:r>
        <w:fldChar w:fldCharType="separate"/>
      </w:r>
      <w:ins w:id="1208" w:author="Kostiantyn Kudriavtsev" w:date="2016-09-09T16:28:00Z">
        <w:r>
          <w:t xml:space="preserve">Figure </w:t>
        </w:r>
        <w:r>
          <w:rPr>
            <w:noProof/>
          </w:rPr>
          <w:t>3</w:t>
        </w:r>
        <w:r>
          <w:t xml:space="preserve"> List resources</w:t>
        </w:r>
        <w:r>
          <w:fldChar w:fldCharType="end"/>
        </w:r>
        <w:r>
          <w:t xml:space="preserve"> must show details about box and instruction how to connect to this node, as shown on </w:t>
        </w:r>
      </w:ins>
      <w:ins w:id="1209" w:author="Kostiantyn Kudriavtsev" w:date="2016-09-09T16:29:00Z">
        <w:r>
          <w:fldChar w:fldCharType="begin"/>
        </w:r>
        <w:r>
          <w:instrText xml:space="preserve"> REF _Ref461201870 \h </w:instrText>
        </w:r>
      </w:ins>
      <w:r>
        <w:fldChar w:fldCharType="separate"/>
      </w:r>
      <w:ins w:id="1210" w:author="Kostiantyn Kudriavtsev" w:date="2016-09-09T16:29:00Z">
        <w:r>
          <w:t xml:space="preserve">Figure </w:t>
        </w:r>
        <w:r>
          <w:rPr>
            <w:noProof/>
          </w:rPr>
          <w:t>6</w:t>
        </w:r>
        <w:r>
          <w:t xml:space="preserve"> Details</w:t>
        </w:r>
        <w:r>
          <w:fldChar w:fldCharType="end"/>
        </w:r>
      </w:ins>
    </w:p>
    <w:p w14:paraId="26774254" w14:textId="4FF72D5E" w:rsidR="00FE19E3" w:rsidRDefault="00FE19E3">
      <w:pPr>
        <w:rPr>
          <w:ins w:id="1211" w:author="Kostiantyn Kudriavtsev" w:date="2016-09-09T16:28:00Z"/>
        </w:rPr>
        <w:pPrChange w:id="1212" w:author="Kostiantyn Kudriavtsev" w:date="2016-09-09T16:27:00Z">
          <w:pPr>
            <w:pStyle w:val="BodyText"/>
          </w:pPr>
        </w:pPrChange>
      </w:pPr>
      <w:ins w:id="1213" w:author="Kostiantyn Kudriavtsev" w:date="2016-09-09T16:28:00Z">
        <w:r>
          <w:rPr>
            <w:noProof/>
          </w:rPr>
          <w:lastRenderedPageBreak/>
          <w:drawing>
            <wp:inline distT="0" distB="0" distL="0" distR="0" wp14:anchorId="58944C35" wp14:editId="7F463CE8">
              <wp:extent cx="5941695" cy="281813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2818130"/>
                      </a:xfrm>
                      <a:prstGeom prst="rect">
                        <a:avLst/>
                      </a:prstGeom>
                    </pic:spPr>
                  </pic:pic>
                </a:graphicData>
              </a:graphic>
            </wp:inline>
          </w:drawing>
        </w:r>
      </w:ins>
    </w:p>
    <w:p w14:paraId="4660905B" w14:textId="325B4770" w:rsidR="00FE19E3" w:rsidRPr="00FE19E3" w:rsidRDefault="00FE19E3">
      <w:pPr>
        <w:pStyle w:val="Caption"/>
        <w:rPr>
          <w:rPrChange w:id="1214" w:author="Kostiantyn Kudriavtsev" w:date="2016-09-09T16:27:00Z">
            <w:rPr/>
          </w:rPrChange>
        </w:rPr>
        <w:pPrChange w:id="1215" w:author="Kostiantyn Kudriavtsev" w:date="2016-09-09T16:28:00Z">
          <w:pPr>
            <w:pStyle w:val="BodyText"/>
          </w:pPr>
        </w:pPrChange>
      </w:pPr>
      <w:bookmarkStart w:id="1216" w:name="_Ref461201870"/>
      <w:ins w:id="1217" w:author="Kostiantyn Kudriavtsev" w:date="2016-09-09T16:28:00Z">
        <w:r>
          <w:t xml:space="preserve">Figure </w:t>
        </w:r>
        <w:r>
          <w:fldChar w:fldCharType="begin"/>
        </w:r>
        <w:r>
          <w:instrText xml:space="preserve"> SEQ Figure \* ARABIC </w:instrText>
        </w:r>
      </w:ins>
      <w:r>
        <w:fldChar w:fldCharType="separate"/>
      </w:r>
      <w:ins w:id="1218" w:author="Kostiantyn Kudriavtsev" w:date="2016-09-13T14:53:00Z">
        <w:r w:rsidR="00071675">
          <w:rPr>
            <w:noProof/>
          </w:rPr>
          <w:t>6</w:t>
        </w:r>
      </w:ins>
      <w:ins w:id="1219" w:author="Kostiantyn Kudriavtsev" w:date="2016-09-09T16:28:00Z">
        <w:r>
          <w:fldChar w:fldCharType="end"/>
        </w:r>
        <w:r>
          <w:t xml:space="preserve"> Details</w:t>
        </w:r>
      </w:ins>
      <w:bookmarkEnd w:id="1216"/>
    </w:p>
    <w:p w14:paraId="08F64517" w14:textId="77777777" w:rsidR="00891C24" w:rsidRDefault="00891C24" w:rsidP="001272FD">
      <w:pPr>
        <w:pStyle w:val="Heading2"/>
      </w:pPr>
      <w:bookmarkStart w:id="1220" w:name="_Ref427243544"/>
      <w:bookmarkStart w:id="1221" w:name="_Toc461542050"/>
      <w:r>
        <w:t>Non-functional requirements</w:t>
      </w:r>
      <w:bookmarkEnd w:id="1220"/>
      <w:bookmarkEnd w:id="1221"/>
      <w:r>
        <w:t xml:space="preserve"> </w:t>
      </w:r>
    </w:p>
    <w:p w14:paraId="6AC53EFF" w14:textId="77777777" w:rsidR="008626B1" w:rsidRDefault="00891C24" w:rsidP="000953FC">
      <w:pPr>
        <w:pStyle w:val="Comment"/>
      </w:pPr>
      <w:r>
        <w:t>[</w:t>
      </w:r>
      <w:r w:rsidR="008626B1" w:rsidRPr="008626B1">
        <w:rPr>
          <w:b/>
        </w:rPr>
        <w:t xml:space="preserve">Description: </w:t>
      </w:r>
      <w:r>
        <w:t>This section list</w:t>
      </w:r>
      <w:r w:rsidR="00C81A5F">
        <w:t>s</w:t>
      </w:r>
      <w:r>
        <w:t xml:space="preserve"> business and technology drivers, motivation on</w:t>
      </w:r>
      <w:r w:rsidR="00C81A5F">
        <w:t xml:space="preserve"> the</w:t>
      </w:r>
      <w:r>
        <w:t xml:space="preserve"> customer side (from the customer</w:t>
      </w:r>
      <w:r w:rsidR="00C81A5F">
        <w:t>’s</w:t>
      </w:r>
      <w:r>
        <w:t xml:space="preserve"> </w:t>
      </w:r>
      <w:r w:rsidR="00C81A5F">
        <w:t xml:space="preserve">and Solution Architect’s </w:t>
      </w:r>
      <w:r>
        <w:t>point</w:t>
      </w:r>
      <w:r w:rsidR="00C81A5F">
        <w:t>s</w:t>
      </w:r>
      <w:r>
        <w:t xml:space="preserve"> of view)</w:t>
      </w:r>
    </w:p>
    <w:p w14:paraId="2C0EACF5" w14:textId="77777777" w:rsidR="00891C24" w:rsidRDefault="008626B1" w:rsidP="000953FC">
      <w:pPr>
        <w:pStyle w:val="Comment"/>
      </w:pPr>
      <w:r w:rsidRPr="008626B1">
        <w:rPr>
          <w:b/>
        </w:rPr>
        <w:t>Section Type:</w:t>
      </w:r>
      <w:r w:rsidRPr="008626B1">
        <w:t xml:space="preserve"> </w:t>
      </w:r>
      <w:r>
        <w:t>Mandatory (if section is not covered with available documentation)</w:t>
      </w:r>
      <w:r w:rsidR="00891C24">
        <w:t>]</w:t>
      </w:r>
    </w:p>
    <w:p w14:paraId="4A0DF145" w14:textId="77777777" w:rsidR="00891C24" w:rsidRDefault="00091AE7" w:rsidP="00091AE7">
      <w:pPr>
        <w:pStyle w:val="Heading3"/>
      </w:pPr>
      <w:bookmarkStart w:id="1222" w:name="_Toc461542051"/>
      <w:proofErr w:type="spellStart"/>
      <w:r>
        <w:t>Self service</w:t>
      </w:r>
      <w:proofErr w:type="spellEnd"/>
      <w:r>
        <w:t>: UI</w:t>
      </w:r>
      <w:bookmarkEnd w:id="1222"/>
    </w:p>
    <w:p w14:paraId="13EDBBBC" w14:textId="77777777" w:rsidR="00091AE7" w:rsidRDefault="00091AE7" w:rsidP="000953FC">
      <w:pPr>
        <w:pStyle w:val="BodyText"/>
      </w:pPr>
      <w:r>
        <w:t>There are two options: build (1) simple Web UI under MVC architecture where web application returns server-side generate web page or build (2) SPA backed by a set of RESTful web service.</w:t>
      </w:r>
    </w:p>
    <w:p w14:paraId="2247E2B5" w14:textId="77777777" w:rsidR="00091AE7" w:rsidRDefault="00091AE7" w:rsidP="000953FC">
      <w:pPr>
        <w:pStyle w:val="BodyText"/>
      </w:pPr>
      <w:r>
        <w:t>The benefits of (2) is an implemented REST API which can be used as integration point with 3</w:t>
      </w:r>
      <w:r w:rsidRPr="00091AE7">
        <w:rPr>
          <w:vertAlign w:val="superscript"/>
        </w:rPr>
        <w:t>rd</w:t>
      </w:r>
      <w:r>
        <w:t xml:space="preserve"> party systems. At the same time, there is the risk that such kind of application is significantly more difficult to implement and more expensive to support. </w:t>
      </w:r>
    </w:p>
    <w:p w14:paraId="3AD0F134" w14:textId="77777777" w:rsidR="00091AE7" w:rsidRPr="00091AE7" w:rsidRDefault="00091AE7" w:rsidP="000953FC">
      <w:pPr>
        <w:pStyle w:val="BodyText"/>
      </w:pPr>
      <w:r>
        <w:t>Both approaches are expected to be validate and the best one picked after checking available resources and cost/benefit estimation.</w:t>
      </w:r>
    </w:p>
    <w:p w14:paraId="7CC21B3F" w14:textId="77777777" w:rsidR="00891C24" w:rsidRDefault="00891C24" w:rsidP="001272FD">
      <w:pPr>
        <w:pStyle w:val="Heading2"/>
      </w:pPr>
      <w:bookmarkStart w:id="1223" w:name="_Toc461542052"/>
      <w:r>
        <w:t>Constraints</w:t>
      </w:r>
      <w:bookmarkEnd w:id="1223"/>
      <w:r>
        <w:t xml:space="preserve"> </w:t>
      </w:r>
    </w:p>
    <w:p w14:paraId="3D9C4B67" w14:textId="77777777" w:rsidR="008626B1" w:rsidRDefault="00891C24" w:rsidP="000953FC">
      <w:pPr>
        <w:pStyle w:val="Comment"/>
      </w:pPr>
      <w:r>
        <w:t>[</w:t>
      </w:r>
      <w:r w:rsidR="008626B1" w:rsidRPr="008626B1">
        <w:rPr>
          <w:b/>
        </w:rPr>
        <w:t xml:space="preserve">Description: </w:t>
      </w:r>
      <w:r>
        <w:t>This section list</w:t>
      </w:r>
      <w:r w:rsidR="00C81A5F">
        <w:t>s</w:t>
      </w:r>
      <w:r>
        <w:t xml:space="preserve"> constraints </w:t>
      </w:r>
      <w:r w:rsidR="00C81A5F">
        <w:t>and explanations</w:t>
      </w:r>
      <w:r>
        <w:t xml:space="preserve"> for them. This is critical to do in order to put all constraints together and repeat them for </w:t>
      </w:r>
      <w:r w:rsidR="00C81A5F">
        <w:t xml:space="preserve">the </w:t>
      </w:r>
      <w:r>
        <w:t xml:space="preserve">customer and </w:t>
      </w:r>
      <w:r w:rsidR="00C81A5F">
        <w:t>the</w:t>
      </w:r>
      <w:r>
        <w:t xml:space="preserve"> Solution Architect</w:t>
      </w:r>
      <w:r w:rsidR="00C81A5F">
        <w:t xml:space="preserve"> </w:t>
      </w:r>
      <w:r>
        <w:t>dealing with this particular solution.</w:t>
      </w:r>
    </w:p>
    <w:p w14:paraId="300590A6" w14:textId="77777777" w:rsidR="00891C24" w:rsidRDefault="008626B1" w:rsidP="000953FC">
      <w:pPr>
        <w:pStyle w:val="Comment"/>
      </w:pPr>
      <w:r w:rsidRPr="008626B1">
        <w:rPr>
          <w:b/>
        </w:rPr>
        <w:t>Section Type:</w:t>
      </w:r>
      <w:r w:rsidRPr="008626B1">
        <w:t xml:space="preserve"> </w:t>
      </w:r>
      <w:r>
        <w:t>Mandatory (if section is not covered with available documentation)</w:t>
      </w:r>
      <w:r w:rsidR="00891C24">
        <w:t>]</w:t>
      </w:r>
    </w:p>
    <w:p w14:paraId="608B0F2A" w14:textId="77777777" w:rsidR="00891C24" w:rsidRDefault="00891C24" w:rsidP="000953FC">
      <w:pPr>
        <w:pStyle w:val="BodyText"/>
      </w:pPr>
    </w:p>
    <w:p w14:paraId="51D19673" w14:textId="77777777" w:rsidR="00891C24" w:rsidRDefault="00891C24" w:rsidP="001272FD">
      <w:pPr>
        <w:pStyle w:val="Heading2"/>
      </w:pPr>
      <w:bookmarkStart w:id="1224" w:name="_Toc461542053"/>
      <w:r>
        <w:t>Assumptions</w:t>
      </w:r>
      <w:bookmarkEnd w:id="1224"/>
      <w:r>
        <w:t xml:space="preserve"> </w:t>
      </w:r>
    </w:p>
    <w:p w14:paraId="70858B99" w14:textId="77777777" w:rsidR="008626B1" w:rsidRDefault="00891C24" w:rsidP="000953FC">
      <w:pPr>
        <w:pStyle w:val="Comment"/>
      </w:pPr>
      <w:r>
        <w:t>[</w:t>
      </w:r>
      <w:r w:rsidR="008626B1" w:rsidRPr="008626B1">
        <w:rPr>
          <w:b/>
        </w:rPr>
        <w:t xml:space="preserve">Description: </w:t>
      </w:r>
      <w:r>
        <w:t>This section list</w:t>
      </w:r>
      <w:r w:rsidR="00C81A5F">
        <w:t>s</w:t>
      </w:r>
      <w:r>
        <w:t xml:space="preserve"> all the assumptions made by</w:t>
      </w:r>
      <w:r w:rsidR="00C81A5F">
        <w:t xml:space="preserve"> the</w:t>
      </w:r>
      <w:r>
        <w:t xml:space="preserve"> Solution Architect with </w:t>
      </w:r>
      <w:r w:rsidR="00C81A5F">
        <w:t xml:space="preserve">explanations </w:t>
      </w:r>
      <w:r>
        <w:t>for them. This is critical to do in order to cover all the gaps in the requirements.</w:t>
      </w:r>
    </w:p>
    <w:p w14:paraId="4E4953E8" w14:textId="77777777" w:rsidR="000953FC" w:rsidRDefault="008626B1" w:rsidP="008F1077">
      <w:pPr>
        <w:pStyle w:val="Comment"/>
      </w:pPr>
      <w:r w:rsidRPr="008626B1">
        <w:rPr>
          <w:b/>
        </w:rPr>
        <w:t>Section Type:</w:t>
      </w:r>
      <w:r w:rsidRPr="008626B1">
        <w:t xml:space="preserve"> </w:t>
      </w:r>
      <w:r>
        <w:t>Mandatory (if section is not covered with available documentation)</w:t>
      </w:r>
      <w:proofErr w:type="gramStart"/>
      <w:r w:rsidR="00891C24">
        <w:t>]</w:t>
      </w:r>
      <w:r w:rsidR="000953FC">
        <w:t>logy</w:t>
      </w:r>
      <w:proofErr w:type="gramEnd"/>
      <w:r w:rsidR="000953FC">
        <w:t xml:space="preserve"> mapping for components </w:t>
      </w:r>
    </w:p>
    <w:p w14:paraId="6E24D7B3" w14:textId="77777777" w:rsidR="000953FC" w:rsidRDefault="000953FC" w:rsidP="00B63EB5">
      <w:pPr>
        <w:pStyle w:val="ListNumber"/>
      </w:pPr>
      <w:r w:rsidRPr="00FF2832">
        <w:rPr>
          <w:b/>
        </w:rPr>
        <w:t xml:space="preserve">Initial setup </w:t>
      </w:r>
      <w:proofErr w:type="spellStart"/>
      <w:r w:rsidRPr="00FF2832">
        <w:rPr>
          <w:b/>
        </w:rPr>
        <w:t>docker</w:t>
      </w:r>
      <w:proofErr w:type="spellEnd"/>
      <w:r w:rsidRPr="00FF2832">
        <w:rPr>
          <w:b/>
        </w:rPr>
        <w:t xml:space="preserve"> image</w:t>
      </w:r>
      <w:r>
        <w:t xml:space="preserve"> – </w:t>
      </w:r>
      <w:proofErr w:type="spellStart"/>
      <w:r>
        <w:t>docker</w:t>
      </w:r>
      <w:proofErr w:type="spellEnd"/>
      <w:r>
        <w:t xml:space="preserve"> image responsible for infrastructure initial setup. </w:t>
      </w:r>
    </w:p>
    <w:p w14:paraId="1673E7DD" w14:textId="77777777" w:rsidR="000953FC" w:rsidRDefault="000953FC" w:rsidP="000953FC">
      <w:pPr>
        <w:pStyle w:val="ListBullet"/>
        <w:numPr>
          <w:ilvl w:val="1"/>
          <w:numId w:val="6"/>
        </w:numPr>
      </w:pPr>
      <w:r>
        <w:t xml:space="preserve">Initial setup </w:t>
      </w:r>
      <w:proofErr w:type="spellStart"/>
      <w:r>
        <w:t>docker</w:t>
      </w:r>
      <w:proofErr w:type="spellEnd"/>
      <w:r>
        <w:t xml:space="preserve"> image shall be pre-built and stored in EPAM </w:t>
      </w:r>
      <w:proofErr w:type="spellStart"/>
      <w:r>
        <w:t>docker</w:t>
      </w:r>
      <w:proofErr w:type="spellEnd"/>
      <w:r>
        <w:t xml:space="preserve"> registry.</w:t>
      </w:r>
    </w:p>
    <w:p w14:paraId="7792CA3F" w14:textId="77777777" w:rsidR="000953FC" w:rsidRDefault="000953FC" w:rsidP="000953FC">
      <w:pPr>
        <w:pStyle w:val="ListBullet"/>
        <w:numPr>
          <w:ilvl w:val="1"/>
          <w:numId w:val="6"/>
        </w:numPr>
      </w:pPr>
      <w:r>
        <w:t xml:space="preserve">Initial setup </w:t>
      </w:r>
      <w:proofErr w:type="spellStart"/>
      <w:r>
        <w:t>docker</w:t>
      </w:r>
      <w:proofErr w:type="spellEnd"/>
      <w:r>
        <w:t xml:space="preserve"> image shall be infrastructure agnostic and shall support (Azure, AWS, GCP, VMWare)</w:t>
      </w:r>
    </w:p>
    <w:p w14:paraId="5565BF3B" w14:textId="77777777" w:rsidR="000953FC" w:rsidRDefault="000953FC" w:rsidP="000953FC">
      <w:pPr>
        <w:pStyle w:val="ListBullet"/>
        <w:numPr>
          <w:ilvl w:val="1"/>
          <w:numId w:val="6"/>
        </w:numPr>
      </w:pPr>
      <w:r>
        <w:lastRenderedPageBreak/>
        <w:t xml:space="preserve">Initial setup </w:t>
      </w:r>
      <w:proofErr w:type="spellStart"/>
      <w:r>
        <w:t>docker</w:t>
      </w:r>
      <w:proofErr w:type="spellEnd"/>
      <w:r>
        <w:t xml:space="preserve"> image components:</w:t>
      </w:r>
    </w:p>
    <w:p w14:paraId="3B662D73" w14:textId="77777777" w:rsidR="000953FC" w:rsidRDefault="000953FC" w:rsidP="000953FC">
      <w:pPr>
        <w:pStyle w:val="ListBullet"/>
        <w:numPr>
          <w:ilvl w:val="2"/>
          <w:numId w:val="6"/>
        </w:numPr>
      </w:pPr>
      <w:r>
        <w:t xml:space="preserve">Fabric, </w:t>
      </w:r>
      <w:proofErr w:type="spellStart"/>
      <w:r>
        <w:t>Boto</w:t>
      </w:r>
      <w:proofErr w:type="spellEnd"/>
      <w:r>
        <w:t xml:space="preserve"> scripts</w:t>
      </w:r>
    </w:p>
    <w:p w14:paraId="59EA67A6" w14:textId="77777777" w:rsidR="000953FC" w:rsidRDefault="000953FC" w:rsidP="000953FC">
      <w:pPr>
        <w:pStyle w:val="ListBullet"/>
        <w:numPr>
          <w:ilvl w:val="2"/>
          <w:numId w:val="6"/>
        </w:numPr>
      </w:pPr>
      <w:r>
        <w:t>Python</w:t>
      </w:r>
    </w:p>
    <w:p w14:paraId="1097211A" w14:textId="77777777" w:rsidR="000953FC" w:rsidRDefault="000953FC" w:rsidP="000953FC">
      <w:pPr>
        <w:pStyle w:val="ListBullet"/>
        <w:numPr>
          <w:ilvl w:val="2"/>
          <w:numId w:val="6"/>
        </w:numPr>
      </w:pPr>
      <w:r>
        <w:t>Environment configuration templates (.</w:t>
      </w:r>
      <w:proofErr w:type="spellStart"/>
      <w:r>
        <w:t>py</w:t>
      </w:r>
      <w:proofErr w:type="spellEnd"/>
      <w:r>
        <w:t>, .fab, .</w:t>
      </w:r>
      <w:proofErr w:type="spellStart"/>
      <w:r>
        <w:t>boto</w:t>
      </w:r>
      <w:proofErr w:type="spellEnd"/>
      <w:r>
        <w:t>)</w:t>
      </w:r>
    </w:p>
    <w:p w14:paraId="10DD951A" w14:textId="77777777" w:rsidR="000953FC" w:rsidRDefault="000953FC" w:rsidP="000953FC">
      <w:pPr>
        <w:pStyle w:val="ListBullet"/>
        <w:numPr>
          <w:ilvl w:val="1"/>
          <w:numId w:val="6"/>
        </w:numPr>
      </w:pPr>
      <w:r>
        <w:t xml:space="preserve">Initial setup </w:t>
      </w:r>
      <w:proofErr w:type="spellStart"/>
      <w:r>
        <w:t>docker</w:t>
      </w:r>
      <w:proofErr w:type="spellEnd"/>
      <w:r>
        <w:t xml:space="preserve"> image shall be based on 14.04 LTS </w:t>
      </w:r>
    </w:p>
    <w:p w14:paraId="1FADB1D5" w14:textId="77777777" w:rsidR="000953FC" w:rsidRDefault="000953FC" w:rsidP="000953FC">
      <w:pPr>
        <w:pStyle w:val="ListBullet"/>
        <w:numPr>
          <w:ilvl w:val="1"/>
          <w:numId w:val="6"/>
        </w:numPr>
      </w:pPr>
      <w:r>
        <w:t xml:space="preserve">Initial setup </w:t>
      </w:r>
      <w:proofErr w:type="spellStart"/>
      <w:r>
        <w:t>docker</w:t>
      </w:r>
      <w:proofErr w:type="spellEnd"/>
      <w:r>
        <w:t xml:space="preserve"> image shall additionally contain CLI for particular </w:t>
      </w:r>
      <w:r w:rsidR="00FF2832">
        <w:t>provider (AWS, Azure, GCP)</w:t>
      </w:r>
    </w:p>
    <w:p w14:paraId="658BF25F" w14:textId="77777777" w:rsidR="00FF2832" w:rsidRDefault="00FF2832" w:rsidP="00B63EB5">
      <w:pPr>
        <w:pStyle w:val="ListNumber"/>
      </w:pPr>
      <w:r w:rsidRPr="00FF2832">
        <w:rPr>
          <w:b/>
        </w:rPr>
        <w:t>Deployment host</w:t>
      </w:r>
      <w:r>
        <w:t xml:space="preserve"> – due to various differences in platforms (Windows, Linux, </w:t>
      </w:r>
      <w:proofErr w:type="spellStart"/>
      <w:r>
        <w:t>MacOS</w:t>
      </w:r>
      <w:proofErr w:type="spellEnd"/>
      <w:r>
        <w:t xml:space="preserve">) a separate </w:t>
      </w:r>
      <w:proofErr w:type="spellStart"/>
      <w:r>
        <w:t>linux</w:t>
      </w:r>
      <w:proofErr w:type="spellEnd"/>
      <w:r>
        <w:t xml:space="preserve"> host shall be pre-configured in the cloud for infrastructure deployment initiation.</w:t>
      </w:r>
    </w:p>
    <w:p w14:paraId="44DE16FB" w14:textId="77777777" w:rsidR="00FF2832" w:rsidRDefault="00FF2832" w:rsidP="00B63EB5">
      <w:pPr>
        <w:pStyle w:val="ListNumber"/>
      </w:pPr>
      <w:r>
        <w:rPr>
          <w:b/>
        </w:rPr>
        <w:t xml:space="preserve">Management server </w:t>
      </w:r>
      <w:r>
        <w:t>– single host for infrastructure management and provisioning. Administrators and data scientists shall use this server for creating/management of exploratory environment.</w:t>
      </w:r>
      <w:r w:rsidR="00B63EB5">
        <w:t xml:space="preserve"> Management server components</w:t>
      </w:r>
    </w:p>
    <w:p w14:paraId="17246750" w14:textId="77777777" w:rsidR="00B63EB5" w:rsidRDefault="00B63EB5" w:rsidP="00B63EB5">
      <w:pPr>
        <w:pStyle w:val="ListBullet3"/>
        <w:numPr>
          <w:ilvl w:val="0"/>
          <w:numId w:val="20"/>
        </w:numPr>
      </w:pPr>
      <w:r>
        <w:t xml:space="preserve">Management </w:t>
      </w:r>
      <w:proofErr w:type="spellStart"/>
      <w:r>
        <w:t>docker</w:t>
      </w:r>
      <w:proofErr w:type="spellEnd"/>
      <w:r>
        <w:t xml:space="preserve"> image – image that contains scripts, templates for infrastructure management.</w:t>
      </w:r>
    </w:p>
    <w:p w14:paraId="6A9C3084" w14:textId="77777777" w:rsidR="00B63EB5" w:rsidRDefault="00B63EB5" w:rsidP="00B63EB5">
      <w:pPr>
        <w:pStyle w:val="ListBullet3"/>
        <w:numPr>
          <w:ilvl w:val="3"/>
          <w:numId w:val="20"/>
        </w:numPr>
      </w:pPr>
      <w:r>
        <w:t>Based on Ubuntu 1</w:t>
      </w:r>
      <w:r w:rsidR="008F1077">
        <w:t>6</w:t>
      </w:r>
      <w:r>
        <w:t>.04 LTS.</w:t>
      </w:r>
    </w:p>
    <w:p w14:paraId="04FE2A99" w14:textId="77777777" w:rsidR="00B63EB5" w:rsidRDefault="00B63EB5" w:rsidP="00B63EB5">
      <w:pPr>
        <w:pStyle w:val="ListBullet3"/>
        <w:numPr>
          <w:ilvl w:val="3"/>
          <w:numId w:val="20"/>
        </w:numPr>
      </w:pPr>
      <w:proofErr w:type="spellStart"/>
      <w:r>
        <w:t>Boto</w:t>
      </w:r>
      <w:proofErr w:type="spellEnd"/>
      <w:r>
        <w:t>, fabric, python scripts for infrastructure management.</w:t>
      </w:r>
    </w:p>
    <w:p w14:paraId="25B4DF9D" w14:textId="77777777" w:rsidR="00B63EB5" w:rsidRDefault="00B63EB5" w:rsidP="00B63EB5">
      <w:pPr>
        <w:pStyle w:val="ListBullet3"/>
        <w:numPr>
          <w:ilvl w:val="3"/>
          <w:numId w:val="20"/>
        </w:numPr>
      </w:pPr>
      <w:r>
        <w:t>Infrastructure templates.</w:t>
      </w:r>
    </w:p>
    <w:p w14:paraId="26F34E12" w14:textId="77777777" w:rsidR="00B63EB5" w:rsidRDefault="00B63EB5" w:rsidP="00B63EB5">
      <w:pPr>
        <w:pStyle w:val="ListBullet3"/>
        <w:numPr>
          <w:ilvl w:val="3"/>
          <w:numId w:val="20"/>
        </w:numPr>
      </w:pPr>
      <w:r>
        <w:t>Configuration database.</w:t>
      </w:r>
    </w:p>
    <w:p w14:paraId="5F06DFAE" w14:textId="77777777" w:rsidR="00B63EB5" w:rsidRDefault="00B63EB5" w:rsidP="00B63EB5">
      <w:pPr>
        <w:pStyle w:val="ListBullet3"/>
        <w:numPr>
          <w:ilvl w:val="0"/>
          <w:numId w:val="20"/>
        </w:numPr>
      </w:pPr>
      <w:r w:rsidRPr="00B63EB5">
        <w:rPr>
          <w:b/>
        </w:rPr>
        <w:t>Management server UI</w:t>
      </w:r>
      <w:r>
        <w:t xml:space="preserve"> – web based UI with responsive design for infrastructure management.</w:t>
      </w:r>
    </w:p>
    <w:p w14:paraId="25BFF991" w14:textId="77777777" w:rsidR="00FF2832" w:rsidRDefault="00B63EB5" w:rsidP="00B63EB5">
      <w:pPr>
        <w:pStyle w:val="ListNumber"/>
      </w:pPr>
      <w:r w:rsidRPr="00B63EB5">
        <w:rPr>
          <w:b/>
        </w:rPr>
        <w:t>Exploratory environment</w:t>
      </w:r>
      <w:r>
        <w:t xml:space="preserve"> – data science environment created per data scientist. Consists of:</w:t>
      </w:r>
    </w:p>
    <w:p w14:paraId="50D603F8" w14:textId="77777777" w:rsidR="00B63EB5" w:rsidRDefault="00B63EB5" w:rsidP="00B63EB5">
      <w:pPr>
        <w:pStyle w:val="ListBullet3"/>
        <w:numPr>
          <w:ilvl w:val="0"/>
          <w:numId w:val="21"/>
        </w:numPr>
      </w:pPr>
      <w:r>
        <w:t>Analysis server – server where analytics tools shall be configured for each scientist:</w:t>
      </w:r>
    </w:p>
    <w:p w14:paraId="3D632832" w14:textId="77777777" w:rsidR="00B63EB5" w:rsidRDefault="00B63EB5" w:rsidP="00B63EB5">
      <w:pPr>
        <w:pStyle w:val="ListBullet3"/>
        <w:numPr>
          <w:ilvl w:val="1"/>
          <w:numId w:val="21"/>
        </w:numPr>
      </w:pPr>
      <w:r>
        <w:t xml:space="preserve">Data Exploration – </w:t>
      </w:r>
      <w:proofErr w:type="spellStart"/>
      <w:r>
        <w:t>Jupyter</w:t>
      </w:r>
      <w:proofErr w:type="spellEnd"/>
      <w:r>
        <w:t>.</w:t>
      </w:r>
    </w:p>
    <w:p w14:paraId="2009DD9C" w14:textId="77777777" w:rsidR="00B63EB5" w:rsidRDefault="00B63EB5" w:rsidP="00B63EB5">
      <w:pPr>
        <w:pStyle w:val="ListBullet3"/>
        <w:numPr>
          <w:ilvl w:val="1"/>
          <w:numId w:val="21"/>
        </w:numPr>
      </w:pPr>
      <w:r>
        <w:t xml:space="preserve">Local computation resources - local Apache Spark with python and </w:t>
      </w:r>
      <w:proofErr w:type="spellStart"/>
      <w:r>
        <w:t>scala</w:t>
      </w:r>
      <w:proofErr w:type="spellEnd"/>
      <w:r>
        <w:t xml:space="preserve"> kernels.</w:t>
      </w:r>
    </w:p>
    <w:p w14:paraId="35875C2D" w14:textId="77777777" w:rsidR="00B63EB5" w:rsidRDefault="00B63EB5" w:rsidP="00B63EB5">
      <w:pPr>
        <w:pStyle w:val="ListBullet3"/>
        <w:numPr>
          <w:ilvl w:val="0"/>
          <w:numId w:val="21"/>
        </w:numPr>
      </w:pPr>
      <w:r>
        <w:t>Computation resources – cloud-based computation resources (EMR, HDInsight)</w:t>
      </w:r>
    </w:p>
    <w:p w14:paraId="24E7EE29" w14:textId="77777777" w:rsidR="00B63EB5" w:rsidRDefault="00B63EB5" w:rsidP="00B63EB5">
      <w:pPr>
        <w:pStyle w:val="ListBullet3"/>
        <w:numPr>
          <w:ilvl w:val="0"/>
          <w:numId w:val="21"/>
        </w:numPr>
      </w:pPr>
      <w:r>
        <w:t>Storage – per each data scientist separate storage resources shall be provisioned.</w:t>
      </w:r>
    </w:p>
    <w:p w14:paraId="70A85D21" w14:textId="77777777" w:rsidR="00B63EB5" w:rsidRDefault="00B63EB5" w:rsidP="00B63EB5">
      <w:pPr>
        <w:pStyle w:val="TableNumberedList"/>
      </w:pPr>
      <w:r w:rsidRPr="00B63EB5">
        <w:rPr>
          <w:b/>
          <w:sz w:val="20"/>
        </w:rPr>
        <w:t>Collaboration space</w:t>
      </w:r>
      <w:r>
        <w:t xml:space="preserve"> – </w:t>
      </w:r>
      <w:r w:rsidRPr="00B63EB5">
        <w:rPr>
          <w:sz w:val="20"/>
        </w:rPr>
        <w:t>resources for sharing data between data scientists and exploratory environments.</w:t>
      </w:r>
    </w:p>
    <w:tbl>
      <w:tblPr>
        <w:tblStyle w:val="GridTable6Colorful-Accent1"/>
        <w:tblW w:w="0" w:type="auto"/>
        <w:tblLook w:val="04A0" w:firstRow="1" w:lastRow="0" w:firstColumn="1" w:lastColumn="0" w:noHBand="0" w:noVBand="1"/>
        <w:tblPrChange w:id="1225" w:author="Kostiantyn Kudriavtsev" w:date="2016-09-13T13:57:00Z">
          <w:tblPr>
            <w:tblStyle w:val="GridTable5Dark-Accent5"/>
            <w:tblW w:w="0" w:type="auto"/>
            <w:tblLook w:val="04A0" w:firstRow="1" w:lastRow="0" w:firstColumn="1" w:lastColumn="0" w:noHBand="0" w:noVBand="1"/>
          </w:tblPr>
        </w:tblPrChange>
      </w:tblPr>
      <w:tblGrid>
        <w:gridCol w:w="3115"/>
        <w:gridCol w:w="3116"/>
        <w:gridCol w:w="3116"/>
        <w:tblGridChange w:id="1226">
          <w:tblGrid>
            <w:gridCol w:w="3115"/>
            <w:gridCol w:w="3116"/>
            <w:gridCol w:w="3116"/>
          </w:tblGrid>
        </w:tblGridChange>
      </w:tblGrid>
      <w:tr w:rsidR="003D7B93" w14:paraId="3CB0A8D7" w14:textId="77777777" w:rsidTr="00EF0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Change w:id="1227" w:author="Kostiantyn Kudriavtsev" w:date="2016-09-13T13:57:00Z">
              <w:tcPr>
                <w:tcW w:w="3115" w:type="dxa"/>
              </w:tcPr>
            </w:tcPrChange>
          </w:tcPr>
          <w:p w14:paraId="0609AAB6" w14:textId="77777777" w:rsidR="003D7B93" w:rsidRPr="003D7B93" w:rsidRDefault="003D7B93" w:rsidP="00EF097F">
            <w:pPr>
              <w:pStyle w:val="BodyText"/>
              <w:cnfStyle w:val="101000000000" w:firstRow="1" w:lastRow="0" w:firstColumn="1" w:lastColumn="0" w:oddVBand="0" w:evenVBand="0" w:oddHBand="0" w:evenHBand="0" w:firstRowFirstColumn="0" w:firstRowLastColumn="0" w:lastRowFirstColumn="0" w:lastRowLastColumn="0"/>
              <w:pPrChange w:id="1228" w:author="Kostiantyn Kudriavtsev" w:date="2016-09-13T13:57:00Z">
                <w:pPr>
                  <w:pStyle w:val="Heading2"/>
                  <w:outlineLvl w:val="1"/>
                  <w:cnfStyle w:val="101000000000" w:firstRow="1" w:lastRow="0" w:firstColumn="1" w:lastColumn="0" w:oddVBand="0" w:evenVBand="0" w:oddHBand="0" w:evenHBand="0" w:firstRowFirstColumn="0" w:firstRowLastColumn="0" w:lastRowFirstColumn="0" w:lastRowLastColumn="0"/>
                </w:pPr>
              </w:pPrChange>
            </w:pPr>
            <w:r w:rsidRPr="003D7B93">
              <w:t>Component</w:t>
            </w:r>
          </w:p>
        </w:tc>
        <w:tc>
          <w:tcPr>
            <w:tcW w:w="3116" w:type="dxa"/>
            <w:tcPrChange w:id="1229" w:author="Kostiantyn Kudriavtsev" w:date="2016-09-13T13:57:00Z">
              <w:tcPr>
                <w:tcW w:w="3116" w:type="dxa"/>
              </w:tcPr>
            </w:tcPrChange>
          </w:tcPr>
          <w:p w14:paraId="3BE6B500" w14:textId="023AF823" w:rsidR="003D7B93" w:rsidRPr="003D7B93" w:rsidRDefault="003D7B93" w:rsidP="00EF097F">
            <w:pPr>
              <w:pStyle w:val="BodyText"/>
              <w:cnfStyle w:val="100000000000" w:firstRow="1" w:lastRow="0" w:firstColumn="0" w:lastColumn="0" w:oddVBand="0" w:evenVBand="0" w:oddHBand="0" w:evenHBand="0" w:firstRowFirstColumn="0" w:firstRowLastColumn="0" w:lastRowFirstColumn="0" w:lastRowLastColumn="0"/>
              <w:pPrChange w:id="1230" w:author="Kostiantyn Kudriavtsev" w:date="2016-09-13T13:57:00Z">
                <w:pPr>
                  <w:pStyle w:val="Heading2"/>
                  <w:outlineLvl w:val="1"/>
                  <w:cnfStyle w:val="100000000000" w:firstRow="1" w:lastRow="0" w:firstColumn="0" w:lastColumn="0" w:oddVBand="0" w:evenVBand="0" w:oddHBand="0" w:evenHBand="0" w:firstRowFirstColumn="0" w:firstRowLastColumn="0" w:lastRowFirstColumn="0" w:lastRowLastColumn="0"/>
                </w:pPr>
              </w:pPrChange>
            </w:pPr>
            <w:r w:rsidRPr="003D7B93">
              <w:t>Technology</w:t>
            </w:r>
          </w:p>
        </w:tc>
        <w:tc>
          <w:tcPr>
            <w:tcW w:w="3116" w:type="dxa"/>
            <w:tcPrChange w:id="1231" w:author="Kostiantyn Kudriavtsev" w:date="2016-09-13T13:57:00Z">
              <w:tcPr>
                <w:tcW w:w="3116" w:type="dxa"/>
              </w:tcPr>
            </w:tcPrChange>
          </w:tcPr>
          <w:p w14:paraId="1CBA9346" w14:textId="26CE7923" w:rsidR="003D7B93" w:rsidRPr="003D7B93" w:rsidRDefault="003D7B93" w:rsidP="00EF097F">
            <w:pPr>
              <w:pStyle w:val="BodyText"/>
              <w:cnfStyle w:val="100000000000" w:firstRow="1" w:lastRow="0" w:firstColumn="0" w:lastColumn="0" w:oddVBand="0" w:evenVBand="0" w:oddHBand="0" w:evenHBand="0" w:firstRowFirstColumn="0" w:firstRowLastColumn="0" w:lastRowFirstColumn="0" w:lastRowLastColumn="0"/>
              <w:pPrChange w:id="1232" w:author="Kostiantyn Kudriavtsev" w:date="2016-09-13T13:57:00Z">
                <w:pPr>
                  <w:pStyle w:val="Heading2"/>
                  <w:outlineLvl w:val="1"/>
                  <w:cnfStyle w:val="100000000000" w:firstRow="1" w:lastRow="0" w:firstColumn="0" w:lastColumn="0" w:oddVBand="0" w:evenVBand="0" w:oddHBand="0" w:evenHBand="0" w:firstRowFirstColumn="0" w:firstRowLastColumn="0" w:lastRowFirstColumn="0" w:lastRowLastColumn="0"/>
                </w:pPr>
              </w:pPrChange>
            </w:pPr>
            <w:r w:rsidRPr="003D7B93">
              <w:t>Description</w:t>
            </w:r>
          </w:p>
        </w:tc>
      </w:tr>
      <w:tr w:rsidR="003D7B93" w14:paraId="449CCC7F" w14:textId="77777777" w:rsidTr="00EF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Change w:id="1233" w:author="Kostiantyn Kudriavtsev" w:date="2016-09-13T13:57:00Z">
              <w:tcPr>
                <w:tcW w:w="3115" w:type="dxa"/>
              </w:tcPr>
            </w:tcPrChange>
          </w:tcPr>
          <w:p w14:paraId="604A13B9" w14:textId="77777777" w:rsidR="003D7B93" w:rsidRPr="003D7B93" w:rsidRDefault="003D7B93" w:rsidP="00EF097F">
            <w:pPr>
              <w:pStyle w:val="BodyText"/>
              <w:cnfStyle w:val="001000100000" w:firstRow="0" w:lastRow="0" w:firstColumn="1" w:lastColumn="0" w:oddVBand="0" w:evenVBand="0" w:oddHBand="1" w:evenHBand="0" w:firstRowFirstColumn="0" w:firstRowLastColumn="0" w:lastRowFirstColumn="0" w:lastRowLastColumn="0"/>
              <w:pPrChange w:id="1234" w:author="Kostiantyn Kudriavtsev" w:date="2016-09-13T13:57:00Z">
                <w:pPr>
                  <w:pStyle w:val="Heading2"/>
                  <w:outlineLvl w:val="1"/>
                  <w:cnfStyle w:val="001000100000" w:firstRow="0" w:lastRow="0" w:firstColumn="1" w:lastColumn="0" w:oddVBand="0" w:evenVBand="0" w:oddHBand="1" w:evenHBand="0" w:firstRowFirstColumn="0" w:firstRowLastColumn="0" w:lastRowFirstColumn="0" w:lastRowLastColumn="0"/>
                </w:pPr>
              </w:pPrChange>
            </w:pPr>
            <w:r w:rsidRPr="003D7B93">
              <w:t>Server OS</w:t>
            </w:r>
          </w:p>
        </w:tc>
        <w:tc>
          <w:tcPr>
            <w:tcW w:w="3116" w:type="dxa"/>
            <w:tcPrChange w:id="1235" w:author="Kostiantyn Kudriavtsev" w:date="2016-09-13T13:57:00Z">
              <w:tcPr>
                <w:tcW w:w="3116" w:type="dxa"/>
              </w:tcPr>
            </w:tcPrChange>
          </w:tcPr>
          <w:p w14:paraId="14E39553" w14:textId="5D852AB6" w:rsidR="003D7B93" w:rsidRPr="003D7B93" w:rsidRDefault="003D7B93" w:rsidP="00EF097F">
            <w:pPr>
              <w:pStyle w:val="BodyText"/>
              <w:cnfStyle w:val="000000100000" w:firstRow="0" w:lastRow="0" w:firstColumn="0" w:lastColumn="0" w:oddVBand="0" w:evenVBand="0" w:oddHBand="1" w:evenHBand="0" w:firstRowFirstColumn="0" w:firstRowLastColumn="0" w:lastRowFirstColumn="0" w:lastRowLastColumn="0"/>
              <w:pPrChange w:id="1236"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r w:rsidRPr="003D7B93">
              <w:t>Ubuntu 1</w:t>
            </w:r>
            <w:r w:rsidR="008F1077">
              <w:t>6</w:t>
            </w:r>
            <w:r w:rsidRPr="003D7B93">
              <w:t>.04 LTS</w:t>
            </w:r>
          </w:p>
        </w:tc>
        <w:tc>
          <w:tcPr>
            <w:tcW w:w="3116" w:type="dxa"/>
            <w:tcPrChange w:id="1237" w:author="Kostiantyn Kudriavtsev" w:date="2016-09-13T13:57:00Z">
              <w:tcPr>
                <w:tcW w:w="3116" w:type="dxa"/>
              </w:tcPr>
            </w:tcPrChange>
          </w:tcPr>
          <w:p w14:paraId="79E440F4" w14:textId="77777777" w:rsidR="003D7B93" w:rsidRPr="003D7B93" w:rsidRDefault="003D7B93" w:rsidP="00EF097F">
            <w:pPr>
              <w:pStyle w:val="BodyText"/>
              <w:cnfStyle w:val="000000100000" w:firstRow="0" w:lastRow="0" w:firstColumn="0" w:lastColumn="0" w:oddVBand="0" w:evenVBand="0" w:oddHBand="1" w:evenHBand="0" w:firstRowFirstColumn="0" w:firstRowLastColumn="0" w:lastRowFirstColumn="0" w:lastRowLastColumn="0"/>
              <w:pPrChange w:id="1238"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p>
        </w:tc>
      </w:tr>
      <w:tr w:rsidR="003D7B93" w14:paraId="063D3BD9" w14:textId="77777777" w:rsidTr="00EF097F">
        <w:tc>
          <w:tcPr>
            <w:cnfStyle w:val="001000000000" w:firstRow="0" w:lastRow="0" w:firstColumn="1" w:lastColumn="0" w:oddVBand="0" w:evenVBand="0" w:oddHBand="0" w:evenHBand="0" w:firstRowFirstColumn="0" w:firstRowLastColumn="0" w:lastRowFirstColumn="0" w:lastRowLastColumn="0"/>
            <w:tcW w:w="3115" w:type="dxa"/>
            <w:tcPrChange w:id="1239" w:author="Kostiantyn Kudriavtsev" w:date="2016-09-13T13:57:00Z">
              <w:tcPr>
                <w:tcW w:w="3115" w:type="dxa"/>
              </w:tcPr>
            </w:tcPrChange>
          </w:tcPr>
          <w:p w14:paraId="4E5E07B7" w14:textId="77777777" w:rsidR="003D7B93" w:rsidRPr="003D7B93" w:rsidRDefault="003D7B93" w:rsidP="00EF097F">
            <w:pPr>
              <w:pStyle w:val="BodyText"/>
              <w:pPrChange w:id="1240" w:author="Kostiantyn Kudriavtsev" w:date="2016-09-13T13:57:00Z">
                <w:pPr>
                  <w:pStyle w:val="Heading2"/>
                  <w:outlineLvl w:val="1"/>
                </w:pPr>
              </w:pPrChange>
            </w:pPr>
            <w:proofErr w:type="spellStart"/>
            <w:r w:rsidRPr="003D7B93">
              <w:t>COntainer</w:t>
            </w:r>
            <w:proofErr w:type="spellEnd"/>
            <w:r w:rsidRPr="003D7B93">
              <w:t xml:space="preserve"> tool</w:t>
            </w:r>
          </w:p>
        </w:tc>
        <w:tc>
          <w:tcPr>
            <w:tcW w:w="3116" w:type="dxa"/>
            <w:tcPrChange w:id="1241" w:author="Kostiantyn Kudriavtsev" w:date="2016-09-13T13:57:00Z">
              <w:tcPr>
                <w:tcW w:w="3116" w:type="dxa"/>
              </w:tcPr>
            </w:tcPrChange>
          </w:tcPr>
          <w:p w14:paraId="085AE0AF" w14:textId="5911622B" w:rsidR="003D7B93" w:rsidRPr="003D7B93" w:rsidRDefault="003D7B93" w:rsidP="00EF097F">
            <w:pPr>
              <w:pStyle w:val="BodyText"/>
              <w:cnfStyle w:val="000000000000" w:firstRow="0" w:lastRow="0" w:firstColumn="0" w:lastColumn="0" w:oddVBand="0" w:evenVBand="0" w:oddHBand="0" w:evenHBand="0" w:firstRowFirstColumn="0" w:firstRowLastColumn="0" w:lastRowFirstColumn="0" w:lastRowLastColumn="0"/>
              <w:pPrChange w:id="1242" w:author="Kostiantyn Kudriavtsev" w:date="2016-09-13T13:57:00Z">
                <w:pPr>
                  <w:pStyle w:val="Heading2"/>
                  <w:outlineLvl w:val="1"/>
                  <w:cnfStyle w:val="000000000000" w:firstRow="0" w:lastRow="0" w:firstColumn="0" w:lastColumn="0" w:oddVBand="0" w:evenVBand="0" w:oddHBand="0" w:evenHBand="0" w:firstRowFirstColumn="0" w:firstRowLastColumn="0" w:lastRowFirstColumn="0" w:lastRowLastColumn="0"/>
                </w:pPr>
              </w:pPrChange>
            </w:pPr>
            <w:r w:rsidRPr="003D7B93">
              <w:t>Docker</w:t>
            </w:r>
          </w:p>
        </w:tc>
        <w:tc>
          <w:tcPr>
            <w:tcW w:w="3116" w:type="dxa"/>
            <w:tcPrChange w:id="1243" w:author="Kostiantyn Kudriavtsev" w:date="2016-09-13T13:57:00Z">
              <w:tcPr>
                <w:tcW w:w="3116" w:type="dxa"/>
              </w:tcPr>
            </w:tcPrChange>
          </w:tcPr>
          <w:p w14:paraId="216A4DF4" w14:textId="77777777" w:rsidR="003D7B93" w:rsidRPr="003D7B93" w:rsidRDefault="003D7B93" w:rsidP="00EF097F">
            <w:pPr>
              <w:pStyle w:val="BodyText"/>
              <w:cnfStyle w:val="000000000000" w:firstRow="0" w:lastRow="0" w:firstColumn="0" w:lastColumn="0" w:oddVBand="0" w:evenVBand="0" w:oddHBand="0" w:evenHBand="0" w:firstRowFirstColumn="0" w:firstRowLastColumn="0" w:lastRowFirstColumn="0" w:lastRowLastColumn="0"/>
              <w:pPrChange w:id="1244" w:author="Kostiantyn Kudriavtsev" w:date="2016-09-13T13:57:00Z">
                <w:pPr>
                  <w:pStyle w:val="Heading2"/>
                  <w:outlineLvl w:val="1"/>
                  <w:cnfStyle w:val="000000000000" w:firstRow="0" w:lastRow="0" w:firstColumn="0" w:lastColumn="0" w:oddVBand="0" w:evenVBand="0" w:oddHBand="0" w:evenHBand="0" w:firstRowFirstColumn="0" w:firstRowLastColumn="0" w:lastRowFirstColumn="0" w:lastRowLastColumn="0"/>
                </w:pPr>
              </w:pPrChange>
            </w:pPr>
          </w:p>
        </w:tc>
      </w:tr>
      <w:tr w:rsidR="003D7B93" w14:paraId="6DFBF8EA" w14:textId="77777777" w:rsidTr="00EF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Change w:id="1245" w:author="Kostiantyn Kudriavtsev" w:date="2016-09-13T13:57:00Z">
              <w:tcPr>
                <w:tcW w:w="3115" w:type="dxa"/>
              </w:tcPr>
            </w:tcPrChange>
          </w:tcPr>
          <w:p w14:paraId="762D9BC4" w14:textId="77777777" w:rsidR="003D7B93" w:rsidRPr="003D7B93" w:rsidRDefault="003D7B93" w:rsidP="00EF097F">
            <w:pPr>
              <w:pStyle w:val="BodyText"/>
              <w:cnfStyle w:val="001000100000" w:firstRow="0" w:lastRow="0" w:firstColumn="1" w:lastColumn="0" w:oddVBand="0" w:evenVBand="0" w:oddHBand="1" w:evenHBand="0" w:firstRowFirstColumn="0" w:firstRowLastColumn="0" w:lastRowFirstColumn="0" w:lastRowLastColumn="0"/>
              <w:pPrChange w:id="1246" w:author="Kostiantyn Kudriavtsev" w:date="2016-09-13T13:57:00Z">
                <w:pPr>
                  <w:pStyle w:val="Heading2"/>
                  <w:outlineLvl w:val="1"/>
                  <w:cnfStyle w:val="001000100000" w:firstRow="0" w:lastRow="0" w:firstColumn="1" w:lastColumn="0" w:oddVBand="0" w:evenVBand="0" w:oddHBand="1" w:evenHBand="0" w:firstRowFirstColumn="0" w:firstRowLastColumn="0" w:lastRowFirstColumn="0" w:lastRowLastColumn="0"/>
                </w:pPr>
              </w:pPrChange>
            </w:pPr>
            <w:r w:rsidRPr="003D7B93">
              <w:t>Scripting</w:t>
            </w:r>
          </w:p>
        </w:tc>
        <w:tc>
          <w:tcPr>
            <w:tcW w:w="3116" w:type="dxa"/>
            <w:tcPrChange w:id="1247" w:author="Kostiantyn Kudriavtsev" w:date="2016-09-13T13:57:00Z">
              <w:tcPr>
                <w:tcW w:w="3116" w:type="dxa"/>
              </w:tcPr>
            </w:tcPrChange>
          </w:tcPr>
          <w:p w14:paraId="4EBDA749" w14:textId="50AD2BEB" w:rsidR="003D7B93" w:rsidRPr="003D7B93" w:rsidRDefault="003D7B93" w:rsidP="00EF097F">
            <w:pPr>
              <w:pStyle w:val="BodyText"/>
              <w:cnfStyle w:val="000000100000" w:firstRow="0" w:lastRow="0" w:firstColumn="0" w:lastColumn="0" w:oddVBand="0" w:evenVBand="0" w:oddHBand="1" w:evenHBand="0" w:firstRowFirstColumn="0" w:firstRowLastColumn="0" w:lastRowFirstColumn="0" w:lastRowLastColumn="0"/>
              <w:pPrChange w:id="1248"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proofErr w:type="spellStart"/>
            <w:r w:rsidRPr="003D7B93">
              <w:t>Boto</w:t>
            </w:r>
            <w:proofErr w:type="spellEnd"/>
            <w:r w:rsidRPr="003D7B93">
              <w:t>, python</w:t>
            </w:r>
          </w:p>
        </w:tc>
        <w:tc>
          <w:tcPr>
            <w:tcW w:w="3116" w:type="dxa"/>
            <w:tcPrChange w:id="1249" w:author="Kostiantyn Kudriavtsev" w:date="2016-09-13T13:57:00Z">
              <w:tcPr>
                <w:tcW w:w="3116" w:type="dxa"/>
              </w:tcPr>
            </w:tcPrChange>
          </w:tcPr>
          <w:p w14:paraId="5CC789BD" w14:textId="77777777" w:rsidR="003D7B93" w:rsidRPr="003D7B93" w:rsidRDefault="003D7B93" w:rsidP="00EF097F">
            <w:pPr>
              <w:pStyle w:val="BodyText"/>
              <w:cnfStyle w:val="000000100000" w:firstRow="0" w:lastRow="0" w:firstColumn="0" w:lastColumn="0" w:oddVBand="0" w:evenVBand="0" w:oddHBand="1" w:evenHBand="0" w:firstRowFirstColumn="0" w:firstRowLastColumn="0" w:lastRowFirstColumn="0" w:lastRowLastColumn="0"/>
              <w:pPrChange w:id="1250"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p>
        </w:tc>
      </w:tr>
      <w:tr w:rsidR="003D7B93" w14:paraId="37AB8B7E" w14:textId="77777777" w:rsidTr="00EF097F">
        <w:tc>
          <w:tcPr>
            <w:cnfStyle w:val="001000000000" w:firstRow="0" w:lastRow="0" w:firstColumn="1" w:lastColumn="0" w:oddVBand="0" w:evenVBand="0" w:oddHBand="0" w:evenHBand="0" w:firstRowFirstColumn="0" w:firstRowLastColumn="0" w:lastRowFirstColumn="0" w:lastRowLastColumn="0"/>
            <w:tcW w:w="3115" w:type="dxa"/>
            <w:tcPrChange w:id="1251" w:author="Kostiantyn Kudriavtsev" w:date="2016-09-13T13:57:00Z">
              <w:tcPr>
                <w:tcW w:w="3115" w:type="dxa"/>
              </w:tcPr>
            </w:tcPrChange>
          </w:tcPr>
          <w:p w14:paraId="7689205E" w14:textId="77777777" w:rsidR="003D7B93" w:rsidRPr="003D7B93" w:rsidRDefault="003D7B93" w:rsidP="00EF097F">
            <w:pPr>
              <w:pStyle w:val="BodyText"/>
              <w:pPrChange w:id="1252" w:author="Kostiantyn Kudriavtsev" w:date="2016-09-13T13:57:00Z">
                <w:pPr>
                  <w:pStyle w:val="Heading2"/>
                  <w:outlineLvl w:val="1"/>
                </w:pPr>
              </w:pPrChange>
            </w:pPr>
            <w:r>
              <w:t>Web Server</w:t>
            </w:r>
          </w:p>
        </w:tc>
        <w:tc>
          <w:tcPr>
            <w:tcW w:w="3116" w:type="dxa"/>
            <w:tcPrChange w:id="1253" w:author="Kostiantyn Kudriavtsev" w:date="2016-09-13T13:57:00Z">
              <w:tcPr>
                <w:tcW w:w="3116" w:type="dxa"/>
              </w:tcPr>
            </w:tcPrChange>
          </w:tcPr>
          <w:p w14:paraId="05AB9DA1" w14:textId="084249B7" w:rsidR="003D7B93" w:rsidRPr="003D7B93" w:rsidRDefault="003D7B93" w:rsidP="00EF097F">
            <w:pPr>
              <w:pStyle w:val="BodyText"/>
              <w:cnfStyle w:val="000000000000" w:firstRow="0" w:lastRow="0" w:firstColumn="0" w:lastColumn="0" w:oddVBand="0" w:evenVBand="0" w:oddHBand="0" w:evenHBand="0" w:firstRowFirstColumn="0" w:firstRowLastColumn="0" w:lastRowFirstColumn="0" w:lastRowLastColumn="0"/>
              <w:pPrChange w:id="1254" w:author="Kostiantyn Kudriavtsev" w:date="2016-09-13T13:57:00Z">
                <w:pPr>
                  <w:pStyle w:val="Heading2"/>
                  <w:outlineLvl w:val="1"/>
                  <w:cnfStyle w:val="000000000000" w:firstRow="0" w:lastRow="0" w:firstColumn="0" w:lastColumn="0" w:oddVBand="0" w:evenVBand="0" w:oddHBand="0" w:evenHBand="0" w:firstRowFirstColumn="0" w:firstRowLastColumn="0" w:lastRowFirstColumn="0" w:lastRowLastColumn="0"/>
                </w:pPr>
              </w:pPrChange>
            </w:pPr>
            <w:r>
              <w:t>Tomcat / Jetty</w:t>
            </w:r>
          </w:p>
        </w:tc>
        <w:tc>
          <w:tcPr>
            <w:tcW w:w="3116" w:type="dxa"/>
            <w:tcPrChange w:id="1255" w:author="Kostiantyn Kudriavtsev" w:date="2016-09-13T13:57:00Z">
              <w:tcPr>
                <w:tcW w:w="3116" w:type="dxa"/>
              </w:tcPr>
            </w:tcPrChange>
          </w:tcPr>
          <w:p w14:paraId="23CAD71F" w14:textId="77777777" w:rsidR="003D7B93" w:rsidRPr="003D7B93" w:rsidRDefault="003D7B93" w:rsidP="00EF097F">
            <w:pPr>
              <w:pStyle w:val="BodyText"/>
              <w:cnfStyle w:val="000000000000" w:firstRow="0" w:lastRow="0" w:firstColumn="0" w:lastColumn="0" w:oddVBand="0" w:evenVBand="0" w:oddHBand="0" w:evenHBand="0" w:firstRowFirstColumn="0" w:firstRowLastColumn="0" w:lastRowFirstColumn="0" w:lastRowLastColumn="0"/>
              <w:pPrChange w:id="1256" w:author="Kostiantyn Kudriavtsev" w:date="2016-09-13T13:57:00Z">
                <w:pPr>
                  <w:pStyle w:val="Heading2"/>
                  <w:outlineLvl w:val="1"/>
                  <w:cnfStyle w:val="000000000000" w:firstRow="0" w:lastRow="0" w:firstColumn="0" w:lastColumn="0" w:oddVBand="0" w:evenVBand="0" w:oddHBand="0" w:evenHBand="0" w:firstRowFirstColumn="0" w:firstRowLastColumn="0" w:lastRowFirstColumn="0" w:lastRowLastColumn="0"/>
                </w:pPr>
              </w:pPrChange>
            </w:pPr>
          </w:p>
        </w:tc>
      </w:tr>
      <w:tr w:rsidR="003D7B93" w14:paraId="522986F8" w14:textId="77777777" w:rsidTr="00EF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Change w:id="1257" w:author="Kostiantyn Kudriavtsev" w:date="2016-09-13T13:57:00Z">
              <w:tcPr>
                <w:tcW w:w="3115" w:type="dxa"/>
              </w:tcPr>
            </w:tcPrChange>
          </w:tcPr>
          <w:p w14:paraId="4B132256" w14:textId="77777777" w:rsidR="003D7B93" w:rsidRPr="003D7B93" w:rsidRDefault="003D7B93" w:rsidP="00EF097F">
            <w:pPr>
              <w:pStyle w:val="BodyText"/>
              <w:cnfStyle w:val="001000100000" w:firstRow="0" w:lastRow="0" w:firstColumn="1" w:lastColumn="0" w:oddVBand="0" w:evenVBand="0" w:oddHBand="1" w:evenHBand="0" w:firstRowFirstColumn="0" w:firstRowLastColumn="0" w:lastRowFirstColumn="0" w:lastRowLastColumn="0"/>
              <w:pPrChange w:id="1258" w:author="Kostiantyn Kudriavtsev" w:date="2016-09-13T13:57:00Z">
                <w:pPr>
                  <w:pStyle w:val="Heading2"/>
                  <w:outlineLvl w:val="1"/>
                  <w:cnfStyle w:val="001000100000" w:firstRow="0" w:lastRow="0" w:firstColumn="1" w:lastColumn="0" w:oddVBand="0" w:evenVBand="0" w:oddHBand="1" w:evenHBand="0" w:firstRowFirstColumn="0" w:firstRowLastColumn="0" w:lastRowFirstColumn="0" w:lastRowLastColumn="0"/>
                </w:pPr>
              </w:pPrChange>
            </w:pPr>
            <w:r>
              <w:t>WEB UI frameworks</w:t>
            </w:r>
          </w:p>
        </w:tc>
        <w:tc>
          <w:tcPr>
            <w:tcW w:w="3116" w:type="dxa"/>
            <w:tcPrChange w:id="1259" w:author="Kostiantyn Kudriavtsev" w:date="2016-09-13T13:57:00Z">
              <w:tcPr>
                <w:tcW w:w="3116" w:type="dxa"/>
              </w:tcPr>
            </w:tcPrChange>
          </w:tcPr>
          <w:p w14:paraId="3819149C" w14:textId="16A4C96B" w:rsidR="003D7B93" w:rsidRPr="003D7B93" w:rsidRDefault="003D7B93" w:rsidP="00EF097F">
            <w:pPr>
              <w:pStyle w:val="BodyText"/>
              <w:cnfStyle w:val="000000100000" w:firstRow="0" w:lastRow="0" w:firstColumn="0" w:lastColumn="0" w:oddVBand="0" w:evenVBand="0" w:oddHBand="1" w:evenHBand="0" w:firstRowFirstColumn="0" w:firstRowLastColumn="0" w:lastRowFirstColumn="0" w:lastRowLastColumn="0"/>
              <w:pPrChange w:id="1260"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r>
              <w:t xml:space="preserve">React, </w:t>
            </w:r>
            <w:proofErr w:type="spellStart"/>
            <w:r>
              <w:t>Immuta</w:t>
            </w:r>
            <w:r w:rsidR="00AD1698">
              <w:t>blejs</w:t>
            </w:r>
            <w:proofErr w:type="spellEnd"/>
            <w:r w:rsidR="00AD1698">
              <w:t xml:space="preserve"> </w:t>
            </w:r>
            <w:r>
              <w:t xml:space="preserve">/ Angular, </w:t>
            </w:r>
            <w:proofErr w:type="spellStart"/>
            <w:r>
              <w:t>Bootstap</w:t>
            </w:r>
            <w:proofErr w:type="spellEnd"/>
            <w:r>
              <w:t xml:space="preserve">, </w:t>
            </w:r>
            <w:proofErr w:type="spellStart"/>
            <w:r>
              <w:t>jquery</w:t>
            </w:r>
            <w:proofErr w:type="spellEnd"/>
          </w:p>
        </w:tc>
        <w:tc>
          <w:tcPr>
            <w:tcW w:w="3116" w:type="dxa"/>
            <w:tcPrChange w:id="1261" w:author="Kostiantyn Kudriavtsev" w:date="2016-09-13T13:57:00Z">
              <w:tcPr>
                <w:tcW w:w="3116" w:type="dxa"/>
              </w:tcPr>
            </w:tcPrChange>
          </w:tcPr>
          <w:p w14:paraId="35387692" w14:textId="77777777" w:rsidR="003D7B93" w:rsidRPr="003D7B93" w:rsidRDefault="003D7B93" w:rsidP="00EF097F">
            <w:pPr>
              <w:pStyle w:val="BodyText"/>
              <w:cnfStyle w:val="000000100000" w:firstRow="0" w:lastRow="0" w:firstColumn="0" w:lastColumn="0" w:oddVBand="0" w:evenVBand="0" w:oddHBand="1" w:evenHBand="0" w:firstRowFirstColumn="0" w:firstRowLastColumn="0" w:lastRowFirstColumn="0" w:lastRowLastColumn="0"/>
              <w:pPrChange w:id="1262"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p>
        </w:tc>
      </w:tr>
      <w:tr w:rsidR="003D7B93" w14:paraId="65439433" w14:textId="77777777" w:rsidTr="00EF097F">
        <w:tc>
          <w:tcPr>
            <w:cnfStyle w:val="001000000000" w:firstRow="0" w:lastRow="0" w:firstColumn="1" w:lastColumn="0" w:oddVBand="0" w:evenVBand="0" w:oddHBand="0" w:evenHBand="0" w:firstRowFirstColumn="0" w:firstRowLastColumn="0" w:lastRowFirstColumn="0" w:lastRowLastColumn="0"/>
            <w:tcW w:w="3115" w:type="dxa"/>
            <w:tcPrChange w:id="1263" w:author="Kostiantyn Kudriavtsev" w:date="2016-09-13T13:57:00Z">
              <w:tcPr>
                <w:tcW w:w="3115" w:type="dxa"/>
              </w:tcPr>
            </w:tcPrChange>
          </w:tcPr>
          <w:p w14:paraId="1E2BC052" w14:textId="77777777" w:rsidR="003D7B93" w:rsidRPr="003D7B93" w:rsidRDefault="00DE43D7" w:rsidP="00EF097F">
            <w:pPr>
              <w:pStyle w:val="BodyText"/>
              <w:pPrChange w:id="1264" w:author="Kostiantyn Kudriavtsev" w:date="2016-09-13T13:57:00Z">
                <w:pPr>
                  <w:pStyle w:val="Heading2"/>
                  <w:outlineLvl w:val="1"/>
                </w:pPr>
              </w:pPrChange>
            </w:pPr>
            <w:r>
              <w:t xml:space="preserve">Web </w:t>
            </w:r>
            <w:proofErr w:type="spellStart"/>
            <w:r>
              <w:t>ui</w:t>
            </w:r>
            <w:proofErr w:type="spellEnd"/>
            <w:r>
              <w:t xml:space="preserve"> Backend</w:t>
            </w:r>
          </w:p>
        </w:tc>
        <w:tc>
          <w:tcPr>
            <w:tcW w:w="3116" w:type="dxa"/>
            <w:tcPrChange w:id="1265" w:author="Kostiantyn Kudriavtsev" w:date="2016-09-13T13:57:00Z">
              <w:tcPr>
                <w:tcW w:w="3116" w:type="dxa"/>
              </w:tcPr>
            </w:tcPrChange>
          </w:tcPr>
          <w:p w14:paraId="0F7DD6AB" w14:textId="4487B11B" w:rsidR="003D7B93" w:rsidRPr="003D7B93" w:rsidRDefault="00DE43D7" w:rsidP="00EF097F">
            <w:pPr>
              <w:pStyle w:val="BodyText"/>
              <w:cnfStyle w:val="000000000000" w:firstRow="0" w:lastRow="0" w:firstColumn="0" w:lastColumn="0" w:oddVBand="0" w:evenVBand="0" w:oddHBand="0" w:evenHBand="0" w:firstRowFirstColumn="0" w:firstRowLastColumn="0" w:lastRowFirstColumn="0" w:lastRowLastColumn="0"/>
              <w:pPrChange w:id="1266" w:author="Kostiantyn Kudriavtsev" w:date="2016-09-13T13:57:00Z">
                <w:pPr>
                  <w:pStyle w:val="Heading2"/>
                  <w:outlineLvl w:val="1"/>
                  <w:cnfStyle w:val="000000000000" w:firstRow="0" w:lastRow="0" w:firstColumn="0" w:lastColumn="0" w:oddVBand="0" w:evenVBand="0" w:oddHBand="0" w:evenHBand="0" w:firstRowFirstColumn="0" w:firstRowLastColumn="0" w:lastRowFirstColumn="0" w:lastRowLastColumn="0"/>
                </w:pPr>
              </w:pPrChange>
            </w:pPr>
            <w:r>
              <w:t xml:space="preserve">Java 8, </w:t>
            </w:r>
            <w:proofErr w:type="spellStart"/>
            <w:r>
              <w:t>Dropwizard</w:t>
            </w:r>
            <w:proofErr w:type="spellEnd"/>
            <w:r>
              <w:t xml:space="preserve"> / </w:t>
            </w:r>
            <w:proofErr w:type="spellStart"/>
            <w:r>
              <w:t>Nodejs</w:t>
            </w:r>
            <w:proofErr w:type="spellEnd"/>
            <w:r>
              <w:t xml:space="preserve"> / </w:t>
            </w:r>
            <w:proofErr w:type="spellStart"/>
            <w:r>
              <w:t>Pypy</w:t>
            </w:r>
            <w:proofErr w:type="spellEnd"/>
            <w:r>
              <w:t xml:space="preserve">, </w:t>
            </w:r>
            <w:proofErr w:type="spellStart"/>
            <w:r>
              <w:t>TOrnado</w:t>
            </w:r>
            <w:proofErr w:type="spellEnd"/>
          </w:p>
        </w:tc>
        <w:tc>
          <w:tcPr>
            <w:tcW w:w="3116" w:type="dxa"/>
            <w:tcPrChange w:id="1267" w:author="Kostiantyn Kudriavtsev" w:date="2016-09-13T13:57:00Z">
              <w:tcPr>
                <w:tcW w:w="3116" w:type="dxa"/>
              </w:tcPr>
            </w:tcPrChange>
          </w:tcPr>
          <w:p w14:paraId="69A11F88" w14:textId="77777777" w:rsidR="003D7B93" w:rsidRPr="003D7B93" w:rsidRDefault="003D7B93" w:rsidP="00EF097F">
            <w:pPr>
              <w:pStyle w:val="BodyText"/>
              <w:cnfStyle w:val="000000000000" w:firstRow="0" w:lastRow="0" w:firstColumn="0" w:lastColumn="0" w:oddVBand="0" w:evenVBand="0" w:oddHBand="0" w:evenHBand="0" w:firstRowFirstColumn="0" w:firstRowLastColumn="0" w:lastRowFirstColumn="0" w:lastRowLastColumn="0"/>
              <w:pPrChange w:id="1268" w:author="Kostiantyn Kudriavtsev" w:date="2016-09-13T13:57:00Z">
                <w:pPr>
                  <w:pStyle w:val="Heading2"/>
                  <w:outlineLvl w:val="1"/>
                  <w:cnfStyle w:val="000000000000" w:firstRow="0" w:lastRow="0" w:firstColumn="0" w:lastColumn="0" w:oddVBand="0" w:evenVBand="0" w:oddHBand="0" w:evenHBand="0" w:firstRowFirstColumn="0" w:firstRowLastColumn="0" w:lastRowFirstColumn="0" w:lastRowLastColumn="0"/>
                </w:pPr>
              </w:pPrChange>
            </w:pPr>
          </w:p>
        </w:tc>
      </w:tr>
      <w:tr w:rsidR="003D7B93" w14:paraId="59B5F7FD" w14:textId="77777777" w:rsidTr="00EF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Change w:id="1269" w:author="Kostiantyn Kudriavtsev" w:date="2016-09-13T13:57:00Z">
              <w:tcPr>
                <w:tcW w:w="3115" w:type="dxa"/>
              </w:tcPr>
            </w:tcPrChange>
          </w:tcPr>
          <w:p w14:paraId="6C9942AA" w14:textId="77777777" w:rsidR="003D7B93" w:rsidRPr="003D7B93" w:rsidRDefault="00DE43D7" w:rsidP="00EF097F">
            <w:pPr>
              <w:pStyle w:val="BodyText"/>
              <w:cnfStyle w:val="001000100000" w:firstRow="0" w:lastRow="0" w:firstColumn="1" w:lastColumn="0" w:oddVBand="0" w:evenVBand="0" w:oddHBand="1" w:evenHBand="0" w:firstRowFirstColumn="0" w:firstRowLastColumn="0" w:lastRowFirstColumn="0" w:lastRowLastColumn="0"/>
              <w:pPrChange w:id="1270" w:author="Kostiantyn Kudriavtsev" w:date="2016-09-13T13:57:00Z">
                <w:pPr>
                  <w:pStyle w:val="Heading2"/>
                  <w:outlineLvl w:val="1"/>
                  <w:cnfStyle w:val="001000100000" w:firstRow="0" w:lastRow="0" w:firstColumn="1" w:lastColumn="0" w:oddVBand="0" w:evenVBand="0" w:oddHBand="1" w:evenHBand="0" w:firstRowFirstColumn="0" w:firstRowLastColumn="0" w:lastRowFirstColumn="0" w:lastRowLastColumn="0"/>
                </w:pPr>
              </w:pPrChange>
            </w:pPr>
            <w:r>
              <w:t xml:space="preserve">Configuration </w:t>
            </w:r>
            <w:proofErr w:type="spellStart"/>
            <w:r>
              <w:t>db</w:t>
            </w:r>
            <w:proofErr w:type="spellEnd"/>
          </w:p>
        </w:tc>
        <w:tc>
          <w:tcPr>
            <w:tcW w:w="3116" w:type="dxa"/>
            <w:tcPrChange w:id="1271" w:author="Kostiantyn Kudriavtsev" w:date="2016-09-13T13:57:00Z">
              <w:tcPr>
                <w:tcW w:w="3116" w:type="dxa"/>
              </w:tcPr>
            </w:tcPrChange>
          </w:tcPr>
          <w:p w14:paraId="4E9F614D" w14:textId="3AB2E7B7" w:rsidR="003D7B93" w:rsidRPr="003D7B93" w:rsidRDefault="00DE43D7" w:rsidP="00EF097F">
            <w:pPr>
              <w:pStyle w:val="BodyText"/>
              <w:cnfStyle w:val="000000100000" w:firstRow="0" w:lastRow="0" w:firstColumn="0" w:lastColumn="0" w:oddVBand="0" w:evenVBand="0" w:oddHBand="1" w:evenHBand="0" w:firstRowFirstColumn="0" w:firstRowLastColumn="0" w:lastRowFirstColumn="0" w:lastRowLastColumn="0"/>
              <w:pPrChange w:id="1272"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proofErr w:type="spellStart"/>
            <w:r>
              <w:t>HBase</w:t>
            </w:r>
            <w:proofErr w:type="spellEnd"/>
            <w:r>
              <w:t xml:space="preserve">, </w:t>
            </w:r>
            <w:proofErr w:type="spellStart"/>
            <w:r>
              <w:t>Redis</w:t>
            </w:r>
            <w:proofErr w:type="spellEnd"/>
          </w:p>
        </w:tc>
        <w:tc>
          <w:tcPr>
            <w:tcW w:w="3116" w:type="dxa"/>
            <w:tcPrChange w:id="1273" w:author="Kostiantyn Kudriavtsev" w:date="2016-09-13T13:57:00Z">
              <w:tcPr>
                <w:tcW w:w="3116" w:type="dxa"/>
              </w:tcPr>
            </w:tcPrChange>
          </w:tcPr>
          <w:p w14:paraId="5364B664" w14:textId="77777777" w:rsidR="003D7B93" w:rsidRPr="003D7B93" w:rsidRDefault="003D7B93" w:rsidP="00EF097F">
            <w:pPr>
              <w:pStyle w:val="BodyText"/>
              <w:cnfStyle w:val="000000100000" w:firstRow="0" w:lastRow="0" w:firstColumn="0" w:lastColumn="0" w:oddVBand="0" w:evenVBand="0" w:oddHBand="1" w:evenHBand="0" w:firstRowFirstColumn="0" w:firstRowLastColumn="0" w:lastRowFirstColumn="0" w:lastRowLastColumn="0"/>
              <w:pPrChange w:id="1274"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p>
        </w:tc>
      </w:tr>
      <w:tr w:rsidR="00DE43D7" w14:paraId="0808DAA0" w14:textId="77777777" w:rsidTr="00EF097F">
        <w:tc>
          <w:tcPr>
            <w:cnfStyle w:val="001000000000" w:firstRow="0" w:lastRow="0" w:firstColumn="1" w:lastColumn="0" w:oddVBand="0" w:evenVBand="0" w:oddHBand="0" w:evenHBand="0" w:firstRowFirstColumn="0" w:firstRowLastColumn="0" w:lastRowFirstColumn="0" w:lastRowLastColumn="0"/>
            <w:tcW w:w="3115" w:type="dxa"/>
            <w:tcPrChange w:id="1275" w:author="Kostiantyn Kudriavtsev" w:date="2016-09-13T13:57:00Z">
              <w:tcPr>
                <w:tcW w:w="3115" w:type="dxa"/>
              </w:tcPr>
            </w:tcPrChange>
          </w:tcPr>
          <w:p w14:paraId="34F780B3" w14:textId="77777777" w:rsidR="00DE43D7" w:rsidRDefault="00DE43D7" w:rsidP="00EF097F">
            <w:pPr>
              <w:pStyle w:val="BodyText"/>
              <w:pPrChange w:id="1276" w:author="Kostiantyn Kudriavtsev" w:date="2016-09-13T13:57:00Z">
                <w:pPr>
                  <w:pStyle w:val="Heading2"/>
                  <w:outlineLvl w:val="1"/>
                </w:pPr>
              </w:pPrChange>
            </w:pPr>
            <w:r>
              <w:t>Unit testing</w:t>
            </w:r>
          </w:p>
        </w:tc>
        <w:tc>
          <w:tcPr>
            <w:tcW w:w="3116" w:type="dxa"/>
            <w:tcPrChange w:id="1277" w:author="Kostiantyn Kudriavtsev" w:date="2016-09-13T13:57:00Z">
              <w:tcPr>
                <w:tcW w:w="3116" w:type="dxa"/>
              </w:tcPr>
            </w:tcPrChange>
          </w:tcPr>
          <w:p w14:paraId="16111A10" w14:textId="77361E8E" w:rsidR="00DE43D7" w:rsidRDefault="00AD1698" w:rsidP="00EF097F">
            <w:pPr>
              <w:pStyle w:val="BodyText"/>
              <w:cnfStyle w:val="000000000000" w:firstRow="0" w:lastRow="0" w:firstColumn="0" w:lastColumn="0" w:oddVBand="0" w:evenVBand="0" w:oddHBand="0" w:evenHBand="0" w:firstRowFirstColumn="0" w:firstRowLastColumn="0" w:lastRowFirstColumn="0" w:lastRowLastColumn="0"/>
              <w:pPrChange w:id="1278" w:author="Kostiantyn Kudriavtsev" w:date="2016-09-13T13:57:00Z">
                <w:pPr>
                  <w:pStyle w:val="Heading2"/>
                  <w:outlineLvl w:val="1"/>
                  <w:cnfStyle w:val="000000000000" w:firstRow="0" w:lastRow="0" w:firstColumn="0" w:lastColumn="0" w:oddVBand="0" w:evenVBand="0" w:oddHBand="0" w:evenHBand="0" w:firstRowFirstColumn="0" w:firstRowLastColumn="0" w:lastRowFirstColumn="0" w:lastRowLastColumn="0"/>
                </w:pPr>
              </w:pPrChange>
            </w:pPr>
            <w:proofErr w:type="spellStart"/>
            <w:r>
              <w:t>js</w:t>
            </w:r>
            <w:proofErr w:type="spellEnd"/>
            <w:r>
              <w:t xml:space="preserve"> – Jest, java – </w:t>
            </w:r>
            <w:proofErr w:type="spellStart"/>
            <w:r>
              <w:t>mockito</w:t>
            </w:r>
            <w:proofErr w:type="spellEnd"/>
            <w:r>
              <w:t xml:space="preserve">, </w:t>
            </w:r>
            <w:proofErr w:type="spellStart"/>
            <w:r>
              <w:t>junit</w:t>
            </w:r>
            <w:proofErr w:type="spellEnd"/>
          </w:p>
        </w:tc>
        <w:tc>
          <w:tcPr>
            <w:tcW w:w="3116" w:type="dxa"/>
            <w:tcPrChange w:id="1279" w:author="Kostiantyn Kudriavtsev" w:date="2016-09-13T13:57:00Z">
              <w:tcPr>
                <w:tcW w:w="3116" w:type="dxa"/>
              </w:tcPr>
            </w:tcPrChange>
          </w:tcPr>
          <w:p w14:paraId="292192C8" w14:textId="77777777" w:rsidR="00DE43D7" w:rsidRPr="003D7B93" w:rsidRDefault="00DE43D7" w:rsidP="00EF097F">
            <w:pPr>
              <w:pStyle w:val="BodyText"/>
              <w:cnfStyle w:val="000000000000" w:firstRow="0" w:lastRow="0" w:firstColumn="0" w:lastColumn="0" w:oddVBand="0" w:evenVBand="0" w:oddHBand="0" w:evenHBand="0" w:firstRowFirstColumn="0" w:firstRowLastColumn="0" w:lastRowFirstColumn="0" w:lastRowLastColumn="0"/>
              <w:pPrChange w:id="1280" w:author="Kostiantyn Kudriavtsev" w:date="2016-09-13T13:57:00Z">
                <w:pPr>
                  <w:pStyle w:val="Heading2"/>
                  <w:outlineLvl w:val="1"/>
                  <w:cnfStyle w:val="000000000000" w:firstRow="0" w:lastRow="0" w:firstColumn="0" w:lastColumn="0" w:oddVBand="0" w:evenVBand="0" w:oddHBand="0" w:evenHBand="0" w:firstRowFirstColumn="0" w:firstRowLastColumn="0" w:lastRowFirstColumn="0" w:lastRowLastColumn="0"/>
                </w:pPr>
              </w:pPrChange>
            </w:pPr>
          </w:p>
        </w:tc>
      </w:tr>
      <w:tr w:rsidR="00AD1698" w14:paraId="51F26328" w14:textId="77777777" w:rsidTr="00EF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Change w:id="1281" w:author="Kostiantyn Kudriavtsev" w:date="2016-09-13T13:57:00Z">
              <w:tcPr>
                <w:tcW w:w="3115" w:type="dxa"/>
              </w:tcPr>
            </w:tcPrChange>
          </w:tcPr>
          <w:p w14:paraId="56B7E90A" w14:textId="77777777" w:rsidR="00AD1698" w:rsidRDefault="00AD1698" w:rsidP="00EF097F">
            <w:pPr>
              <w:pStyle w:val="BodyText"/>
              <w:cnfStyle w:val="001000100000" w:firstRow="0" w:lastRow="0" w:firstColumn="1" w:lastColumn="0" w:oddVBand="0" w:evenVBand="0" w:oddHBand="1" w:evenHBand="0" w:firstRowFirstColumn="0" w:firstRowLastColumn="0" w:lastRowFirstColumn="0" w:lastRowLastColumn="0"/>
              <w:pPrChange w:id="1282" w:author="Kostiantyn Kudriavtsev" w:date="2016-09-13T13:57:00Z">
                <w:pPr>
                  <w:pStyle w:val="Heading2"/>
                  <w:outlineLvl w:val="1"/>
                  <w:cnfStyle w:val="001000100000" w:firstRow="0" w:lastRow="0" w:firstColumn="1" w:lastColumn="0" w:oddVBand="0" w:evenVBand="0" w:oddHBand="1" w:evenHBand="0" w:firstRowFirstColumn="0" w:firstRowLastColumn="0" w:lastRowFirstColumn="0" w:lastRowLastColumn="0"/>
                </w:pPr>
              </w:pPrChange>
            </w:pPr>
            <w:r>
              <w:t>Build tool</w:t>
            </w:r>
          </w:p>
        </w:tc>
        <w:tc>
          <w:tcPr>
            <w:tcW w:w="3116" w:type="dxa"/>
            <w:tcPrChange w:id="1283" w:author="Kostiantyn Kudriavtsev" w:date="2016-09-13T13:57:00Z">
              <w:tcPr>
                <w:tcW w:w="3116" w:type="dxa"/>
              </w:tcPr>
            </w:tcPrChange>
          </w:tcPr>
          <w:p w14:paraId="68741852" w14:textId="16E448CE" w:rsidR="00AD1698" w:rsidRPr="00AD1698" w:rsidRDefault="00AD1698" w:rsidP="00EF097F">
            <w:pPr>
              <w:pStyle w:val="BodyText"/>
              <w:cnfStyle w:val="000000100000" w:firstRow="0" w:lastRow="0" w:firstColumn="0" w:lastColumn="0" w:oddVBand="0" w:evenVBand="0" w:oddHBand="1" w:evenHBand="0" w:firstRowFirstColumn="0" w:firstRowLastColumn="0" w:lastRowFirstColumn="0" w:lastRowLastColumn="0"/>
              <w:rPr>
                <w:lang w:val="ru-RU"/>
              </w:rPr>
              <w:pPrChange w:id="1284"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r>
              <w:t xml:space="preserve">maven / </w:t>
            </w:r>
            <w:proofErr w:type="spellStart"/>
            <w:r>
              <w:t>gradle</w:t>
            </w:r>
            <w:proofErr w:type="spellEnd"/>
          </w:p>
        </w:tc>
        <w:tc>
          <w:tcPr>
            <w:tcW w:w="3116" w:type="dxa"/>
            <w:tcPrChange w:id="1285" w:author="Kostiantyn Kudriavtsev" w:date="2016-09-13T13:57:00Z">
              <w:tcPr>
                <w:tcW w:w="3116" w:type="dxa"/>
              </w:tcPr>
            </w:tcPrChange>
          </w:tcPr>
          <w:p w14:paraId="48D5ED03" w14:textId="77777777" w:rsidR="00AD1698" w:rsidRPr="003D7B93" w:rsidRDefault="00AD1698" w:rsidP="00EF097F">
            <w:pPr>
              <w:pStyle w:val="BodyText"/>
              <w:cnfStyle w:val="000000100000" w:firstRow="0" w:lastRow="0" w:firstColumn="0" w:lastColumn="0" w:oddVBand="0" w:evenVBand="0" w:oddHBand="1" w:evenHBand="0" w:firstRowFirstColumn="0" w:firstRowLastColumn="0" w:lastRowFirstColumn="0" w:lastRowLastColumn="0"/>
              <w:pPrChange w:id="1286" w:author="Kostiantyn Kudriavtsev" w:date="2016-09-13T13:57:00Z">
                <w:pPr>
                  <w:pStyle w:val="Heading2"/>
                  <w:outlineLvl w:val="1"/>
                  <w:cnfStyle w:val="000000100000" w:firstRow="0" w:lastRow="0" w:firstColumn="0" w:lastColumn="0" w:oddVBand="0" w:evenVBand="0" w:oddHBand="1" w:evenHBand="0" w:firstRowFirstColumn="0" w:firstRowLastColumn="0" w:lastRowFirstColumn="0" w:lastRowLastColumn="0"/>
                </w:pPr>
              </w:pPrChange>
            </w:pPr>
          </w:p>
        </w:tc>
      </w:tr>
    </w:tbl>
    <w:p w14:paraId="5AD2D1EB" w14:textId="77777777" w:rsidR="003D7B93" w:rsidRDefault="003D7B93" w:rsidP="001272FD">
      <w:pPr>
        <w:pStyle w:val="Heading2"/>
      </w:pPr>
    </w:p>
    <w:p w14:paraId="64CBFCC9" w14:textId="77777777" w:rsidR="003D7B93" w:rsidRDefault="003D7B93" w:rsidP="003D7B93">
      <w:pPr>
        <w:pStyle w:val="BodyText"/>
      </w:pPr>
    </w:p>
    <w:p w14:paraId="00AD91C0" w14:textId="77777777" w:rsidR="003D7B93" w:rsidRPr="003D7B93" w:rsidRDefault="003D7B93" w:rsidP="003D7B93">
      <w:pPr>
        <w:pStyle w:val="BodyText"/>
      </w:pPr>
    </w:p>
    <w:p w14:paraId="1DBD275A" w14:textId="25EC9EFE" w:rsidR="003D7B93" w:rsidDel="00FD0EFF" w:rsidRDefault="003D7B93" w:rsidP="001272FD">
      <w:pPr>
        <w:pStyle w:val="Heading2"/>
        <w:rPr>
          <w:moveFrom w:id="1287" w:author="Kostiantyn Kudriavtsev" w:date="2016-09-13T14:57:00Z"/>
        </w:rPr>
      </w:pPr>
      <w:moveFromRangeStart w:id="1288" w:author="Kostiantyn Kudriavtsev" w:date="2016-09-13T14:57:00Z" w:name="move461541958"/>
      <w:moveFrom w:id="1289" w:author="Kostiantyn Kudriavtsev" w:date="2016-09-13T14:57:00Z">
        <w:r w:rsidDel="00FD0EFF">
          <w:t>Azure mapping</w:t>
        </w:r>
        <w:bookmarkStart w:id="1290" w:name="_Toc461542054"/>
        <w:bookmarkEnd w:id="1290"/>
      </w:moveFrom>
    </w:p>
    <w:p w14:paraId="7C9B6ECD" w14:textId="019C416E" w:rsidR="000953FC" w:rsidDel="00FD0EFF" w:rsidRDefault="000953FC" w:rsidP="000953FC">
      <w:pPr>
        <w:pStyle w:val="BodyText"/>
        <w:rPr>
          <w:moveFrom w:id="1291" w:author="Kostiantyn Kudriavtsev" w:date="2016-09-13T14:57:00Z"/>
        </w:rPr>
      </w:pPr>
      <w:bookmarkStart w:id="1292" w:name="_Toc461542055"/>
      <w:bookmarkEnd w:id="1292"/>
    </w:p>
    <w:p w14:paraId="71F6A246" w14:textId="696ECA13" w:rsidR="00D2411A" w:rsidDel="00FD0EFF" w:rsidRDefault="003D7B93" w:rsidP="000953FC">
      <w:pPr>
        <w:pStyle w:val="BodyText"/>
        <w:rPr>
          <w:moveFrom w:id="1293" w:author="Kostiantyn Kudriavtsev" w:date="2016-09-13T14:57:00Z"/>
        </w:rPr>
      </w:pPr>
      <w:moveFrom w:id="1294" w:author="Kostiantyn Kudriavtsev" w:date="2016-09-13T14:57:00Z">
        <w:r w:rsidRPr="003D7B93" w:rsidDel="00FD0EFF">
          <w:rPr>
            <w:noProof/>
          </w:rPr>
          <w:drawing>
            <wp:inline distT="0" distB="0" distL="0" distR="0" wp14:anchorId="028812D0" wp14:editId="449B88B1">
              <wp:extent cx="5941695" cy="53574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5357495"/>
                      </a:xfrm>
                      <a:prstGeom prst="rect">
                        <a:avLst/>
                      </a:prstGeom>
                    </pic:spPr>
                  </pic:pic>
                </a:graphicData>
              </a:graphic>
            </wp:inline>
          </w:drawing>
        </w:r>
        <w:bookmarkStart w:id="1295" w:name="_Toc461542056"/>
        <w:bookmarkEnd w:id="1295"/>
      </w:moveFrom>
    </w:p>
    <w:p w14:paraId="1DBC39F6" w14:textId="77777777" w:rsidR="00F12B78" w:rsidRDefault="00F12B78" w:rsidP="00F12B78">
      <w:pPr>
        <w:pStyle w:val="Heading1"/>
      </w:pPr>
      <w:bookmarkStart w:id="1296" w:name="_Toc461542057"/>
      <w:moveFromRangeEnd w:id="1288"/>
      <w:r>
        <w:t>Quality Attributes</w:t>
      </w:r>
      <w:bookmarkEnd w:id="1296"/>
    </w:p>
    <w:p w14:paraId="590866CF" w14:textId="77777777" w:rsidR="00F12B78" w:rsidRDefault="00F12B78" w:rsidP="001272FD">
      <w:pPr>
        <w:pStyle w:val="Heading2"/>
      </w:pPr>
      <w:bookmarkStart w:id="1297" w:name="_Toc461542058"/>
      <w:r>
        <w:t>Considered Solution Architecture Quality Attributes</w:t>
      </w:r>
      <w:bookmarkEnd w:id="1297"/>
    </w:p>
    <w:p w14:paraId="325D083D" w14:textId="77777777" w:rsidR="00F12B78" w:rsidRPr="009B2E12" w:rsidRDefault="00F12B78" w:rsidP="000953FC">
      <w:pPr>
        <w:pStyle w:val="BodyText"/>
      </w:pPr>
      <w:r w:rsidRPr="009B2E12">
        <w:t xml:space="preserve">The risk and non-risk issues identified in this assessment are determined by evaluating how well the software architecture meets the </w:t>
      </w:r>
      <w:hyperlink r:id="rId22" w:history="1">
        <w:r w:rsidRPr="009B2E12">
          <w:rPr>
            <w:rStyle w:val="Hyperlink"/>
            <w:i/>
          </w:rPr>
          <w:t>architectural quality attributes</w:t>
        </w:r>
      </w:hyperlink>
      <w:r w:rsidRPr="009B2E12">
        <w:t xml:space="preserve"> proposed by </w:t>
      </w:r>
      <w:hyperlink r:id="rId23" w:history="1">
        <w:r w:rsidRPr="009B2E12">
          <w:rPr>
            <w:rStyle w:val="Hyperlink"/>
            <w:i/>
          </w:rPr>
          <w:t>Microsoft in</w:t>
        </w:r>
        <w:r w:rsidR="00D5186E" w:rsidRPr="009B2E12">
          <w:rPr>
            <w:rStyle w:val="Hyperlink"/>
            <w:i/>
          </w:rPr>
          <w:t xml:space="preserve"> the</w:t>
        </w:r>
        <w:r w:rsidRPr="009B2E12">
          <w:rPr>
            <w:rStyle w:val="Hyperlink"/>
            <w:i/>
          </w:rPr>
          <w:t xml:space="preserve"> Microsoft Application Architecture Guide.</w:t>
        </w:r>
      </w:hyperlink>
      <w:r w:rsidRPr="009B2E12">
        <w:t xml:space="preserve"> See quality attributes in “</w:t>
      </w:r>
      <w:r w:rsidR="0027179A" w:rsidRPr="009B2E12">
        <w:fldChar w:fldCharType="begin"/>
      </w:r>
      <w:r w:rsidR="0027179A" w:rsidRPr="009B2E12">
        <w:instrText xml:space="preserve"> REF _Ref427243680 \r \h </w:instrText>
      </w:r>
      <w:r w:rsidR="009B2E12">
        <w:instrText xml:space="preserve"> \* MERGEFORMAT </w:instrText>
      </w:r>
      <w:r w:rsidR="0027179A" w:rsidRPr="009B2E12">
        <w:fldChar w:fldCharType="separate"/>
      </w:r>
      <w:r w:rsidR="00DD44B1">
        <w:t>Appendix A</w:t>
      </w:r>
      <w:r w:rsidR="0027179A" w:rsidRPr="009B2E12">
        <w:fldChar w:fldCharType="end"/>
      </w:r>
      <w:r w:rsidR="0027179A" w:rsidRPr="009B2E12">
        <w:t xml:space="preserve">: </w:t>
      </w:r>
      <w:r w:rsidR="0027179A" w:rsidRPr="009B2E12">
        <w:fldChar w:fldCharType="begin"/>
      </w:r>
      <w:r w:rsidR="0027179A" w:rsidRPr="009B2E12">
        <w:instrText xml:space="preserve"> REF _Ref427243657 \h </w:instrText>
      </w:r>
      <w:r w:rsidR="009B2E12">
        <w:instrText xml:space="preserve"> \* MERGEFORMAT </w:instrText>
      </w:r>
      <w:r w:rsidR="0027179A" w:rsidRPr="009B2E12">
        <w:fldChar w:fldCharType="separate"/>
      </w:r>
      <w:r w:rsidR="00DD44B1">
        <w:t>Solution Architecture Quality Attributes</w:t>
      </w:r>
      <w:r w:rsidR="0027179A" w:rsidRPr="009B2E12">
        <w:fldChar w:fldCharType="end"/>
      </w:r>
      <w:r w:rsidRPr="009B2E12">
        <w:t>“.</w:t>
      </w:r>
    </w:p>
    <w:p w14:paraId="3611DB5C" w14:textId="77777777" w:rsidR="00F12B78" w:rsidRPr="009B2E12" w:rsidRDefault="00F12B78" w:rsidP="00F12B78">
      <w:pPr>
        <w:widowControl/>
        <w:spacing w:line="240" w:lineRule="auto"/>
        <w:rPr>
          <w:i/>
        </w:rPr>
      </w:pPr>
    </w:p>
    <w:p w14:paraId="66193209" w14:textId="77777777" w:rsidR="00F12B78" w:rsidRPr="009B2E12" w:rsidRDefault="00F12B78" w:rsidP="000953FC">
      <w:pPr>
        <w:pStyle w:val="Comment"/>
      </w:pPr>
      <w:r w:rsidRPr="009B2E12">
        <w:t>[</w:t>
      </w:r>
      <w:r w:rsidR="008626B1" w:rsidRPr="009B2E12">
        <w:rPr>
          <w:b/>
        </w:rPr>
        <w:t>Description:</w:t>
      </w:r>
      <w:r w:rsidR="008626B1" w:rsidRPr="009B2E12">
        <w:t xml:space="preserve"> </w:t>
      </w:r>
      <w:r w:rsidR="00D5186E" w:rsidRPr="009B2E12">
        <w:t>L</w:t>
      </w:r>
      <w:r w:rsidRPr="009B2E12">
        <w:t>ist all the quality attributes mapped to corresponding main functional and non-functional requirements.</w:t>
      </w:r>
    </w:p>
    <w:p w14:paraId="6FA16666" w14:textId="77777777" w:rsidR="008626B1" w:rsidRPr="009B2E12" w:rsidRDefault="00F12B78" w:rsidP="000953FC">
      <w:pPr>
        <w:pStyle w:val="Comment"/>
      </w:pPr>
      <w:r w:rsidRPr="009B2E12">
        <w:t>TODO: Propose</w:t>
      </w:r>
      <w:r w:rsidR="00D5186E" w:rsidRPr="009B2E12">
        <w:t xml:space="preserve"> a</w:t>
      </w:r>
      <w:r w:rsidRPr="009B2E12">
        <w:t xml:space="preserve"> set of </w:t>
      </w:r>
      <w:r w:rsidRPr="009B2E12">
        <w:rPr>
          <w:b/>
        </w:rPr>
        <w:t>all considered</w:t>
      </w:r>
      <w:r w:rsidRPr="009B2E12">
        <w:t xml:space="preserve"> attributes without prioritization.</w:t>
      </w:r>
    </w:p>
    <w:p w14:paraId="1DE23CCF" w14:textId="77777777" w:rsidR="00F12B78" w:rsidRPr="009B2E12" w:rsidRDefault="008626B1" w:rsidP="000953FC">
      <w:pPr>
        <w:pStyle w:val="Comment"/>
      </w:pPr>
      <w:r w:rsidRPr="009B2E12">
        <w:rPr>
          <w:b/>
        </w:rPr>
        <w:t>Section Type:</w:t>
      </w:r>
      <w:r w:rsidRPr="009B2E12">
        <w:t xml:space="preserve"> Highly </w:t>
      </w:r>
      <w:r w:rsidR="00CE7063" w:rsidRPr="009B2E12">
        <w:t>r</w:t>
      </w:r>
      <w:r w:rsidRPr="009B2E12">
        <w:t>ecommended</w:t>
      </w:r>
      <w:r w:rsidR="00F12B78" w:rsidRPr="009B2E12">
        <w:t>]</w:t>
      </w:r>
    </w:p>
    <w:tbl>
      <w:tblPr>
        <w:tblStyle w:val="TableEPAM"/>
        <w:tblW w:w="0" w:type="auto"/>
        <w:tblInd w:w="-5" w:type="dxa"/>
        <w:tblLook w:val="04A0" w:firstRow="1" w:lastRow="0" w:firstColumn="1" w:lastColumn="0" w:noHBand="0" w:noVBand="1"/>
      </w:tblPr>
      <w:tblGrid>
        <w:gridCol w:w="3364"/>
        <w:gridCol w:w="3121"/>
        <w:gridCol w:w="2867"/>
      </w:tblGrid>
      <w:tr w:rsidR="00A05723" w14:paraId="3348C0BB" w14:textId="77777777" w:rsidTr="00571F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4" w:type="dxa"/>
          </w:tcPr>
          <w:p w14:paraId="0B439E74" w14:textId="77777777" w:rsidR="00A05723" w:rsidRPr="00DA6CF4" w:rsidRDefault="00A05723" w:rsidP="00BD7076">
            <w:r>
              <w:t>Functional requirement</w:t>
            </w:r>
          </w:p>
        </w:tc>
        <w:tc>
          <w:tcPr>
            <w:tcW w:w="3121" w:type="dxa"/>
          </w:tcPr>
          <w:p w14:paraId="3C228608" w14:textId="77777777" w:rsidR="00A05723" w:rsidRPr="00DA6CF4" w:rsidRDefault="00A05723" w:rsidP="00BD7076">
            <w:pPr>
              <w:cnfStyle w:val="100000000000" w:firstRow="1" w:lastRow="0" w:firstColumn="0" w:lastColumn="0" w:oddVBand="0" w:evenVBand="0" w:oddHBand="0" w:evenHBand="0" w:firstRowFirstColumn="0" w:firstRowLastColumn="0" w:lastRowFirstColumn="0" w:lastRowLastColumn="0"/>
            </w:pPr>
            <w:r>
              <w:t>Quality attribute</w:t>
            </w:r>
          </w:p>
        </w:tc>
        <w:tc>
          <w:tcPr>
            <w:tcW w:w="2867" w:type="dxa"/>
          </w:tcPr>
          <w:p w14:paraId="137CBC19" w14:textId="77777777" w:rsidR="00A05723" w:rsidRDefault="00A05723" w:rsidP="00BD7076">
            <w:pPr>
              <w:cnfStyle w:val="100000000000" w:firstRow="1" w:lastRow="0" w:firstColumn="0" w:lastColumn="0" w:oddVBand="0" w:evenVBand="0" w:oddHBand="0" w:evenHBand="0" w:firstRowFirstColumn="0" w:firstRowLastColumn="0" w:lastRowFirstColumn="0" w:lastRowLastColumn="0"/>
            </w:pPr>
            <w:r>
              <w:t>Comment</w:t>
            </w:r>
          </w:p>
        </w:tc>
      </w:tr>
      <w:tr w:rsidR="00A05723" w14:paraId="04FBD026" w14:textId="77777777" w:rsidTr="00571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0916A1E0" w14:textId="77777777" w:rsidR="00A05723" w:rsidRPr="00DA6CF4" w:rsidRDefault="00A05723" w:rsidP="00BD7076"/>
        </w:tc>
        <w:tc>
          <w:tcPr>
            <w:tcW w:w="3121" w:type="dxa"/>
          </w:tcPr>
          <w:p w14:paraId="444CBCFB" w14:textId="77777777" w:rsidR="00A05723" w:rsidRPr="00DA6CF4" w:rsidRDefault="00A05723" w:rsidP="00BD7076">
            <w:pPr>
              <w:cnfStyle w:val="000000100000" w:firstRow="0" w:lastRow="0" w:firstColumn="0" w:lastColumn="0" w:oddVBand="0" w:evenVBand="0" w:oddHBand="1" w:evenHBand="0" w:firstRowFirstColumn="0" w:firstRowLastColumn="0" w:lastRowFirstColumn="0" w:lastRowLastColumn="0"/>
            </w:pPr>
          </w:p>
        </w:tc>
        <w:tc>
          <w:tcPr>
            <w:tcW w:w="2867" w:type="dxa"/>
          </w:tcPr>
          <w:p w14:paraId="4EFAC246" w14:textId="77777777" w:rsidR="00A05723" w:rsidRPr="00DA6CF4" w:rsidRDefault="00A05723" w:rsidP="00BD7076">
            <w:pPr>
              <w:cnfStyle w:val="000000100000" w:firstRow="0" w:lastRow="0" w:firstColumn="0" w:lastColumn="0" w:oddVBand="0" w:evenVBand="0" w:oddHBand="1" w:evenHBand="0" w:firstRowFirstColumn="0" w:firstRowLastColumn="0" w:lastRowFirstColumn="0" w:lastRowLastColumn="0"/>
            </w:pPr>
          </w:p>
        </w:tc>
      </w:tr>
      <w:tr w:rsidR="00A05723" w14:paraId="62D04C7E" w14:textId="77777777" w:rsidTr="00571F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4B6CF7AE" w14:textId="77777777" w:rsidR="00A05723" w:rsidRDefault="00A05723" w:rsidP="00BD7076"/>
        </w:tc>
        <w:tc>
          <w:tcPr>
            <w:tcW w:w="3121" w:type="dxa"/>
          </w:tcPr>
          <w:p w14:paraId="2E6698B1" w14:textId="77777777" w:rsidR="00A05723" w:rsidRDefault="00A05723" w:rsidP="00BD7076">
            <w:pPr>
              <w:cnfStyle w:val="000000010000" w:firstRow="0" w:lastRow="0" w:firstColumn="0" w:lastColumn="0" w:oddVBand="0" w:evenVBand="0" w:oddHBand="0" w:evenHBand="1" w:firstRowFirstColumn="0" w:firstRowLastColumn="0" w:lastRowFirstColumn="0" w:lastRowLastColumn="0"/>
            </w:pPr>
          </w:p>
        </w:tc>
        <w:tc>
          <w:tcPr>
            <w:tcW w:w="2867" w:type="dxa"/>
          </w:tcPr>
          <w:p w14:paraId="30FC86E8" w14:textId="77777777" w:rsidR="00A05723" w:rsidRDefault="00A05723" w:rsidP="00BD7076">
            <w:pPr>
              <w:cnfStyle w:val="000000010000" w:firstRow="0" w:lastRow="0" w:firstColumn="0" w:lastColumn="0" w:oddVBand="0" w:evenVBand="0" w:oddHBand="0" w:evenHBand="1" w:firstRowFirstColumn="0" w:firstRowLastColumn="0" w:lastRowFirstColumn="0" w:lastRowLastColumn="0"/>
            </w:pPr>
          </w:p>
        </w:tc>
      </w:tr>
    </w:tbl>
    <w:p w14:paraId="6C137249" w14:textId="77777777" w:rsidR="00F12B78" w:rsidRDefault="00F12B78" w:rsidP="00F12B78">
      <w:pPr>
        <w:widowControl/>
        <w:spacing w:line="240" w:lineRule="auto"/>
      </w:pPr>
    </w:p>
    <w:tbl>
      <w:tblPr>
        <w:tblStyle w:val="TableEPAM"/>
        <w:tblW w:w="0" w:type="auto"/>
        <w:tblInd w:w="-5" w:type="dxa"/>
        <w:tblLook w:val="04A0" w:firstRow="1" w:lastRow="0" w:firstColumn="1" w:lastColumn="0" w:noHBand="0" w:noVBand="1"/>
      </w:tblPr>
      <w:tblGrid>
        <w:gridCol w:w="3364"/>
        <w:gridCol w:w="3121"/>
        <w:gridCol w:w="2867"/>
      </w:tblGrid>
      <w:tr w:rsidR="0018721D" w14:paraId="32B75405" w14:textId="77777777" w:rsidTr="00571F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4" w:type="dxa"/>
          </w:tcPr>
          <w:p w14:paraId="411445AB" w14:textId="77777777" w:rsidR="0018721D" w:rsidRPr="00DA6CF4" w:rsidRDefault="0018721D" w:rsidP="0018721D">
            <w:r>
              <w:t>Non-functional requirement</w:t>
            </w:r>
          </w:p>
        </w:tc>
        <w:tc>
          <w:tcPr>
            <w:tcW w:w="3121" w:type="dxa"/>
          </w:tcPr>
          <w:p w14:paraId="41C1815F" w14:textId="77777777" w:rsidR="0018721D" w:rsidRPr="00DA6CF4" w:rsidRDefault="0018721D" w:rsidP="00BD7076">
            <w:pPr>
              <w:cnfStyle w:val="100000000000" w:firstRow="1" w:lastRow="0" w:firstColumn="0" w:lastColumn="0" w:oddVBand="0" w:evenVBand="0" w:oddHBand="0" w:evenHBand="0" w:firstRowFirstColumn="0" w:firstRowLastColumn="0" w:lastRowFirstColumn="0" w:lastRowLastColumn="0"/>
            </w:pPr>
            <w:r>
              <w:t>Quality attribute</w:t>
            </w:r>
          </w:p>
        </w:tc>
        <w:tc>
          <w:tcPr>
            <w:tcW w:w="2867" w:type="dxa"/>
          </w:tcPr>
          <w:p w14:paraId="378CE198" w14:textId="77777777" w:rsidR="0018721D" w:rsidRDefault="0018721D" w:rsidP="00BD7076">
            <w:pPr>
              <w:cnfStyle w:val="100000000000" w:firstRow="1" w:lastRow="0" w:firstColumn="0" w:lastColumn="0" w:oddVBand="0" w:evenVBand="0" w:oddHBand="0" w:evenHBand="0" w:firstRowFirstColumn="0" w:firstRowLastColumn="0" w:lastRowFirstColumn="0" w:lastRowLastColumn="0"/>
            </w:pPr>
            <w:r>
              <w:t>Comment</w:t>
            </w:r>
          </w:p>
        </w:tc>
      </w:tr>
      <w:tr w:rsidR="0018721D" w14:paraId="080F6681" w14:textId="77777777" w:rsidTr="00571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3E1F0873" w14:textId="77777777" w:rsidR="0018721D" w:rsidRPr="00DA6CF4" w:rsidRDefault="0018721D" w:rsidP="00BD7076"/>
        </w:tc>
        <w:tc>
          <w:tcPr>
            <w:tcW w:w="3121" w:type="dxa"/>
          </w:tcPr>
          <w:p w14:paraId="47940C4D" w14:textId="77777777" w:rsidR="0018721D" w:rsidRPr="00DA6CF4" w:rsidRDefault="0018721D" w:rsidP="00BD7076">
            <w:pPr>
              <w:cnfStyle w:val="000000100000" w:firstRow="0" w:lastRow="0" w:firstColumn="0" w:lastColumn="0" w:oddVBand="0" w:evenVBand="0" w:oddHBand="1" w:evenHBand="0" w:firstRowFirstColumn="0" w:firstRowLastColumn="0" w:lastRowFirstColumn="0" w:lastRowLastColumn="0"/>
            </w:pPr>
          </w:p>
        </w:tc>
        <w:tc>
          <w:tcPr>
            <w:tcW w:w="2867" w:type="dxa"/>
          </w:tcPr>
          <w:p w14:paraId="15A8CEBA" w14:textId="77777777" w:rsidR="0018721D" w:rsidRPr="00DA6CF4" w:rsidRDefault="0018721D" w:rsidP="00BD7076">
            <w:pPr>
              <w:cnfStyle w:val="000000100000" w:firstRow="0" w:lastRow="0" w:firstColumn="0" w:lastColumn="0" w:oddVBand="0" w:evenVBand="0" w:oddHBand="1" w:evenHBand="0" w:firstRowFirstColumn="0" w:firstRowLastColumn="0" w:lastRowFirstColumn="0" w:lastRowLastColumn="0"/>
            </w:pPr>
          </w:p>
        </w:tc>
      </w:tr>
      <w:tr w:rsidR="0018721D" w14:paraId="4E504AF3" w14:textId="77777777" w:rsidTr="00571F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51DC076D" w14:textId="77777777" w:rsidR="0018721D" w:rsidRDefault="0018721D" w:rsidP="00BD7076"/>
        </w:tc>
        <w:tc>
          <w:tcPr>
            <w:tcW w:w="3121" w:type="dxa"/>
          </w:tcPr>
          <w:p w14:paraId="0115D304" w14:textId="77777777" w:rsidR="0018721D" w:rsidRDefault="0018721D" w:rsidP="00BD7076">
            <w:pPr>
              <w:cnfStyle w:val="000000010000" w:firstRow="0" w:lastRow="0" w:firstColumn="0" w:lastColumn="0" w:oddVBand="0" w:evenVBand="0" w:oddHBand="0" w:evenHBand="1" w:firstRowFirstColumn="0" w:firstRowLastColumn="0" w:lastRowFirstColumn="0" w:lastRowLastColumn="0"/>
            </w:pPr>
          </w:p>
        </w:tc>
        <w:tc>
          <w:tcPr>
            <w:tcW w:w="2867" w:type="dxa"/>
          </w:tcPr>
          <w:p w14:paraId="3D4D01F1" w14:textId="77777777" w:rsidR="0018721D" w:rsidRDefault="0018721D" w:rsidP="00BD7076">
            <w:pPr>
              <w:cnfStyle w:val="000000010000" w:firstRow="0" w:lastRow="0" w:firstColumn="0" w:lastColumn="0" w:oddVBand="0" w:evenVBand="0" w:oddHBand="0" w:evenHBand="1" w:firstRowFirstColumn="0" w:firstRowLastColumn="0" w:lastRowFirstColumn="0" w:lastRowLastColumn="0"/>
            </w:pPr>
          </w:p>
        </w:tc>
      </w:tr>
    </w:tbl>
    <w:p w14:paraId="79582DC2" w14:textId="77777777" w:rsidR="0018721D" w:rsidRDefault="0018721D" w:rsidP="00F12B78">
      <w:pPr>
        <w:widowControl/>
        <w:spacing w:line="240" w:lineRule="auto"/>
      </w:pPr>
    </w:p>
    <w:p w14:paraId="46E05161" w14:textId="77777777" w:rsidR="00F12B78" w:rsidRDefault="00F12B78" w:rsidP="001272FD">
      <w:pPr>
        <w:pStyle w:val="Heading2"/>
      </w:pPr>
      <w:bookmarkStart w:id="1298" w:name="_Toc461542059"/>
      <w:r>
        <w:t>Architecturally Significant Quality Attributes</w:t>
      </w:r>
      <w:bookmarkEnd w:id="1298"/>
    </w:p>
    <w:p w14:paraId="269ED147" w14:textId="77777777" w:rsidR="00F12B78" w:rsidRPr="009B2E12" w:rsidRDefault="00F12B78" w:rsidP="000953FC">
      <w:pPr>
        <w:pStyle w:val="Comment"/>
      </w:pPr>
      <w:r w:rsidRPr="009B2E12">
        <w:t>[</w:t>
      </w:r>
      <w:r w:rsidR="008626B1" w:rsidRPr="009B2E12">
        <w:rPr>
          <w:b/>
        </w:rPr>
        <w:t>Description:</w:t>
      </w:r>
      <w:r w:rsidR="008626B1" w:rsidRPr="009B2E12">
        <w:t xml:space="preserve"> </w:t>
      </w:r>
      <w:r w:rsidR="00CC282E" w:rsidRPr="009B2E12">
        <w:t>S</w:t>
      </w:r>
      <w:r w:rsidRPr="009B2E12">
        <w:t xml:space="preserve">elect 3-5 most important quality attributes for the future solution architecture based on the requirements because your architectural decisions will depend on them. </w:t>
      </w:r>
      <w:r w:rsidR="00CC282E" w:rsidRPr="009B2E12">
        <w:t>P</w:t>
      </w:r>
      <w:r w:rsidRPr="009B2E12">
        <w:t xml:space="preserve">rovide motivation for </w:t>
      </w:r>
      <w:r w:rsidR="00CC282E" w:rsidRPr="009B2E12">
        <w:t>selecting</w:t>
      </w:r>
      <w:r w:rsidRPr="009B2E12">
        <w:t xml:space="preserve"> every quality attribute.</w:t>
      </w:r>
    </w:p>
    <w:p w14:paraId="35CF5EDF" w14:textId="77777777" w:rsidR="00F12B78" w:rsidRPr="009B2E12" w:rsidRDefault="00CC282E" w:rsidP="000953FC">
      <w:pPr>
        <w:pStyle w:val="Comment"/>
      </w:pPr>
      <w:r w:rsidRPr="009B2E12">
        <w:t>L</w:t>
      </w:r>
      <w:r w:rsidR="00F12B78" w:rsidRPr="009B2E12">
        <w:t xml:space="preserve">ist attributes for both </w:t>
      </w:r>
      <w:r w:rsidRPr="009B2E12">
        <w:t>the</w:t>
      </w:r>
      <w:r w:rsidR="00F12B78" w:rsidRPr="009B2E12">
        <w:t xml:space="preserve"> </w:t>
      </w:r>
      <w:r w:rsidR="0018721D" w:rsidRPr="009B2E12">
        <w:t xml:space="preserve">baseline </w:t>
      </w:r>
      <w:r w:rsidR="00F12B78" w:rsidRPr="009B2E12">
        <w:t>architecture and</w:t>
      </w:r>
      <w:r w:rsidRPr="009B2E12">
        <w:t xml:space="preserve"> the</w:t>
      </w:r>
      <w:r w:rsidR="00F12B78" w:rsidRPr="009B2E12">
        <w:t xml:space="preserve"> </w:t>
      </w:r>
      <w:r w:rsidR="0018721D" w:rsidRPr="009B2E12">
        <w:t xml:space="preserve">target </w:t>
      </w:r>
      <w:r w:rsidR="00F12B78" w:rsidRPr="009B2E12">
        <w:t>architecture</w:t>
      </w:r>
      <w:r w:rsidR="0018721D" w:rsidRPr="009B2E12">
        <w:t>.</w:t>
      </w:r>
    </w:p>
    <w:p w14:paraId="6F774ED3" w14:textId="77777777" w:rsidR="00F12B78" w:rsidRPr="009B2E12" w:rsidRDefault="00CC282E" w:rsidP="000953FC">
      <w:pPr>
        <w:pStyle w:val="Comment"/>
      </w:pPr>
      <w:r w:rsidRPr="009B2E12">
        <w:t>Define a</w:t>
      </w:r>
      <w:r w:rsidR="00F12B78" w:rsidRPr="009B2E12">
        <w:t xml:space="preserve"> set of measurable metrics for each quality attribute. These metrics will show whether </w:t>
      </w:r>
      <w:r w:rsidRPr="009B2E12">
        <w:t xml:space="preserve">a </w:t>
      </w:r>
      <w:r w:rsidR="00F12B78" w:rsidRPr="009B2E12">
        <w:t>particular quality attribute</w:t>
      </w:r>
      <w:r w:rsidRPr="009B2E12">
        <w:t xml:space="preserve"> is</w:t>
      </w:r>
      <w:r w:rsidR="00F12B78" w:rsidRPr="009B2E12">
        <w:t xml:space="preserve"> achieved or not. The components where the metric </w:t>
      </w:r>
      <w:r w:rsidRPr="009B2E12">
        <w:t>is</w:t>
      </w:r>
      <w:r w:rsidR="00F12B78" w:rsidRPr="009B2E12">
        <w:t xml:space="preserve"> measured should also be noted. Fill in the table below.</w:t>
      </w:r>
    </w:p>
    <w:p w14:paraId="4F17EF3C" w14:textId="77777777" w:rsidR="008626B1" w:rsidRPr="009B2E12" w:rsidRDefault="00F12B78" w:rsidP="000953FC">
      <w:pPr>
        <w:pStyle w:val="Comment"/>
      </w:pPr>
      <w:r w:rsidRPr="009B2E12">
        <w:t>TODO: Propose</w:t>
      </w:r>
      <w:r w:rsidR="00CC282E" w:rsidRPr="009B2E12">
        <w:t xml:space="preserve"> a</w:t>
      </w:r>
      <w:r w:rsidRPr="009B2E12">
        <w:t xml:space="preserve"> set of ready-to-use attributes and metrics for them.</w:t>
      </w:r>
    </w:p>
    <w:p w14:paraId="6441B0EE" w14:textId="77777777" w:rsidR="00F12B78" w:rsidRPr="009B2E12" w:rsidRDefault="008626B1" w:rsidP="000953FC">
      <w:pPr>
        <w:pStyle w:val="Comment"/>
      </w:pPr>
      <w:r w:rsidRPr="00C8030F">
        <w:t>Section Type:</w:t>
      </w:r>
      <w:r w:rsidRPr="009B2E12">
        <w:t xml:space="preserve"> Mandatory</w:t>
      </w:r>
      <w:r w:rsidR="00F12B78" w:rsidRPr="009B2E12">
        <w:t>]</w:t>
      </w:r>
    </w:p>
    <w:tbl>
      <w:tblPr>
        <w:tblStyle w:val="TableEPAM"/>
        <w:tblW w:w="0" w:type="auto"/>
        <w:tblInd w:w="-5" w:type="dxa"/>
        <w:tblLook w:val="04A0" w:firstRow="1" w:lastRow="0" w:firstColumn="1" w:lastColumn="0" w:noHBand="0" w:noVBand="1"/>
      </w:tblPr>
      <w:tblGrid>
        <w:gridCol w:w="3352"/>
        <w:gridCol w:w="3126"/>
        <w:gridCol w:w="2874"/>
      </w:tblGrid>
      <w:tr w:rsidR="0018721D" w14:paraId="003EDDC6" w14:textId="77777777" w:rsidTr="00571F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2" w:type="dxa"/>
          </w:tcPr>
          <w:p w14:paraId="472D7606" w14:textId="77777777" w:rsidR="0018721D" w:rsidRPr="00DA6CF4" w:rsidRDefault="0018721D" w:rsidP="00BD7076">
            <w:r>
              <w:t>Quality attribute</w:t>
            </w:r>
          </w:p>
        </w:tc>
        <w:tc>
          <w:tcPr>
            <w:tcW w:w="3126" w:type="dxa"/>
          </w:tcPr>
          <w:p w14:paraId="36159CAC" w14:textId="77777777" w:rsidR="0018721D" w:rsidRPr="00DA6CF4" w:rsidRDefault="0018721D" w:rsidP="00BD7076">
            <w:pPr>
              <w:cnfStyle w:val="100000000000" w:firstRow="1" w:lastRow="0" w:firstColumn="0" w:lastColumn="0" w:oddVBand="0" w:evenVBand="0" w:oddHBand="0" w:evenHBand="0" w:firstRowFirstColumn="0" w:firstRowLastColumn="0" w:lastRowFirstColumn="0" w:lastRowLastColumn="0"/>
            </w:pPr>
            <w:r>
              <w:t>Measurable metric</w:t>
            </w:r>
          </w:p>
        </w:tc>
        <w:tc>
          <w:tcPr>
            <w:tcW w:w="2874" w:type="dxa"/>
          </w:tcPr>
          <w:p w14:paraId="762839D0" w14:textId="77777777" w:rsidR="0018721D" w:rsidRDefault="0018721D" w:rsidP="00BD7076">
            <w:pPr>
              <w:cnfStyle w:val="100000000000" w:firstRow="1" w:lastRow="0" w:firstColumn="0" w:lastColumn="0" w:oddVBand="0" w:evenVBand="0" w:oddHBand="0" w:evenHBand="0" w:firstRowFirstColumn="0" w:firstRowLastColumn="0" w:lastRowFirstColumn="0" w:lastRowLastColumn="0"/>
            </w:pPr>
            <w:r>
              <w:t>Related components</w:t>
            </w:r>
          </w:p>
        </w:tc>
      </w:tr>
      <w:tr w:rsidR="0018721D" w14:paraId="76EADF50" w14:textId="77777777" w:rsidTr="00571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2" w:type="dxa"/>
          </w:tcPr>
          <w:p w14:paraId="06CE9620" w14:textId="77777777" w:rsidR="0018721D" w:rsidRPr="00DA6CF4" w:rsidRDefault="0018721D" w:rsidP="00BD7076"/>
        </w:tc>
        <w:tc>
          <w:tcPr>
            <w:tcW w:w="3126" w:type="dxa"/>
          </w:tcPr>
          <w:p w14:paraId="3E620F03" w14:textId="77777777" w:rsidR="0018721D" w:rsidRPr="00DA6CF4" w:rsidRDefault="0018721D" w:rsidP="00BD7076">
            <w:pPr>
              <w:cnfStyle w:val="000000100000" w:firstRow="0" w:lastRow="0" w:firstColumn="0" w:lastColumn="0" w:oddVBand="0" w:evenVBand="0" w:oddHBand="1" w:evenHBand="0" w:firstRowFirstColumn="0" w:firstRowLastColumn="0" w:lastRowFirstColumn="0" w:lastRowLastColumn="0"/>
            </w:pPr>
          </w:p>
        </w:tc>
        <w:tc>
          <w:tcPr>
            <w:tcW w:w="2874" w:type="dxa"/>
          </w:tcPr>
          <w:p w14:paraId="52E6AF96" w14:textId="77777777" w:rsidR="0018721D" w:rsidRPr="00DA6CF4" w:rsidRDefault="0018721D" w:rsidP="00BD7076">
            <w:pPr>
              <w:cnfStyle w:val="000000100000" w:firstRow="0" w:lastRow="0" w:firstColumn="0" w:lastColumn="0" w:oddVBand="0" w:evenVBand="0" w:oddHBand="1" w:evenHBand="0" w:firstRowFirstColumn="0" w:firstRowLastColumn="0" w:lastRowFirstColumn="0" w:lastRowLastColumn="0"/>
            </w:pPr>
          </w:p>
        </w:tc>
      </w:tr>
      <w:tr w:rsidR="0018721D" w14:paraId="6F5AC37F" w14:textId="77777777" w:rsidTr="00571F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2" w:type="dxa"/>
          </w:tcPr>
          <w:p w14:paraId="2B85E764" w14:textId="77777777" w:rsidR="0018721D" w:rsidRDefault="0018721D" w:rsidP="00BD7076"/>
        </w:tc>
        <w:tc>
          <w:tcPr>
            <w:tcW w:w="3126" w:type="dxa"/>
          </w:tcPr>
          <w:p w14:paraId="4B0AAD63" w14:textId="77777777" w:rsidR="0018721D" w:rsidRDefault="0018721D" w:rsidP="00BD7076">
            <w:pPr>
              <w:cnfStyle w:val="000000010000" w:firstRow="0" w:lastRow="0" w:firstColumn="0" w:lastColumn="0" w:oddVBand="0" w:evenVBand="0" w:oddHBand="0" w:evenHBand="1" w:firstRowFirstColumn="0" w:firstRowLastColumn="0" w:lastRowFirstColumn="0" w:lastRowLastColumn="0"/>
            </w:pPr>
          </w:p>
        </w:tc>
        <w:tc>
          <w:tcPr>
            <w:tcW w:w="2874" w:type="dxa"/>
          </w:tcPr>
          <w:p w14:paraId="73AA826F" w14:textId="77777777" w:rsidR="0018721D" w:rsidRDefault="0018721D" w:rsidP="00BD7076">
            <w:pPr>
              <w:cnfStyle w:val="000000010000" w:firstRow="0" w:lastRow="0" w:firstColumn="0" w:lastColumn="0" w:oddVBand="0" w:evenVBand="0" w:oddHBand="0" w:evenHBand="1" w:firstRowFirstColumn="0" w:firstRowLastColumn="0" w:lastRowFirstColumn="0" w:lastRowLastColumn="0"/>
            </w:pPr>
          </w:p>
        </w:tc>
      </w:tr>
    </w:tbl>
    <w:p w14:paraId="080AE3FD" w14:textId="77777777" w:rsidR="0018721D" w:rsidRDefault="0018721D" w:rsidP="00F12B78">
      <w:pPr>
        <w:widowControl/>
        <w:spacing w:line="240" w:lineRule="auto"/>
      </w:pPr>
    </w:p>
    <w:p w14:paraId="24D91656" w14:textId="77777777" w:rsidR="0018721D" w:rsidRDefault="0018721D">
      <w:pPr>
        <w:widowControl/>
        <w:spacing w:line="240" w:lineRule="auto"/>
      </w:pPr>
      <w:r>
        <w:br w:type="page"/>
      </w:r>
    </w:p>
    <w:p w14:paraId="373AA846" w14:textId="77777777" w:rsidR="0018721D" w:rsidRDefault="0018721D" w:rsidP="0018721D">
      <w:pPr>
        <w:pStyle w:val="Heading1"/>
      </w:pPr>
      <w:bookmarkStart w:id="1299" w:name="_Toc461542060"/>
      <w:r>
        <w:lastRenderedPageBreak/>
        <w:t>Baseline Solution architecture</w:t>
      </w:r>
      <w:bookmarkEnd w:id="1299"/>
    </w:p>
    <w:p w14:paraId="605666C3" w14:textId="77777777" w:rsidR="0018721D" w:rsidRPr="009B2E12" w:rsidRDefault="0018721D" w:rsidP="000953FC">
      <w:pPr>
        <w:pStyle w:val="Comment"/>
      </w:pPr>
      <w:r w:rsidRPr="009B2E12">
        <w:t>[</w:t>
      </w:r>
      <w:r w:rsidR="008626B1" w:rsidRPr="009B2E12">
        <w:rPr>
          <w:b/>
        </w:rPr>
        <w:t xml:space="preserve">Description: </w:t>
      </w:r>
      <w:r w:rsidRPr="009B2E12">
        <w:t xml:space="preserve">This section </w:t>
      </w:r>
      <w:r w:rsidR="00814B17" w:rsidRPr="009B2E12">
        <w:t>must</w:t>
      </w:r>
      <w:r w:rsidRPr="009B2E12">
        <w:t xml:space="preserve"> be addressed only if you are working in a </w:t>
      </w:r>
      <w:r w:rsidR="00C5445B" w:rsidRPr="009B2E12">
        <w:t>“</w:t>
      </w:r>
      <w:r w:rsidRPr="009B2E12">
        <w:t>brown field</w:t>
      </w:r>
      <w:r w:rsidR="00C5445B" w:rsidRPr="009B2E12">
        <w:t>”</w:t>
      </w:r>
      <w:r w:rsidRPr="009B2E12">
        <w:t xml:space="preserve">, </w:t>
      </w:r>
      <w:r w:rsidR="00C5445B" w:rsidRPr="009B2E12">
        <w:t>where the</w:t>
      </w:r>
      <w:r w:rsidRPr="009B2E12">
        <w:t xml:space="preserve"> customer</w:t>
      </w:r>
      <w:r w:rsidR="00C5445B" w:rsidRPr="009B2E12">
        <w:t xml:space="preserve"> already</w:t>
      </w:r>
      <w:r w:rsidRPr="009B2E12">
        <w:t xml:space="preserve"> has</w:t>
      </w:r>
      <w:r w:rsidR="00C5445B" w:rsidRPr="009B2E12">
        <w:t xml:space="preserve"> a</w:t>
      </w:r>
      <w:r w:rsidRPr="009B2E12">
        <w:t xml:space="preserve"> legacy solution. </w:t>
      </w:r>
      <w:r w:rsidR="00C5445B" w:rsidRPr="009B2E12">
        <w:t>T</w:t>
      </w:r>
      <w:r w:rsidRPr="009B2E12">
        <w:t>his section describe</w:t>
      </w:r>
      <w:r w:rsidR="00C5445B" w:rsidRPr="009B2E12">
        <w:t>s the</w:t>
      </w:r>
      <w:r w:rsidRPr="009B2E12">
        <w:t xml:space="preserve"> legacy solution architecture with </w:t>
      </w:r>
      <w:r w:rsidR="00C5445B" w:rsidRPr="009B2E12">
        <w:t xml:space="preserve">a sufficient </w:t>
      </w:r>
      <w:r w:rsidRPr="009B2E12">
        <w:t>level of detail.</w:t>
      </w:r>
    </w:p>
    <w:p w14:paraId="6DB11ECE" w14:textId="77777777" w:rsidR="008626B1" w:rsidRPr="009B2E12" w:rsidRDefault="0018721D" w:rsidP="000953FC">
      <w:pPr>
        <w:pStyle w:val="Comment"/>
      </w:pPr>
      <w:r w:rsidRPr="009B2E12">
        <w:t>Note: In some cases it makes sense to have Baseline Solution Architecture (also known as</w:t>
      </w:r>
      <w:r w:rsidR="00C5445B" w:rsidRPr="009B2E12">
        <w:t xml:space="preserve"> putting the</w:t>
      </w:r>
      <w:r w:rsidRPr="009B2E12">
        <w:t xml:space="preserve"> solution architecture </w:t>
      </w:r>
      <w:r w:rsidR="00C5445B" w:rsidRPr="009B2E12">
        <w:t>“</w:t>
      </w:r>
      <w:r w:rsidRPr="009B2E12">
        <w:t>AS IS</w:t>
      </w:r>
      <w:r w:rsidR="00C5445B" w:rsidRPr="009B2E12">
        <w:t>”</w:t>
      </w:r>
      <w:r w:rsidRPr="009B2E12">
        <w:t xml:space="preserve"> in a separate document.</w:t>
      </w:r>
    </w:p>
    <w:p w14:paraId="3EF7A81E" w14:textId="77777777" w:rsidR="0018721D" w:rsidRPr="009B2E12" w:rsidRDefault="00CE7063" w:rsidP="000953FC">
      <w:pPr>
        <w:pStyle w:val="Comment"/>
      </w:pPr>
      <w:r w:rsidRPr="009B2E12">
        <w:rPr>
          <w:b/>
        </w:rPr>
        <w:t xml:space="preserve">Section </w:t>
      </w:r>
      <w:r w:rsidR="008626B1" w:rsidRPr="009B2E12">
        <w:rPr>
          <w:b/>
        </w:rPr>
        <w:t>Type:</w:t>
      </w:r>
      <w:r w:rsidR="008626B1" w:rsidRPr="009B2E12">
        <w:t xml:space="preserve"> Mandatory (if legacy solution is to be re-worked and migrated)</w:t>
      </w:r>
      <w:r w:rsidR="0018721D" w:rsidRPr="009B2E12">
        <w:t xml:space="preserve">] </w:t>
      </w:r>
    </w:p>
    <w:p w14:paraId="3DF9544D" w14:textId="77777777" w:rsidR="0018721D" w:rsidRDefault="0018721D" w:rsidP="000953FC">
      <w:pPr>
        <w:pStyle w:val="BodyText"/>
      </w:pPr>
    </w:p>
    <w:p w14:paraId="2123D9CD" w14:textId="77777777" w:rsidR="0018721D" w:rsidRPr="009B2E12" w:rsidRDefault="0018721D" w:rsidP="005D01A0">
      <w:pPr>
        <w:pStyle w:val="Heading2"/>
      </w:pPr>
      <w:bookmarkStart w:id="1300" w:name="_Toc461542061"/>
      <w:r>
        <w:t>High-level solution structure</w:t>
      </w:r>
      <w:bookmarkEnd w:id="1300"/>
      <w:r>
        <w:t xml:space="preserve"> </w:t>
      </w:r>
    </w:p>
    <w:p w14:paraId="7767606A" w14:textId="77777777" w:rsidR="005D01A0" w:rsidRDefault="005D01A0" w:rsidP="005D01A0">
      <w:pPr>
        <w:pStyle w:val="Comment"/>
        <w:ind w:left="-284"/>
        <w:jc w:val="center"/>
      </w:pPr>
      <w:r w:rsidRPr="005D01A0">
        <w:rPr>
          <w:noProof/>
        </w:rPr>
        <w:drawing>
          <wp:inline distT="0" distB="0" distL="0" distR="0" wp14:anchorId="228763AD" wp14:editId="1DD7C43F">
            <wp:extent cx="5941695" cy="334708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3347085"/>
                    </a:xfrm>
                    <a:prstGeom prst="rect">
                      <a:avLst/>
                    </a:prstGeom>
                  </pic:spPr>
                </pic:pic>
              </a:graphicData>
            </a:graphic>
          </wp:inline>
        </w:drawing>
      </w:r>
    </w:p>
    <w:p w14:paraId="53EAC5A2" w14:textId="77777777" w:rsidR="005D01A0" w:rsidRPr="009B2E12" w:rsidRDefault="005D01A0" w:rsidP="000953FC">
      <w:pPr>
        <w:pStyle w:val="Comment"/>
      </w:pPr>
    </w:p>
    <w:p w14:paraId="70ACACE4" w14:textId="77777777" w:rsidR="005D01A0" w:rsidRDefault="005D01A0" w:rsidP="005D01A0">
      <w:pPr>
        <w:pStyle w:val="Heading3"/>
        <w:spacing w:after="0"/>
      </w:pPr>
      <w:bookmarkStart w:id="1301" w:name="_Toc461542062"/>
      <w:r>
        <w:t>DEPLOYMENT SERVER</w:t>
      </w:r>
      <w:bookmarkEnd w:id="1301"/>
    </w:p>
    <w:p w14:paraId="2B71AD40" w14:textId="77777777" w:rsidR="005D01A0" w:rsidRPr="005D01A0" w:rsidRDefault="005D01A0" w:rsidP="005D01A0">
      <w:pPr>
        <w:pStyle w:val="BodyText"/>
      </w:pPr>
    </w:p>
    <w:tbl>
      <w:tblPr>
        <w:tblStyle w:val="TableEPAM"/>
        <w:tblW w:w="0" w:type="auto"/>
        <w:tblInd w:w="-5" w:type="dxa"/>
        <w:tblLook w:val="0480" w:firstRow="0" w:lastRow="0" w:firstColumn="1" w:lastColumn="0" w:noHBand="0" w:noVBand="1"/>
      </w:tblPr>
      <w:tblGrid>
        <w:gridCol w:w="2084"/>
        <w:gridCol w:w="7268"/>
      </w:tblGrid>
      <w:tr w:rsidR="00231B83" w14:paraId="6151AAA8"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31044FE" w14:textId="77777777" w:rsidR="005D01A0" w:rsidRDefault="005D01A0" w:rsidP="00FC5DA6">
            <w:pPr>
              <w:rPr>
                <w:b/>
              </w:rPr>
            </w:pPr>
          </w:p>
          <w:p w14:paraId="6233AED2" w14:textId="77777777" w:rsidR="00231B83" w:rsidRDefault="00231B83" w:rsidP="00FC5DA6">
            <w:pPr>
              <w:rPr>
                <w:b/>
              </w:rPr>
            </w:pPr>
            <w:r>
              <w:rPr>
                <w:b/>
              </w:rPr>
              <w:t>Description</w:t>
            </w:r>
          </w:p>
        </w:tc>
        <w:tc>
          <w:tcPr>
            <w:tcW w:w="7268" w:type="dxa"/>
          </w:tcPr>
          <w:p w14:paraId="73C6935D" w14:textId="77777777" w:rsidR="00231B83" w:rsidRDefault="005D01A0" w:rsidP="005D01A0">
            <w:pPr>
              <w:pStyle w:val="BodyText"/>
              <w:cnfStyle w:val="000000100000" w:firstRow="0" w:lastRow="0" w:firstColumn="0" w:lastColumn="0" w:oddVBand="0" w:evenVBand="0" w:oddHBand="1" w:evenHBand="0" w:firstRowFirstColumn="0" w:firstRowLastColumn="0" w:lastRowFirstColumn="0" w:lastRowLastColumn="0"/>
            </w:pPr>
            <w:r w:rsidRPr="005D01A0">
              <w:t xml:space="preserve">In order to minimize efforts required for initial infrastructure setup and resolve issues related to </w:t>
            </w:r>
            <w:proofErr w:type="spellStart"/>
            <w:r w:rsidRPr="005D01A0">
              <w:t>docker</w:t>
            </w:r>
            <w:proofErr w:type="spellEnd"/>
            <w:r w:rsidRPr="005D01A0">
              <w:t xml:space="preserve"> and OS differences (Linux, Windows, </w:t>
            </w:r>
            <w:proofErr w:type="spellStart"/>
            <w:proofErr w:type="gramStart"/>
            <w:r w:rsidRPr="005D01A0">
              <w:t>MacOS</w:t>
            </w:r>
            <w:proofErr w:type="spellEnd"/>
            <w:proofErr w:type="gramEnd"/>
            <w:r w:rsidRPr="005D01A0">
              <w:t>) an pre-con</w:t>
            </w:r>
            <w:r>
              <w:t>figured image shall be prepared.</w:t>
            </w:r>
          </w:p>
          <w:p w14:paraId="24105843" w14:textId="77777777" w:rsidR="005D01A0" w:rsidRPr="005D01A0" w:rsidRDefault="005D01A0" w:rsidP="005D01A0">
            <w:pPr>
              <w:pStyle w:val="BodyText"/>
              <w:cnfStyle w:val="000000100000" w:firstRow="0" w:lastRow="0" w:firstColumn="0" w:lastColumn="0" w:oddVBand="0" w:evenVBand="0" w:oddHBand="1" w:evenHBand="0" w:firstRowFirstColumn="0" w:firstRowLastColumn="0" w:lastRowFirstColumn="0" w:lastRowLastColumn="0"/>
            </w:pPr>
            <w:r w:rsidRPr="005D01A0">
              <w:t>Additionally, python/</w:t>
            </w:r>
            <w:proofErr w:type="spellStart"/>
            <w:r w:rsidRPr="005D01A0">
              <w:t>boto</w:t>
            </w:r>
            <w:proofErr w:type="spellEnd"/>
            <w:r w:rsidRPr="005D01A0">
              <w:t xml:space="preserve"> script shall be implemented that </w:t>
            </w:r>
            <w:commentRangeStart w:id="1302"/>
            <w:commentRangeStart w:id="1303"/>
            <w:r w:rsidRPr="005D01A0">
              <w:t xml:space="preserve">creates machine </w:t>
            </w:r>
            <w:commentRangeEnd w:id="1302"/>
            <w:r w:rsidRPr="005D01A0">
              <w:rPr>
                <w:rStyle w:val="CommentReference"/>
                <w:sz w:val="18"/>
                <w:szCs w:val="20"/>
              </w:rPr>
              <w:commentReference w:id="1302"/>
            </w:r>
            <w:commentRangeEnd w:id="1303"/>
            <w:r>
              <w:rPr>
                <w:rStyle w:val="CommentReference"/>
                <w:rFonts w:ascii="Times New Roman" w:hAnsi="Times New Roman"/>
                <w:color w:val="auto"/>
              </w:rPr>
              <w:commentReference w:id="1303"/>
            </w:r>
            <w:r w:rsidRPr="005D01A0">
              <w:t>from scratch.</w:t>
            </w:r>
          </w:p>
          <w:p w14:paraId="2216D763" w14:textId="77777777" w:rsidR="005D01A0" w:rsidRPr="005D01A0" w:rsidRDefault="005D01A0" w:rsidP="005D01A0">
            <w:pPr>
              <w:pStyle w:val="BodyText"/>
              <w:cnfStyle w:val="000000100000" w:firstRow="0" w:lastRow="0" w:firstColumn="0" w:lastColumn="0" w:oddVBand="0" w:evenVBand="0" w:oddHBand="1" w:evenHBand="0" w:firstRowFirstColumn="0" w:firstRowLastColumn="0" w:lastRowFirstColumn="0" w:lastRowLastColumn="0"/>
            </w:pPr>
          </w:p>
        </w:tc>
      </w:tr>
      <w:tr w:rsidR="003254D3" w14:paraId="3A691302" w14:textId="77777777" w:rsidTr="00571F41">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150CE9FE" w14:textId="77777777" w:rsidR="003254D3" w:rsidRPr="0018721D" w:rsidRDefault="003254D3" w:rsidP="00FC5DA6">
            <w:pPr>
              <w:rPr>
                <w:b/>
              </w:rPr>
            </w:pPr>
            <w:r w:rsidRPr="0018721D">
              <w:rPr>
                <w:b/>
              </w:rPr>
              <w:t>Technology Stack</w:t>
            </w:r>
          </w:p>
        </w:tc>
        <w:tc>
          <w:tcPr>
            <w:tcW w:w="7268" w:type="dxa"/>
          </w:tcPr>
          <w:p w14:paraId="2B796B86" w14:textId="77777777" w:rsidR="005D01A0" w:rsidRPr="005D01A0" w:rsidRDefault="005D01A0" w:rsidP="005D01A0">
            <w:pPr>
              <w:pStyle w:val="BodyText"/>
              <w:cnfStyle w:val="000000010000" w:firstRow="0" w:lastRow="0" w:firstColumn="0" w:lastColumn="0" w:oddVBand="0" w:evenVBand="0" w:oddHBand="0" w:evenHBand="1" w:firstRowFirstColumn="0" w:firstRowLastColumn="0" w:lastRowFirstColumn="0" w:lastRowLastColumn="0"/>
            </w:pPr>
            <w:r w:rsidRPr="005D01A0">
              <w:t>Following software shall be installed in deployment server:</w:t>
            </w:r>
          </w:p>
          <w:p w14:paraId="6C1EBAA2" w14:textId="77777777" w:rsidR="005D01A0" w:rsidRPr="005D01A0" w:rsidRDefault="005D01A0" w:rsidP="005D01A0">
            <w:pPr>
              <w:pStyle w:val="BodyText"/>
              <w:numPr>
                <w:ilvl w:val="0"/>
                <w:numId w:val="37"/>
              </w:numPr>
              <w:cnfStyle w:val="000000010000" w:firstRow="0" w:lastRow="0" w:firstColumn="0" w:lastColumn="0" w:oddVBand="0" w:evenVBand="0" w:oddHBand="0" w:evenHBand="1" w:firstRowFirstColumn="0" w:firstRowLastColumn="0" w:lastRowFirstColumn="0" w:lastRowLastColumn="0"/>
            </w:pPr>
            <w:r w:rsidRPr="005D01A0">
              <w:t>Ubuntu 16.04 LTS.</w:t>
            </w:r>
          </w:p>
          <w:p w14:paraId="71EAD993" w14:textId="77777777" w:rsidR="005D01A0" w:rsidRPr="005D01A0" w:rsidRDefault="005D01A0" w:rsidP="005D01A0">
            <w:pPr>
              <w:pStyle w:val="BodyText"/>
              <w:numPr>
                <w:ilvl w:val="0"/>
                <w:numId w:val="37"/>
              </w:numPr>
              <w:cnfStyle w:val="000000010000" w:firstRow="0" w:lastRow="0" w:firstColumn="0" w:lastColumn="0" w:oddVBand="0" w:evenVBand="0" w:oddHBand="0" w:evenHBand="1" w:firstRowFirstColumn="0" w:firstRowLastColumn="0" w:lastRowFirstColumn="0" w:lastRowLastColumn="0"/>
            </w:pPr>
            <w:proofErr w:type="spellStart"/>
            <w:r w:rsidRPr="005D01A0">
              <w:t>OpenSSH</w:t>
            </w:r>
            <w:proofErr w:type="spellEnd"/>
            <w:r w:rsidRPr="005D01A0">
              <w:t>.</w:t>
            </w:r>
          </w:p>
          <w:p w14:paraId="59A9DF00" w14:textId="77777777" w:rsidR="005D01A0" w:rsidRPr="005D01A0" w:rsidRDefault="005D01A0" w:rsidP="005D01A0">
            <w:pPr>
              <w:pStyle w:val="BodyText"/>
              <w:numPr>
                <w:ilvl w:val="0"/>
                <w:numId w:val="37"/>
              </w:numPr>
              <w:cnfStyle w:val="000000010000" w:firstRow="0" w:lastRow="0" w:firstColumn="0" w:lastColumn="0" w:oddVBand="0" w:evenVBand="0" w:oddHBand="0" w:evenHBand="1" w:firstRowFirstColumn="0" w:firstRowLastColumn="0" w:lastRowFirstColumn="0" w:lastRowLastColumn="0"/>
            </w:pPr>
            <w:proofErr w:type="spellStart"/>
            <w:r w:rsidRPr="005D01A0">
              <w:t>Git</w:t>
            </w:r>
            <w:proofErr w:type="spellEnd"/>
            <w:r w:rsidRPr="005D01A0">
              <w:t xml:space="preserve">, additionally access to </w:t>
            </w:r>
            <w:commentRangeStart w:id="1304"/>
            <w:commentRangeStart w:id="1305"/>
            <w:r w:rsidRPr="005D01A0">
              <w:t xml:space="preserve">EPAM </w:t>
            </w:r>
            <w:proofErr w:type="spellStart"/>
            <w:r w:rsidRPr="005D01A0">
              <w:t>Git</w:t>
            </w:r>
            <w:proofErr w:type="spellEnd"/>
            <w:r w:rsidRPr="005D01A0">
              <w:t xml:space="preserve"> repository shall be configured</w:t>
            </w:r>
            <w:commentRangeEnd w:id="1304"/>
            <w:r w:rsidRPr="005D01A0">
              <w:rPr>
                <w:rStyle w:val="CommentReference"/>
                <w:sz w:val="18"/>
                <w:szCs w:val="20"/>
              </w:rPr>
              <w:commentReference w:id="1304"/>
            </w:r>
            <w:commentRangeEnd w:id="1305"/>
            <w:r>
              <w:rPr>
                <w:rStyle w:val="CommentReference"/>
                <w:rFonts w:ascii="Times New Roman" w:hAnsi="Times New Roman"/>
                <w:color w:val="auto"/>
              </w:rPr>
              <w:commentReference w:id="1305"/>
            </w:r>
            <w:r w:rsidRPr="005D01A0">
              <w:t>.</w:t>
            </w:r>
          </w:p>
          <w:p w14:paraId="64DCF3EA" w14:textId="77777777" w:rsidR="005D01A0" w:rsidRPr="005D01A0" w:rsidRDefault="005D01A0" w:rsidP="005D01A0">
            <w:pPr>
              <w:pStyle w:val="BodyText"/>
              <w:numPr>
                <w:ilvl w:val="0"/>
                <w:numId w:val="37"/>
              </w:numPr>
              <w:cnfStyle w:val="000000010000" w:firstRow="0" w:lastRow="0" w:firstColumn="0" w:lastColumn="0" w:oddVBand="0" w:evenVBand="0" w:oddHBand="0" w:evenHBand="1" w:firstRowFirstColumn="0" w:firstRowLastColumn="0" w:lastRowFirstColumn="0" w:lastRowLastColumn="0"/>
            </w:pPr>
            <w:r w:rsidRPr="005D01A0">
              <w:t xml:space="preserve">Docker, additionally access to EPAM </w:t>
            </w:r>
            <w:proofErr w:type="spellStart"/>
            <w:r w:rsidRPr="005D01A0">
              <w:t>docker</w:t>
            </w:r>
            <w:proofErr w:type="spellEnd"/>
            <w:r w:rsidRPr="005D01A0">
              <w:t xml:space="preserve"> registry shall be configured.</w:t>
            </w:r>
          </w:p>
          <w:p w14:paraId="0B864DF3" w14:textId="77777777" w:rsidR="003254D3" w:rsidRPr="00DA6CF4" w:rsidRDefault="003254D3" w:rsidP="00FC5DA6">
            <w:pPr>
              <w:cnfStyle w:val="000000010000" w:firstRow="0" w:lastRow="0" w:firstColumn="0" w:lastColumn="0" w:oddVBand="0" w:evenVBand="0" w:oddHBand="0" w:evenHBand="1" w:firstRowFirstColumn="0" w:firstRowLastColumn="0" w:lastRowFirstColumn="0" w:lastRowLastColumn="0"/>
            </w:pPr>
          </w:p>
        </w:tc>
      </w:tr>
      <w:tr w:rsidR="003254D3" w14:paraId="3C2CCB4F"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C0B0240" w14:textId="77777777" w:rsidR="003254D3" w:rsidRPr="0018721D" w:rsidRDefault="003254D3" w:rsidP="00FC5DA6">
            <w:pPr>
              <w:rPr>
                <w:b/>
              </w:rPr>
            </w:pPr>
            <w:r w:rsidRPr="0018721D">
              <w:rPr>
                <w:b/>
              </w:rPr>
              <w:t>Related components</w:t>
            </w:r>
          </w:p>
        </w:tc>
        <w:tc>
          <w:tcPr>
            <w:tcW w:w="7268" w:type="dxa"/>
          </w:tcPr>
          <w:p w14:paraId="7D6238DF" w14:textId="77777777" w:rsidR="003254D3" w:rsidRDefault="00231B83" w:rsidP="00FC5DA6">
            <w:pPr>
              <w:cnfStyle w:val="000000100000" w:firstRow="0" w:lastRow="0" w:firstColumn="0" w:lastColumn="0" w:oddVBand="0" w:evenVBand="0" w:oddHBand="1" w:evenHBand="0" w:firstRowFirstColumn="0" w:firstRowLastColumn="0" w:lastRowFirstColumn="0" w:lastRowLastColumn="0"/>
            </w:pPr>
            <w:r>
              <w:t>[List related components with</w:t>
            </w:r>
            <w:r w:rsidR="006C205D">
              <w:t xml:space="preserve"> a</w:t>
            </w:r>
            <w:r>
              <w:t xml:space="preserve"> short description of the relation nature]</w:t>
            </w:r>
          </w:p>
        </w:tc>
      </w:tr>
      <w:tr w:rsidR="003254D3" w14:paraId="485D4377" w14:textId="77777777" w:rsidTr="00571F41">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1D8058C3" w14:textId="77777777" w:rsidR="003254D3" w:rsidRPr="0018721D" w:rsidRDefault="003254D3" w:rsidP="00FC5DA6">
            <w:pPr>
              <w:rPr>
                <w:b/>
              </w:rPr>
            </w:pPr>
            <w:r w:rsidRPr="0018721D">
              <w:rPr>
                <w:b/>
              </w:rPr>
              <w:t>Covered functional requirements</w:t>
            </w:r>
          </w:p>
        </w:tc>
        <w:tc>
          <w:tcPr>
            <w:tcW w:w="7268" w:type="dxa"/>
          </w:tcPr>
          <w:p w14:paraId="5FD9FA1E" w14:textId="77777777" w:rsidR="003254D3" w:rsidRDefault="00231B83" w:rsidP="006C205D">
            <w:pPr>
              <w:cnfStyle w:val="000000010000" w:firstRow="0" w:lastRow="0" w:firstColumn="0" w:lastColumn="0" w:oddVBand="0" w:evenVBand="0" w:oddHBand="0" w:evenHBand="1" w:firstRowFirstColumn="0" w:firstRowLastColumn="0" w:lastRowFirstColumn="0" w:lastRowLastColumn="0"/>
            </w:pPr>
            <w:r>
              <w:t>[List covered functional requirements]</w:t>
            </w:r>
          </w:p>
        </w:tc>
      </w:tr>
      <w:tr w:rsidR="003254D3" w14:paraId="5F891C34"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CF1FBA8" w14:textId="77777777" w:rsidR="003254D3" w:rsidRPr="0018721D" w:rsidRDefault="003254D3" w:rsidP="00FC5DA6">
            <w:pPr>
              <w:rPr>
                <w:b/>
              </w:rPr>
            </w:pPr>
            <w:r w:rsidRPr="0018721D">
              <w:rPr>
                <w:b/>
              </w:rPr>
              <w:lastRenderedPageBreak/>
              <w:t>Notes</w:t>
            </w:r>
          </w:p>
        </w:tc>
        <w:tc>
          <w:tcPr>
            <w:tcW w:w="7268" w:type="dxa"/>
          </w:tcPr>
          <w:p w14:paraId="2A502430" w14:textId="77777777" w:rsidR="003254D3" w:rsidRDefault="00231B83" w:rsidP="00FC5DA6">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2A0BDDC5" w14:textId="77777777" w:rsidR="0018721D" w:rsidRDefault="0018721D" w:rsidP="0018721D">
      <w:pPr>
        <w:widowControl/>
        <w:spacing w:line="240" w:lineRule="auto"/>
      </w:pPr>
    </w:p>
    <w:p w14:paraId="2447911B" w14:textId="77777777" w:rsidR="005658C9" w:rsidRDefault="005D01A0" w:rsidP="005658C9">
      <w:pPr>
        <w:pStyle w:val="Heading3"/>
      </w:pPr>
      <w:bookmarkStart w:id="1306" w:name="_Toc461542063"/>
      <w:r>
        <w:t>INITIAL SETUP PACKAGE</w:t>
      </w:r>
      <w:bookmarkEnd w:id="1306"/>
    </w:p>
    <w:p w14:paraId="689677AC" w14:textId="77777777" w:rsidR="00720506" w:rsidRDefault="00720506" w:rsidP="00720506">
      <w:pPr>
        <w:pStyle w:val="BodyText"/>
        <w:jc w:val="center"/>
      </w:pPr>
      <w:r w:rsidRPr="00720506">
        <w:rPr>
          <w:noProof/>
        </w:rPr>
        <w:drawing>
          <wp:inline distT="0" distB="0" distL="0" distR="0" wp14:anchorId="6416F1F7" wp14:editId="79906579">
            <wp:extent cx="3142615" cy="2810786"/>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0277" cy="2817639"/>
                    </a:xfrm>
                    <a:prstGeom prst="rect">
                      <a:avLst/>
                    </a:prstGeom>
                  </pic:spPr>
                </pic:pic>
              </a:graphicData>
            </a:graphic>
          </wp:inline>
        </w:drawing>
      </w:r>
    </w:p>
    <w:p w14:paraId="6F79EA88" w14:textId="77777777" w:rsidR="00720506" w:rsidRPr="00720506" w:rsidRDefault="00720506" w:rsidP="00720506">
      <w:pPr>
        <w:pStyle w:val="BodyText"/>
      </w:pPr>
    </w:p>
    <w:tbl>
      <w:tblPr>
        <w:tblStyle w:val="TableEPAM"/>
        <w:tblW w:w="0" w:type="auto"/>
        <w:tblInd w:w="-5" w:type="dxa"/>
        <w:tblLook w:val="0480" w:firstRow="0" w:lastRow="0" w:firstColumn="1" w:lastColumn="0" w:noHBand="0" w:noVBand="1"/>
      </w:tblPr>
      <w:tblGrid>
        <w:gridCol w:w="2084"/>
        <w:gridCol w:w="7268"/>
      </w:tblGrid>
      <w:tr w:rsidR="005658C9" w14:paraId="35BFF442"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3275692" w14:textId="77777777" w:rsidR="005658C9" w:rsidRDefault="005658C9" w:rsidP="00BD7076">
            <w:pPr>
              <w:rPr>
                <w:b/>
              </w:rPr>
            </w:pPr>
            <w:r>
              <w:rPr>
                <w:b/>
              </w:rPr>
              <w:t>Description</w:t>
            </w:r>
          </w:p>
        </w:tc>
        <w:tc>
          <w:tcPr>
            <w:tcW w:w="7268" w:type="dxa"/>
          </w:tcPr>
          <w:p w14:paraId="0730FFED" w14:textId="77777777" w:rsidR="00720506" w:rsidRDefault="005D01A0" w:rsidP="005D01A0">
            <w:pPr>
              <w:pStyle w:val="BodyText"/>
              <w:cnfStyle w:val="000000100000" w:firstRow="0" w:lastRow="0" w:firstColumn="0" w:lastColumn="0" w:oddVBand="0" w:evenVBand="0" w:oddHBand="1" w:evenHBand="0" w:firstRowFirstColumn="0" w:firstRowLastColumn="0" w:lastRowFirstColumn="0" w:lastRowLastColumn="0"/>
            </w:pPr>
            <w:r>
              <w:t xml:space="preserve">Initial setup package is prepared </w:t>
            </w:r>
            <w:proofErr w:type="spellStart"/>
            <w:r>
              <w:t>docker</w:t>
            </w:r>
            <w:proofErr w:type="spellEnd"/>
            <w:r>
              <w:t xml:space="preserve"> container which is stored in EPAM </w:t>
            </w:r>
            <w:proofErr w:type="spellStart"/>
            <w:r>
              <w:t>docker</w:t>
            </w:r>
            <w:proofErr w:type="spellEnd"/>
            <w:r>
              <w:t xml:space="preserve"> registry. </w:t>
            </w:r>
          </w:p>
          <w:p w14:paraId="7DD6D540" w14:textId="77777777" w:rsidR="00720506" w:rsidRDefault="00720506" w:rsidP="00720506">
            <w:pPr>
              <w:pStyle w:val="BodyText"/>
              <w:cnfStyle w:val="000000100000" w:firstRow="0" w:lastRow="0" w:firstColumn="0" w:lastColumn="0" w:oddVBand="0" w:evenVBand="0" w:oddHBand="1" w:evenHBand="0" w:firstRowFirstColumn="0" w:firstRowLastColumn="0" w:lastRowFirstColumn="0" w:lastRowLastColumn="0"/>
            </w:pPr>
          </w:p>
        </w:tc>
      </w:tr>
      <w:tr w:rsidR="005658C9" w14:paraId="4590C5E8" w14:textId="77777777" w:rsidTr="00571F41">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200A5322" w14:textId="77777777" w:rsidR="005658C9" w:rsidRPr="0018721D" w:rsidRDefault="005658C9" w:rsidP="00BD7076">
            <w:pPr>
              <w:rPr>
                <w:b/>
              </w:rPr>
            </w:pPr>
            <w:r w:rsidRPr="0018721D">
              <w:rPr>
                <w:b/>
              </w:rPr>
              <w:t>Technology Stack</w:t>
            </w:r>
          </w:p>
        </w:tc>
        <w:tc>
          <w:tcPr>
            <w:tcW w:w="7268" w:type="dxa"/>
          </w:tcPr>
          <w:p w14:paraId="4723F9F2" w14:textId="77777777" w:rsidR="00720506" w:rsidRDefault="00720506" w:rsidP="00720506">
            <w:pPr>
              <w:pStyle w:val="BodyText"/>
              <w:cnfStyle w:val="000000010000" w:firstRow="0" w:lastRow="0" w:firstColumn="0" w:lastColumn="0" w:oddVBand="0" w:evenVBand="0" w:oddHBand="0" w:evenHBand="1" w:firstRowFirstColumn="0" w:firstRowLastColumn="0" w:lastRowFirstColumn="0" w:lastRowLastColumn="0"/>
            </w:pPr>
            <w:r>
              <w:t>Initial setup package shall be based on Ubuntu 16.04 image with following additional components installed:</w:t>
            </w:r>
          </w:p>
          <w:p w14:paraId="4A389467" w14:textId="77777777" w:rsidR="00720506" w:rsidRDefault="00720506" w:rsidP="00720506">
            <w:pPr>
              <w:pStyle w:val="BodyText"/>
              <w:numPr>
                <w:ilvl w:val="0"/>
                <w:numId w:val="39"/>
              </w:numPr>
              <w:cnfStyle w:val="000000010000" w:firstRow="0" w:lastRow="0" w:firstColumn="0" w:lastColumn="0" w:oddVBand="0" w:evenVBand="0" w:oddHBand="0" w:evenHBand="1" w:firstRowFirstColumn="0" w:firstRowLastColumn="0" w:lastRowFirstColumn="0" w:lastRowLastColumn="0"/>
            </w:pPr>
            <w:r>
              <w:t>Infrastructure provider CLI – in order to reduce additional dependency installation and simplify configuration and communication with Infrastructure Resource Manager (AWS SLI or Azure SLI for example).</w:t>
            </w:r>
          </w:p>
          <w:p w14:paraId="77A204F0" w14:textId="77777777" w:rsidR="00720506" w:rsidRDefault="00720506" w:rsidP="00720506">
            <w:pPr>
              <w:pStyle w:val="BodyText"/>
              <w:numPr>
                <w:ilvl w:val="0"/>
                <w:numId w:val="39"/>
              </w:numPr>
              <w:cnfStyle w:val="000000010000" w:firstRow="0" w:lastRow="0" w:firstColumn="0" w:lastColumn="0" w:oddVBand="0" w:evenVBand="0" w:oddHBand="0" w:evenHBand="1" w:firstRowFirstColumn="0" w:firstRowLastColumn="0" w:lastRowFirstColumn="0" w:lastRowLastColumn="0"/>
            </w:pPr>
            <w:r>
              <w:t xml:space="preserve">Python, </w:t>
            </w:r>
            <w:proofErr w:type="spellStart"/>
            <w:r>
              <w:t>Boto</w:t>
            </w:r>
            <w:proofErr w:type="spellEnd"/>
            <w:r>
              <w:t xml:space="preserve"> shall be installed in order to run .</w:t>
            </w:r>
            <w:proofErr w:type="spellStart"/>
            <w:r>
              <w:t>py</w:t>
            </w:r>
            <w:proofErr w:type="spellEnd"/>
            <w:r>
              <w:t>, .</w:t>
            </w:r>
            <w:proofErr w:type="spellStart"/>
            <w:r>
              <w:t>boto</w:t>
            </w:r>
            <w:proofErr w:type="spellEnd"/>
            <w:r>
              <w:t xml:space="preserve"> scripts.</w:t>
            </w:r>
          </w:p>
          <w:p w14:paraId="1DA45D02" w14:textId="77777777" w:rsidR="005658C9" w:rsidRPr="00720506" w:rsidRDefault="00720506" w:rsidP="00720506">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sidRPr="00720506">
              <w:t>Scripts and Templates for infrastructure setup.</w:t>
            </w:r>
          </w:p>
        </w:tc>
      </w:tr>
      <w:tr w:rsidR="005658C9" w14:paraId="03F000B3"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5E052740" w14:textId="77777777" w:rsidR="005658C9" w:rsidRPr="0018721D" w:rsidRDefault="005658C9" w:rsidP="00BD7076">
            <w:pPr>
              <w:rPr>
                <w:b/>
              </w:rPr>
            </w:pPr>
            <w:r w:rsidRPr="0018721D">
              <w:rPr>
                <w:b/>
              </w:rPr>
              <w:t>Related components</w:t>
            </w:r>
          </w:p>
        </w:tc>
        <w:tc>
          <w:tcPr>
            <w:tcW w:w="7268" w:type="dxa"/>
          </w:tcPr>
          <w:p w14:paraId="06BFB784" w14:textId="77777777" w:rsidR="005658C9" w:rsidRDefault="005658C9" w:rsidP="00BD7076">
            <w:pPr>
              <w:cnfStyle w:val="000000100000" w:firstRow="0" w:lastRow="0" w:firstColumn="0" w:lastColumn="0" w:oddVBand="0" w:evenVBand="0" w:oddHBand="1" w:evenHBand="0" w:firstRowFirstColumn="0" w:firstRowLastColumn="0" w:lastRowFirstColumn="0" w:lastRowLastColumn="0"/>
            </w:pPr>
            <w:r>
              <w:t>[List related components with</w:t>
            </w:r>
            <w:r w:rsidR="006C205D">
              <w:t xml:space="preserve"> a</w:t>
            </w:r>
            <w:r>
              <w:t xml:space="preserve"> short description of the relation nature]</w:t>
            </w:r>
          </w:p>
        </w:tc>
      </w:tr>
      <w:tr w:rsidR="005658C9" w14:paraId="05ADD9CA" w14:textId="77777777" w:rsidTr="00571F41">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295779EB" w14:textId="77777777" w:rsidR="005658C9" w:rsidRPr="0018721D" w:rsidRDefault="005658C9" w:rsidP="00BD7076">
            <w:pPr>
              <w:rPr>
                <w:b/>
              </w:rPr>
            </w:pPr>
            <w:r w:rsidRPr="0018721D">
              <w:rPr>
                <w:b/>
              </w:rPr>
              <w:t>Covered functional requirements</w:t>
            </w:r>
          </w:p>
        </w:tc>
        <w:tc>
          <w:tcPr>
            <w:tcW w:w="7268" w:type="dxa"/>
          </w:tcPr>
          <w:p w14:paraId="1BECEA44" w14:textId="77777777" w:rsidR="005D01A0" w:rsidRDefault="005D01A0" w:rsidP="005D01A0">
            <w:pPr>
              <w:pStyle w:val="BodyText"/>
              <w:cnfStyle w:val="000000010000" w:firstRow="0" w:lastRow="0" w:firstColumn="0" w:lastColumn="0" w:oddVBand="0" w:evenVBand="0" w:oddHBand="0" w:evenHBand="1" w:firstRowFirstColumn="0" w:firstRowLastColumn="0" w:lastRowFirstColumn="0" w:lastRowLastColumn="0"/>
            </w:pPr>
            <w:r>
              <w:t>The main functionality of initial setup package is:</w:t>
            </w:r>
          </w:p>
          <w:p w14:paraId="6AE3E786" w14:textId="77777777" w:rsidR="005D01A0" w:rsidRDefault="005D01A0" w:rsidP="005D01A0">
            <w:pPr>
              <w:pStyle w:val="BodyText"/>
              <w:numPr>
                <w:ilvl w:val="0"/>
                <w:numId w:val="38"/>
              </w:numPr>
              <w:cnfStyle w:val="000000010000" w:firstRow="0" w:lastRow="0" w:firstColumn="0" w:lastColumn="0" w:oddVBand="0" w:evenVBand="0" w:oddHBand="0" w:evenHBand="1" w:firstRowFirstColumn="0" w:firstRowLastColumn="0" w:lastRowFirstColumn="0" w:lastRowLastColumn="0"/>
            </w:pPr>
            <w:r>
              <w:t>Perform initial infrastructure configuration.</w:t>
            </w:r>
          </w:p>
          <w:p w14:paraId="4436020E" w14:textId="77777777" w:rsidR="005658C9" w:rsidRDefault="005D01A0" w:rsidP="006C205D">
            <w:pPr>
              <w:pStyle w:val="BodyText"/>
              <w:numPr>
                <w:ilvl w:val="0"/>
                <w:numId w:val="38"/>
              </w:numPr>
              <w:cnfStyle w:val="000000010000" w:firstRow="0" w:lastRow="0" w:firstColumn="0" w:lastColumn="0" w:oddVBand="0" w:evenVBand="0" w:oddHBand="0" w:evenHBand="1" w:firstRowFirstColumn="0" w:firstRowLastColumn="0" w:lastRowFirstColumn="0" w:lastRowLastColumn="0"/>
            </w:pPr>
            <w:r>
              <w:t>Simplify deployment and setup scenarios.</w:t>
            </w:r>
          </w:p>
          <w:p w14:paraId="66F9AF05" w14:textId="77777777" w:rsidR="00720506" w:rsidRDefault="00720506" w:rsidP="00720506">
            <w:pPr>
              <w:pStyle w:val="BodyText"/>
              <w:cnfStyle w:val="000000010000" w:firstRow="0" w:lastRow="0" w:firstColumn="0" w:lastColumn="0" w:oddVBand="0" w:evenVBand="0" w:oddHBand="0" w:evenHBand="1" w:firstRowFirstColumn="0" w:firstRowLastColumn="0" w:lastRowFirstColumn="0" w:lastRowLastColumn="0"/>
            </w:pPr>
          </w:p>
          <w:p w14:paraId="13BC4E27" w14:textId="77777777" w:rsidR="00720506" w:rsidRDefault="00720506" w:rsidP="00720506">
            <w:pPr>
              <w:pStyle w:val="BodyText"/>
              <w:cnfStyle w:val="000000010000" w:firstRow="0" w:lastRow="0" w:firstColumn="0" w:lastColumn="0" w:oddVBand="0" w:evenVBand="0" w:oddHBand="0" w:evenHBand="1" w:firstRowFirstColumn="0" w:firstRowLastColumn="0" w:lastRowFirstColumn="0" w:lastRowLastColumn="0"/>
            </w:pPr>
            <w:r>
              <w:t xml:space="preserve">Initial setup package </w:t>
            </w:r>
            <w:commentRangeStart w:id="1307"/>
            <w:r>
              <w:t>shall configure following components in the cloud</w:t>
            </w:r>
            <w:commentRangeEnd w:id="1307"/>
            <w:r>
              <w:rPr>
                <w:rStyle w:val="CommentReference"/>
                <w:rFonts w:ascii="Times New Roman" w:hAnsi="Times New Roman"/>
              </w:rPr>
              <w:commentReference w:id="1307"/>
            </w:r>
            <w:r>
              <w:t>:</w:t>
            </w:r>
          </w:p>
          <w:p w14:paraId="3A0EE0E5"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Cloud resource group. (For AWS Tagging shall be used to mark all components as resource group)</w:t>
            </w:r>
          </w:p>
          <w:p w14:paraId="67D689E8"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 xml:space="preserve">Cloud </w:t>
            </w:r>
            <w:proofErr w:type="spellStart"/>
            <w:r>
              <w:t>vnet</w:t>
            </w:r>
            <w:proofErr w:type="spellEnd"/>
            <w:r>
              <w:t>.</w:t>
            </w:r>
          </w:p>
          <w:p w14:paraId="2C756585"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Create management node subnet.</w:t>
            </w:r>
          </w:p>
          <w:p w14:paraId="2EC469CC"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Create and configure Self-Service node. (For AWS subnet for self-service node, ec2 instance for self-service node</w:t>
            </w:r>
          </w:p>
          <w:p w14:paraId="401B7FB7"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Create and configure Collaboration space. (For AWS S3 bucket with pre-configured security policies)</w:t>
            </w:r>
          </w:p>
          <w:p w14:paraId="79FF69B1"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 xml:space="preserve">Security group and profiles (For AWS </w:t>
            </w:r>
            <w:proofErr w:type="spellStart"/>
            <w:r>
              <w:t>iam</w:t>
            </w:r>
            <w:proofErr w:type="spellEnd"/>
            <w:r>
              <w:t xml:space="preserve"> profile)</w:t>
            </w:r>
          </w:p>
          <w:p w14:paraId="56869FD0" w14:textId="77777777" w:rsidR="00720506" w:rsidRPr="00720506" w:rsidRDefault="00720506" w:rsidP="00720506">
            <w:pPr>
              <w:pStyle w:val="BodyText"/>
              <w:cnfStyle w:val="000000010000" w:firstRow="0" w:lastRow="0" w:firstColumn="0" w:lastColumn="0" w:oddVBand="0" w:evenVBand="0" w:oddHBand="0" w:evenHBand="1" w:firstRowFirstColumn="0" w:firstRowLastColumn="0" w:lastRowFirstColumn="0" w:lastRowLastColumn="0"/>
            </w:pPr>
          </w:p>
        </w:tc>
      </w:tr>
      <w:tr w:rsidR="005658C9" w14:paraId="35304CBB"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988CB15" w14:textId="77777777" w:rsidR="005658C9" w:rsidRPr="0018721D" w:rsidRDefault="005658C9" w:rsidP="00BD7076">
            <w:pPr>
              <w:rPr>
                <w:b/>
              </w:rPr>
            </w:pPr>
            <w:r w:rsidRPr="0018721D">
              <w:rPr>
                <w:b/>
              </w:rPr>
              <w:t>Notes</w:t>
            </w:r>
          </w:p>
        </w:tc>
        <w:tc>
          <w:tcPr>
            <w:tcW w:w="7268" w:type="dxa"/>
          </w:tcPr>
          <w:p w14:paraId="0FE3E762" w14:textId="77777777" w:rsidR="005658C9" w:rsidRDefault="005658C9" w:rsidP="00BD7076">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18FC6945" w14:textId="77777777" w:rsidR="005658C9" w:rsidRDefault="005658C9" w:rsidP="005658C9">
      <w:pPr>
        <w:widowControl/>
        <w:spacing w:line="240" w:lineRule="auto"/>
      </w:pPr>
    </w:p>
    <w:p w14:paraId="265F2C8C" w14:textId="77777777" w:rsidR="00E97B14" w:rsidRDefault="00E97B14" w:rsidP="00E97B14">
      <w:pPr>
        <w:pStyle w:val="Heading3"/>
      </w:pPr>
      <w:bookmarkStart w:id="1308" w:name="_Toc461542064"/>
      <w:r>
        <w:t>COLLABORA</w:t>
      </w:r>
      <w:r w:rsidR="003E75E8">
        <w:t>TION SPACE (NOT IN SCOPE OF MVP</w:t>
      </w:r>
      <w:bookmarkEnd w:id="1308"/>
    </w:p>
    <w:p w14:paraId="2C3CBE58" w14:textId="77777777" w:rsidR="00E97B14" w:rsidRDefault="00E97B14" w:rsidP="00E97B14">
      <w:pPr>
        <w:pStyle w:val="BodyText"/>
        <w:jc w:val="center"/>
      </w:pPr>
      <w:commentRangeStart w:id="1309"/>
      <w:commentRangeStart w:id="1310"/>
      <w:r>
        <w:rPr>
          <w:noProof/>
        </w:rPr>
        <w:drawing>
          <wp:inline distT="0" distB="0" distL="0" distR="0" wp14:anchorId="5EA202DD" wp14:editId="3391C2D3">
            <wp:extent cx="5941695" cy="218370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695" cy="2183700"/>
                    </a:xfrm>
                    <a:prstGeom prst="rect">
                      <a:avLst/>
                    </a:prstGeom>
                    <a:noFill/>
                    <a:ln>
                      <a:noFill/>
                    </a:ln>
                  </pic:spPr>
                </pic:pic>
              </a:graphicData>
            </a:graphic>
          </wp:inline>
        </w:drawing>
      </w:r>
      <w:commentRangeEnd w:id="1309"/>
      <w:r>
        <w:rPr>
          <w:rStyle w:val="CommentReference"/>
          <w:rFonts w:ascii="Times New Roman" w:hAnsi="Times New Roman"/>
          <w:color w:val="auto"/>
        </w:rPr>
        <w:commentReference w:id="1309"/>
      </w:r>
      <w:commentRangeEnd w:id="1310"/>
      <w:r w:rsidR="00C47D69">
        <w:rPr>
          <w:rStyle w:val="CommentReference"/>
          <w:rFonts w:ascii="Times New Roman" w:hAnsi="Times New Roman"/>
          <w:color w:val="auto"/>
        </w:rPr>
        <w:commentReference w:id="1310"/>
      </w:r>
    </w:p>
    <w:p w14:paraId="315EF463" w14:textId="77777777" w:rsidR="00E97B14" w:rsidRPr="00720506" w:rsidRDefault="00E97B14" w:rsidP="00E97B14">
      <w:pPr>
        <w:pStyle w:val="BodyText"/>
      </w:pPr>
    </w:p>
    <w:tbl>
      <w:tblPr>
        <w:tblStyle w:val="TableEPAM"/>
        <w:tblW w:w="0" w:type="auto"/>
        <w:tblInd w:w="-5" w:type="dxa"/>
        <w:tblLook w:val="0480" w:firstRow="0" w:lastRow="0" w:firstColumn="1" w:lastColumn="0" w:noHBand="0" w:noVBand="1"/>
      </w:tblPr>
      <w:tblGrid>
        <w:gridCol w:w="2084"/>
        <w:gridCol w:w="7268"/>
      </w:tblGrid>
      <w:tr w:rsidR="00E97B14" w14:paraId="15E4986F"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22D23935" w14:textId="77777777" w:rsidR="00E97B14" w:rsidRDefault="00E97B14" w:rsidP="00E97B14">
            <w:pPr>
              <w:rPr>
                <w:b/>
              </w:rPr>
            </w:pPr>
            <w:r>
              <w:rPr>
                <w:b/>
              </w:rPr>
              <w:t>Description</w:t>
            </w:r>
          </w:p>
        </w:tc>
        <w:tc>
          <w:tcPr>
            <w:tcW w:w="7268" w:type="dxa"/>
          </w:tcPr>
          <w:p w14:paraId="75E9656A" w14:textId="77777777" w:rsidR="00E97B14" w:rsidRDefault="00E97B14" w:rsidP="00E97B14">
            <w:pPr>
              <w:pStyle w:val="BodyText"/>
              <w:cnfStyle w:val="000000100000" w:firstRow="0" w:lastRow="0" w:firstColumn="0" w:lastColumn="0" w:oddVBand="0" w:evenVBand="0" w:oddHBand="1" w:evenHBand="0" w:firstRowFirstColumn="0" w:firstRowLastColumn="0" w:lastRowFirstColumn="0" w:lastRowLastColumn="0"/>
            </w:pPr>
            <w:r>
              <w:t xml:space="preserve">Collaboration space shall be deployed in infrastructure subnet accessible from Exploratory </w:t>
            </w:r>
          </w:p>
        </w:tc>
      </w:tr>
      <w:tr w:rsidR="00E97B14" w14:paraId="5F9346B5"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DB896CA" w14:textId="77777777" w:rsidR="00E97B14" w:rsidRPr="0018721D" w:rsidRDefault="00E97B14" w:rsidP="00E97B14">
            <w:pPr>
              <w:rPr>
                <w:b/>
              </w:rPr>
            </w:pPr>
            <w:r w:rsidRPr="0018721D">
              <w:rPr>
                <w:b/>
              </w:rPr>
              <w:t>Technology Stack</w:t>
            </w:r>
          </w:p>
        </w:tc>
        <w:tc>
          <w:tcPr>
            <w:tcW w:w="7268" w:type="dxa"/>
          </w:tcPr>
          <w:p w14:paraId="2D7DB3A0" w14:textId="77777777" w:rsidR="00E97B14" w:rsidRDefault="00E97B14" w:rsidP="00E97B14">
            <w:pPr>
              <w:pStyle w:val="BodyText"/>
              <w:cnfStyle w:val="000000010000" w:firstRow="0" w:lastRow="0" w:firstColumn="0" w:lastColumn="0" w:oddVBand="0" w:evenVBand="0" w:oddHBand="0" w:evenHBand="1" w:firstRowFirstColumn="0" w:firstRowLastColumn="0" w:lastRowFirstColumn="0" w:lastRowLastColumn="0"/>
            </w:pPr>
            <w:r>
              <w:t>For now, Azure and AWS is supported. In Azure collaborative space shall be implemented as:</w:t>
            </w:r>
          </w:p>
          <w:p w14:paraId="4A60DEDC" w14:textId="77777777" w:rsidR="00E97B14" w:rsidRDefault="00E97B14" w:rsidP="00E97B14">
            <w:pPr>
              <w:pStyle w:val="BodyText"/>
              <w:numPr>
                <w:ilvl w:val="0"/>
                <w:numId w:val="41"/>
              </w:numPr>
              <w:jc w:val="left"/>
              <w:cnfStyle w:val="000000010000" w:firstRow="0" w:lastRow="0" w:firstColumn="0" w:lastColumn="0" w:oddVBand="0" w:evenVBand="0" w:oddHBand="0" w:evenHBand="1" w:firstRowFirstColumn="0" w:firstRowLastColumn="0" w:lastRowFirstColumn="0" w:lastRowLastColumn="0"/>
            </w:pPr>
            <w:r>
              <w:t>Storage Table.</w:t>
            </w:r>
          </w:p>
          <w:p w14:paraId="015280AE" w14:textId="77777777" w:rsidR="00E97B14" w:rsidRDefault="00E97B14" w:rsidP="00E97B14">
            <w:pPr>
              <w:pStyle w:val="BodyText"/>
              <w:numPr>
                <w:ilvl w:val="0"/>
                <w:numId w:val="41"/>
              </w:numPr>
              <w:jc w:val="left"/>
              <w:cnfStyle w:val="000000010000" w:firstRow="0" w:lastRow="0" w:firstColumn="0" w:lastColumn="0" w:oddVBand="0" w:evenVBand="0" w:oddHBand="0" w:evenHBand="1" w:firstRowFirstColumn="0" w:firstRowLastColumn="0" w:lastRowFirstColumn="0" w:lastRowLastColumn="0"/>
            </w:pPr>
            <w:r>
              <w:t>WASB</w:t>
            </w:r>
            <w:r>
              <w:rPr>
                <w:lang w:val="uk-UA"/>
              </w:rPr>
              <w:t xml:space="preserve"> </w:t>
            </w:r>
            <w:r>
              <w:t>Storage.</w:t>
            </w:r>
          </w:p>
          <w:p w14:paraId="551F561F" w14:textId="77777777" w:rsidR="00E97B14" w:rsidRDefault="00E97B14" w:rsidP="00E97B14">
            <w:pPr>
              <w:pStyle w:val="BodyText"/>
              <w:numPr>
                <w:ilvl w:val="0"/>
                <w:numId w:val="41"/>
              </w:numPr>
              <w:jc w:val="left"/>
              <w:cnfStyle w:val="000000010000" w:firstRow="0" w:lastRow="0" w:firstColumn="0" w:lastColumn="0" w:oddVBand="0" w:evenVBand="0" w:oddHBand="0" w:evenHBand="1" w:firstRowFirstColumn="0" w:firstRowLastColumn="0" w:lastRowFirstColumn="0" w:lastRowLastColumn="0"/>
            </w:pPr>
            <w:r>
              <w:t>Database Service.</w:t>
            </w:r>
          </w:p>
          <w:p w14:paraId="2E37C4F9" w14:textId="77777777" w:rsidR="00E97B14" w:rsidRDefault="00E97B14" w:rsidP="00E97B14">
            <w:pPr>
              <w:pStyle w:val="BodyText"/>
              <w:cnfStyle w:val="000000010000" w:firstRow="0" w:lastRow="0" w:firstColumn="0" w:lastColumn="0" w:oddVBand="0" w:evenVBand="0" w:oddHBand="0" w:evenHBand="1" w:firstRowFirstColumn="0" w:firstRowLastColumn="0" w:lastRowFirstColumn="0" w:lastRowLastColumn="0"/>
            </w:pPr>
            <w:r>
              <w:t>In AWS collaborative space shall be implemented as:</w:t>
            </w:r>
          </w:p>
          <w:p w14:paraId="2C8C3E01" w14:textId="77777777" w:rsidR="00E97B14" w:rsidRDefault="00E97B14" w:rsidP="00E97B14">
            <w:pPr>
              <w:pStyle w:val="BodyText"/>
              <w:numPr>
                <w:ilvl w:val="0"/>
                <w:numId w:val="42"/>
              </w:numPr>
              <w:jc w:val="left"/>
              <w:cnfStyle w:val="000000010000" w:firstRow="0" w:lastRow="0" w:firstColumn="0" w:lastColumn="0" w:oddVBand="0" w:evenVBand="0" w:oddHBand="0" w:evenHBand="1" w:firstRowFirstColumn="0" w:firstRowLastColumn="0" w:lastRowFirstColumn="0" w:lastRowLastColumn="0"/>
            </w:pPr>
            <w:r>
              <w:t>S3 buckets.</w:t>
            </w:r>
          </w:p>
          <w:p w14:paraId="1B337306" w14:textId="77777777" w:rsidR="00E97B14" w:rsidRDefault="00E97B14" w:rsidP="00E97B14">
            <w:pPr>
              <w:pStyle w:val="BodyText"/>
              <w:numPr>
                <w:ilvl w:val="0"/>
                <w:numId w:val="42"/>
              </w:numPr>
              <w:jc w:val="left"/>
              <w:cnfStyle w:val="000000010000" w:firstRow="0" w:lastRow="0" w:firstColumn="0" w:lastColumn="0" w:oddVBand="0" w:evenVBand="0" w:oddHBand="0" w:evenHBand="1" w:firstRowFirstColumn="0" w:firstRowLastColumn="0" w:lastRowFirstColumn="0" w:lastRowLastColumn="0"/>
            </w:pPr>
            <w:r>
              <w:t>Database Service.</w:t>
            </w:r>
          </w:p>
          <w:p w14:paraId="1FD06BAC" w14:textId="77777777" w:rsidR="00E97B14" w:rsidRPr="00833439" w:rsidRDefault="00E97B14" w:rsidP="00E97B14">
            <w:pPr>
              <w:pStyle w:val="BodyText"/>
              <w:numPr>
                <w:ilvl w:val="0"/>
                <w:numId w:val="42"/>
              </w:numPr>
              <w:jc w:val="left"/>
              <w:cnfStyle w:val="000000010000" w:firstRow="0" w:lastRow="0" w:firstColumn="0" w:lastColumn="0" w:oddVBand="0" w:evenVBand="0" w:oddHBand="0" w:evenHBand="1" w:firstRowFirstColumn="0" w:firstRowLastColumn="0" w:lastRowFirstColumn="0" w:lastRowLastColumn="0"/>
            </w:pPr>
            <w:r>
              <w:t>Elastic Block Storage.</w:t>
            </w:r>
          </w:p>
          <w:p w14:paraId="19BF6BB2" w14:textId="77777777" w:rsidR="00E97B14" w:rsidRPr="00E97B14" w:rsidRDefault="00E97B14" w:rsidP="00E97B14">
            <w:pPr>
              <w:cnfStyle w:val="000000010000" w:firstRow="0" w:lastRow="0" w:firstColumn="0" w:lastColumn="0" w:oddVBand="0" w:evenVBand="0" w:oddHBand="0" w:evenHBand="1" w:firstRowFirstColumn="0" w:firstRowLastColumn="0" w:lastRowFirstColumn="0" w:lastRowLastColumn="0"/>
            </w:pPr>
          </w:p>
        </w:tc>
      </w:tr>
      <w:tr w:rsidR="00E97B14" w14:paraId="45293BC8"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00C6CB0" w14:textId="77777777" w:rsidR="00E97B14" w:rsidRPr="0018721D" w:rsidRDefault="00E97B14" w:rsidP="00E97B14">
            <w:pPr>
              <w:rPr>
                <w:b/>
              </w:rPr>
            </w:pPr>
            <w:r w:rsidRPr="0018721D">
              <w:rPr>
                <w:b/>
              </w:rPr>
              <w:t>Related components</w:t>
            </w:r>
          </w:p>
        </w:tc>
        <w:tc>
          <w:tcPr>
            <w:tcW w:w="7268" w:type="dxa"/>
          </w:tcPr>
          <w:p w14:paraId="67B27B18" w14:textId="77777777" w:rsidR="00E97B14" w:rsidRDefault="00E97B14" w:rsidP="00E97B14">
            <w:pPr>
              <w:cnfStyle w:val="000000100000" w:firstRow="0" w:lastRow="0" w:firstColumn="0" w:lastColumn="0" w:oddVBand="0" w:evenVBand="0" w:oddHBand="1" w:evenHBand="0" w:firstRowFirstColumn="0" w:firstRowLastColumn="0" w:lastRowFirstColumn="0" w:lastRowLastColumn="0"/>
            </w:pPr>
            <w:r>
              <w:t>[List related components with a short description of the relation nature]</w:t>
            </w:r>
          </w:p>
        </w:tc>
      </w:tr>
      <w:tr w:rsidR="00E97B14" w14:paraId="3165425D"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59E74F5B" w14:textId="77777777" w:rsidR="00E97B14" w:rsidRPr="0018721D" w:rsidRDefault="00E97B14" w:rsidP="00E97B14">
            <w:pPr>
              <w:rPr>
                <w:b/>
              </w:rPr>
            </w:pPr>
            <w:r w:rsidRPr="0018721D">
              <w:rPr>
                <w:b/>
              </w:rPr>
              <w:t>Covered functional requirements</w:t>
            </w:r>
          </w:p>
        </w:tc>
        <w:tc>
          <w:tcPr>
            <w:tcW w:w="7268" w:type="dxa"/>
          </w:tcPr>
          <w:p w14:paraId="19DC3EE3" w14:textId="77777777" w:rsidR="00E97B14" w:rsidRPr="00720506" w:rsidRDefault="00E97B14" w:rsidP="00E97B14">
            <w:pPr>
              <w:pStyle w:val="BodyText"/>
              <w:cnfStyle w:val="000000010000" w:firstRow="0" w:lastRow="0" w:firstColumn="0" w:lastColumn="0" w:oddVBand="0" w:evenVBand="0" w:oddHBand="0" w:evenHBand="1" w:firstRowFirstColumn="0" w:firstRowLastColumn="0" w:lastRowFirstColumn="0" w:lastRowLastColumn="0"/>
            </w:pPr>
            <w:r>
              <w:t>Environment and shall serve as collaborative data storage where data scientists can copy and share their data (data, metadata, notebooks).</w:t>
            </w:r>
          </w:p>
        </w:tc>
      </w:tr>
      <w:tr w:rsidR="00E97B14" w14:paraId="01C53546"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14AFB098" w14:textId="77777777" w:rsidR="00E97B14" w:rsidRPr="0018721D" w:rsidRDefault="00E97B14" w:rsidP="00E97B14">
            <w:pPr>
              <w:rPr>
                <w:b/>
              </w:rPr>
            </w:pPr>
          </w:p>
        </w:tc>
        <w:tc>
          <w:tcPr>
            <w:tcW w:w="7268" w:type="dxa"/>
          </w:tcPr>
          <w:p w14:paraId="331683A6" w14:textId="77777777" w:rsidR="00E97B14" w:rsidRDefault="00E97B14" w:rsidP="00E97B14">
            <w:pPr>
              <w:pStyle w:val="BodyText"/>
              <w:cnfStyle w:val="000000100000" w:firstRow="0" w:lastRow="0" w:firstColumn="0" w:lastColumn="0" w:oddVBand="0" w:evenVBand="0" w:oddHBand="1" w:evenHBand="0" w:firstRowFirstColumn="0" w:firstRowLastColumn="0" w:lastRowFirstColumn="0" w:lastRowLastColumn="0"/>
            </w:pPr>
          </w:p>
        </w:tc>
      </w:tr>
      <w:tr w:rsidR="00E97B14" w14:paraId="590744E3"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05997A3A" w14:textId="77777777" w:rsidR="00E97B14" w:rsidRPr="0018721D" w:rsidRDefault="00E97B14" w:rsidP="00E97B14">
            <w:pPr>
              <w:rPr>
                <w:b/>
              </w:rPr>
            </w:pPr>
            <w:r w:rsidRPr="0018721D">
              <w:rPr>
                <w:b/>
              </w:rPr>
              <w:t>Notes</w:t>
            </w:r>
          </w:p>
        </w:tc>
        <w:tc>
          <w:tcPr>
            <w:tcW w:w="7268" w:type="dxa"/>
          </w:tcPr>
          <w:p w14:paraId="6BF2B499" w14:textId="77777777" w:rsidR="00E97B14" w:rsidRDefault="00E97B14" w:rsidP="00E97B14">
            <w:pPr>
              <w:cnfStyle w:val="000000010000" w:firstRow="0" w:lastRow="0" w:firstColumn="0" w:lastColumn="0" w:oddVBand="0" w:evenVBand="0" w:oddHBand="0" w:evenHBand="1" w:firstRowFirstColumn="0" w:firstRowLastColumn="0" w:lastRowFirstColumn="0" w:lastRowLastColumn="0"/>
            </w:pPr>
            <w:r>
              <w:t>[Put any additional specific notes here]</w:t>
            </w:r>
          </w:p>
        </w:tc>
      </w:tr>
    </w:tbl>
    <w:p w14:paraId="06EA9801" w14:textId="77777777" w:rsidR="005658C9" w:rsidRDefault="005658C9" w:rsidP="000953FC">
      <w:pPr>
        <w:pStyle w:val="BodyText"/>
      </w:pPr>
    </w:p>
    <w:p w14:paraId="70D6022D" w14:textId="77777777" w:rsidR="00E97B14" w:rsidRDefault="00E97B14" w:rsidP="00E97B14">
      <w:pPr>
        <w:pStyle w:val="Heading3"/>
      </w:pPr>
      <w:bookmarkStart w:id="1311" w:name="_Toc461542065"/>
      <w:r>
        <w:t>SELF-SERVICE NODE</w:t>
      </w:r>
      <w:bookmarkEnd w:id="1311"/>
    </w:p>
    <w:p w14:paraId="5D1E71CE" w14:textId="77777777" w:rsidR="00E97B14" w:rsidRDefault="00E97B14" w:rsidP="00E97B14">
      <w:pPr>
        <w:pStyle w:val="BodyText"/>
        <w:jc w:val="center"/>
      </w:pPr>
      <w:r w:rsidRPr="00E97B14">
        <w:rPr>
          <w:noProof/>
        </w:rPr>
        <w:lastRenderedPageBreak/>
        <w:drawing>
          <wp:inline distT="0" distB="0" distL="0" distR="0" wp14:anchorId="43264EA5" wp14:editId="79EBF9D5">
            <wp:extent cx="5941695" cy="498665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695" cy="4986655"/>
                    </a:xfrm>
                    <a:prstGeom prst="rect">
                      <a:avLst/>
                    </a:prstGeom>
                  </pic:spPr>
                </pic:pic>
              </a:graphicData>
            </a:graphic>
          </wp:inline>
        </w:drawing>
      </w:r>
    </w:p>
    <w:p w14:paraId="7400D69B" w14:textId="77777777" w:rsidR="00E97B14" w:rsidRPr="00E97B14" w:rsidRDefault="00E97B14" w:rsidP="00E97B14">
      <w:pPr>
        <w:pStyle w:val="BodyText"/>
      </w:pPr>
      <w:r>
        <w:t>NOTE: Components marked as gray are out-of-scope.</w:t>
      </w:r>
    </w:p>
    <w:p w14:paraId="5F35F24A" w14:textId="77777777" w:rsidR="00E97B14" w:rsidRPr="003E75E8" w:rsidRDefault="003E75E8" w:rsidP="00E97B14">
      <w:pPr>
        <w:pStyle w:val="BodyText"/>
        <w:rPr>
          <w:b/>
        </w:rPr>
      </w:pPr>
      <w:r w:rsidRPr="003E75E8">
        <w:rPr>
          <w:b/>
        </w:rPr>
        <w:t>Physical schema</w:t>
      </w:r>
    </w:p>
    <w:p w14:paraId="339CF5FF" w14:textId="77777777" w:rsidR="003E75E8" w:rsidRPr="003E75E8" w:rsidRDefault="003E75E8" w:rsidP="003E75E8">
      <w:pPr>
        <w:pStyle w:val="BodyText"/>
        <w:jc w:val="center"/>
      </w:pPr>
      <w:r w:rsidRPr="003E75E8">
        <w:rPr>
          <w:noProof/>
        </w:rPr>
        <w:drawing>
          <wp:inline distT="0" distB="0" distL="0" distR="0" wp14:anchorId="3F7D219F" wp14:editId="6CDC50C5">
            <wp:extent cx="3923624" cy="244256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814" cy="2450157"/>
                    </a:xfrm>
                    <a:prstGeom prst="rect">
                      <a:avLst/>
                    </a:prstGeom>
                  </pic:spPr>
                </pic:pic>
              </a:graphicData>
            </a:graphic>
          </wp:inline>
        </w:drawing>
      </w:r>
    </w:p>
    <w:p w14:paraId="27960DCE" w14:textId="77777777" w:rsidR="003E75E8" w:rsidRPr="00720506" w:rsidRDefault="003E75E8" w:rsidP="00E97B14">
      <w:pPr>
        <w:pStyle w:val="BodyText"/>
      </w:pPr>
    </w:p>
    <w:tbl>
      <w:tblPr>
        <w:tblStyle w:val="TableEPAM"/>
        <w:tblW w:w="0" w:type="auto"/>
        <w:tblInd w:w="-5" w:type="dxa"/>
        <w:tblLook w:val="0480" w:firstRow="0" w:lastRow="0" w:firstColumn="1" w:lastColumn="0" w:noHBand="0" w:noVBand="1"/>
      </w:tblPr>
      <w:tblGrid>
        <w:gridCol w:w="2084"/>
        <w:gridCol w:w="7268"/>
      </w:tblGrid>
      <w:tr w:rsidR="00E97B14" w14:paraId="21633A94"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29C6D54" w14:textId="77777777" w:rsidR="00E97B14" w:rsidRDefault="00E97B14" w:rsidP="00E97B14">
            <w:pPr>
              <w:rPr>
                <w:b/>
              </w:rPr>
            </w:pPr>
            <w:r>
              <w:rPr>
                <w:b/>
              </w:rPr>
              <w:t>Description</w:t>
            </w:r>
          </w:p>
        </w:tc>
        <w:tc>
          <w:tcPr>
            <w:tcW w:w="7268" w:type="dxa"/>
          </w:tcPr>
          <w:p w14:paraId="061B1306" w14:textId="77777777" w:rsidR="00E97B14" w:rsidRPr="003E75E8" w:rsidRDefault="00E97B14" w:rsidP="00E97B14">
            <w:pPr>
              <w:pStyle w:val="BodyTex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Self-service node major components:</w:t>
            </w:r>
          </w:p>
          <w:p w14:paraId="57B5890C"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Self-service node web UI.</w:t>
            </w:r>
          </w:p>
          <w:p w14:paraId="6A577037"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Self-service node DB.</w:t>
            </w:r>
          </w:p>
          <w:p w14:paraId="3778EC89"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lastRenderedPageBreak/>
              <w:t>Self-service node provisioning service.</w:t>
            </w:r>
          </w:p>
          <w:p w14:paraId="35171598"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Self-service node entitlement manager.</w:t>
            </w:r>
          </w:p>
          <w:p w14:paraId="51A4292E"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Environment templates.</w:t>
            </w:r>
          </w:p>
          <w:p w14:paraId="21CCB60F"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Resource audit.</w:t>
            </w:r>
          </w:p>
          <w:p w14:paraId="457129F3" w14:textId="77777777" w:rsidR="00E97B14" w:rsidRPr="003E75E8" w:rsidRDefault="00E97B14" w:rsidP="00E97B14">
            <w:pPr>
              <w:pStyle w:val="BodyText"/>
              <w:cnfStyle w:val="000000100000" w:firstRow="0" w:lastRow="0" w:firstColumn="0" w:lastColumn="0" w:oddVBand="0" w:evenVBand="0" w:oddHBand="1" w:evenHBand="0" w:firstRowFirstColumn="0" w:firstRowLastColumn="0" w:lastRowFirstColumn="0" w:lastRowLastColumn="0"/>
              <w:rPr>
                <w:color w:val="auto"/>
              </w:rPr>
            </w:pPr>
          </w:p>
        </w:tc>
      </w:tr>
      <w:tr w:rsidR="00E97B14" w14:paraId="416B7895"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6CAF76F" w14:textId="77777777" w:rsidR="00E97B14" w:rsidRPr="0018721D" w:rsidRDefault="00E97B14" w:rsidP="00E97B14">
            <w:pPr>
              <w:rPr>
                <w:b/>
              </w:rPr>
            </w:pPr>
            <w:r w:rsidRPr="0018721D">
              <w:rPr>
                <w:b/>
              </w:rPr>
              <w:t>Technology Stack</w:t>
            </w:r>
          </w:p>
        </w:tc>
        <w:tc>
          <w:tcPr>
            <w:tcW w:w="7268" w:type="dxa"/>
          </w:tcPr>
          <w:p w14:paraId="63835BF4" w14:textId="77777777" w:rsidR="00E97B14" w:rsidRPr="00E97B14" w:rsidRDefault="00E97B14" w:rsidP="00E97B14">
            <w:pPr>
              <w:pStyle w:val="BodyText"/>
              <w:jc w:val="left"/>
              <w:cnfStyle w:val="000000010000" w:firstRow="0" w:lastRow="0" w:firstColumn="0" w:lastColumn="0" w:oddVBand="0" w:evenVBand="0" w:oddHBand="0" w:evenHBand="1" w:firstRowFirstColumn="0" w:firstRowLastColumn="0" w:lastRowFirstColumn="0" w:lastRowLastColumn="0"/>
              <w:rPr>
                <w:color w:val="3B3838" w:themeColor="background2" w:themeShade="40"/>
              </w:rPr>
            </w:pPr>
          </w:p>
        </w:tc>
      </w:tr>
      <w:tr w:rsidR="00E97B14" w14:paraId="50FBF092"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52FDB6E8" w14:textId="77777777" w:rsidR="00E97B14" w:rsidRPr="0018721D" w:rsidRDefault="00E97B14" w:rsidP="00E97B14">
            <w:pPr>
              <w:rPr>
                <w:b/>
              </w:rPr>
            </w:pPr>
            <w:r w:rsidRPr="0018721D">
              <w:rPr>
                <w:b/>
              </w:rPr>
              <w:t>Related components</w:t>
            </w:r>
          </w:p>
        </w:tc>
        <w:tc>
          <w:tcPr>
            <w:tcW w:w="7268" w:type="dxa"/>
          </w:tcPr>
          <w:p w14:paraId="6A5EC6C2" w14:textId="77777777" w:rsidR="00E97B14" w:rsidRDefault="00E97B14" w:rsidP="00E97B14">
            <w:pPr>
              <w:cnfStyle w:val="000000100000" w:firstRow="0" w:lastRow="0" w:firstColumn="0" w:lastColumn="0" w:oddVBand="0" w:evenVBand="0" w:oddHBand="1" w:evenHBand="0" w:firstRowFirstColumn="0" w:firstRowLastColumn="0" w:lastRowFirstColumn="0" w:lastRowLastColumn="0"/>
            </w:pPr>
            <w:r>
              <w:t>[List related components with a short description of the relation nature]</w:t>
            </w:r>
          </w:p>
        </w:tc>
      </w:tr>
      <w:tr w:rsidR="00E97B14" w14:paraId="7AE961F2"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C48E0AF" w14:textId="77777777" w:rsidR="00E97B14" w:rsidRPr="0018721D" w:rsidRDefault="00E97B14" w:rsidP="00E97B14">
            <w:pPr>
              <w:rPr>
                <w:b/>
              </w:rPr>
            </w:pPr>
            <w:r w:rsidRPr="0018721D">
              <w:rPr>
                <w:b/>
              </w:rPr>
              <w:t>Covered functional requirements</w:t>
            </w:r>
          </w:p>
        </w:tc>
        <w:tc>
          <w:tcPr>
            <w:tcW w:w="7268" w:type="dxa"/>
          </w:tcPr>
          <w:p w14:paraId="42E09D00" w14:textId="77777777" w:rsidR="003E75E8" w:rsidRPr="003E75E8" w:rsidRDefault="003E75E8" w:rsidP="003E75E8">
            <w:pPr>
              <w:pStyle w:val="BodyText"/>
              <w:cnfStyle w:val="000000010000" w:firstRow="0" w:lastRow="0" w:firstColumn="0" w:lastColumn="0" w:oddVBand="0" w:evenVBand="0" w:oddHBand="0" w:evenHBand="1" w:firstRowFirstColumn="0" w:firstRowLastColumn="0" w:lastRowFirstColumn="0" w:lastRowLastColumn="0"/>
              <w:rPr>
                <w:color w:val="auto"/>
              </w:rPr>
            </w:pPr>
            <w:r w:rsidRPr="003E75E8">
              <w:rPr>
                <w:color w:val="auto"/>
              </w:rPr>
              <w:t>Self-service node shall serve as management component responsible for:</w:t>
            </w:r>
          </w:p>
          <w:p w14:paraId="3DF3D38E" w14:textId="77777777" w:rsidR="003E75E8" w:rsidRPr="003E75E8" w:rsidRDefault="003E75E8" w:rsidP="003E75E8">
            <w:pPr>
              <w:pStyle w:val="BodyText"/>
              <w:numPr>
                <w:ilvl w:val="0"/>
                <w:numId w:val="43"/>
              </w:numPr>
              <w:jc w:val="left"/>
              <w:cnfStyle w:val="000000010000" w:firstRow="0" w:lastRow="0" w:firstColumn="0" w:lastColumn="0" w:oddVBand="0" w:evenVBand="0" w:oddHBand="0" w:evenHBand="1" w:firstRowFirstColumn="0" w:firstRowLastColumn="0" w:lastRowFirstColumn="0" w:lastRowLastColumn="0"/>
              <w:rPr>
                <w:color w:val="auto"/>
              </w:rPr>
            </w:pPr>
            <w:r w:rsidRPr="003E75E8">
              <w:rPr>
                <w:color w:val="auto"/>
              </w:rPr>
              <w:t>Exploratory environment configuration and management (CRUD).</w:t>
            </w:r>
          </w:p>
          <w:p w14:paraId="4E07BE29" w14:textId="77777777" w:rsidR="003E75E8" w:rsidRPr="003E75E8" w:rsidRDefault="003E75E8" w:rsidP="003E75E8">
            <w:pPr>
              <w:pStyle w:val="BodyText"/>
              <w:numPr>
                <w:ilvl w:val="0"/>
                <w:numId w:val="43"/>
              </w:numPr>
              <w:jc w:val="left"/>
              <w:cnfStyle w:val="000000010000" w:firstRow="0" w:lastRow="0" w:firstColumn="0" w:lastColumn="0" w:oddVBand="0" w:evenVBand="0" w:oddHBand="0" w:evenHBand="1" w:firstRowFirstColumn="0" w:firstRowLastColumn="0" w:lastRowFirstColumn="0" w:lastRowLastColumn="0"/>
              <w:rPr>
                <w:color w:val="auto"/>
              </w:rPr>
            </w:pPr>
            <w:r w:rsidRPr="003E75E8">
              <w:rPr>
                <w:color w:val="auto"/>
              </w:rPr>
              <w:t>Collaboration space configuration.</w:t>
            </w:r>
          </w:p>
          <w:p w14:paraId="1A1700FD" w14:textId="77777777" w:rsidR="003E75E8" w:rsidRPr="003E75E8" w:rsidRDefault="003E75E8" w:rsidP="003E75E8">
            <w:pPr>
              <w:pStyle w:val="BodyText"/>
              <w:numPr>
                <w:ilvl w:val="0"/>
                <w:numId w:val="43"/>
              </w:numPr>
              <w:jc w:val="left"/>
              <w:cnfStyle w:val="000000010000" w:firstRow="0" w:lastRow="0" w:firstColumn="0" w:lastColumn="0" w:oddVBand="0" w:evenVBand="0" w:oddHBand="0" w:evenHBand="1" w:firstRowFirstColumn="0" w:firstRowLastColumn="0" w:lastRowFirstColumn="0" w:lastRowLastColumn="0"/>
              <w:rPr>
                <w:color w:val="auto"/>
              </w:rPr>
            </w:pPr>
            <w:r w:rsidRPr="003E75E8">
              <w:rPr>
                <w:color w:val="auto"/>
              </w:rPr>
              <w:t>User mapping to resource policy.</w:t>
            </w:r>
          </w:p>
          <w:p w14:paraId="7F8DB86E" w14:textId="77777777" w:rsidR="00E97B14" w:rsidRPr="003E75E8" w:rsidRDefault="00E97B14" w:rsidP="00E97B14">
            <w:pPr>
              <w:pStyle w:val="BodyText"/>
              <w:cnfStyle w:val="000000010000" w:firstRow="0" w:lastRow="0" w:firstColumn="0" w:lastColumn="0" w:oddVBand="0" w:evenVBand="0" w:oddHBand="0" w:evenHBand="1" w:firstRowFirstColumn="0" w:firstRowLastColumn="0" w:lastRowFirstColumn="0" w:lastRowLastColumn="0"/>
              <w:rPr>
                <w:lang w:val="uk-UA"/>
              </w:rPr>
            </w:pPr>
          </w:p>
        </w:tc>
      </w:tr>
      <w:tr w:rsidR="00E97B14" w14:paraId="2A3D9F7E"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65F8935" w14:textId="77777777" w:rsidR="00E97B14" w:rsidRPr="0018721D" w:rsidRDefault="00E97B14" w:rsidP="00E97B14">
            <w:pPr>
              <w:rPr>
                <w:b/>
              </w:rPr>
            </w:pPr>
            <w:r w:rsidRPr="0018721D">
              <w:rPr>
                <w:b/>
              </w:rPr>
              <w:t>Notes</w:t>
            </w:r>
          </w:p>
        </w:tc>
        <w:tc>
          <w:tcPr>
            <w:tcW w:w="7268" w:type="dxa"/>
          </w:tcPr>
          <w:p w14:paraId="7A1F9FAD" w14:textId="77777777" w:rsidR="00E97B14" w:rsidRDefault="00E97B14" w:rsidP="00E97B14">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4D396143" w14:textId="77777777" w:rsidR="00332710" w:rsidRDefault="00332710" w:rsidP="00332710">
      <w:pPr>
        <w:pStyle w:val="BodyText"/>
      </w:pPr>
    </w:p>
    <w:p w14:paraId="75B46CC3" w14:textId="660AF3D7" w:rsidR="00332710" w:rsidRDefault="00332710" w:rsidP="00332710">
      <w:pPr>
        <w:pStyle w:val="BodyText"/>
      </w:pPr>
      <w:r>
        <w:t>It is recommended to implement 3 containers for self-service components.</w:t>
      </w:r>
    </w:p>
    <w:p w14:paraId="25BD7259" w14:textId="77777777" w:rsidR="00332710" w:rsidRPr="00C563A1" w:rsidRDefault="00332710" w:rsidP="00332710">
      <w:pPr>
        <w:pStyle w:val="BodyText"/>
        <w:numPr>
          <w:ilvl w:val="0"/>
          <w:numId w:val="49"/>
        </w:numPr>
        <w:jc w:val="left"/>
      </w:pPr>
      <w:r>
        <w:t xml:space="preserve">Self-service UI/Backend container – </w:t>
      </w:r>
      <w:commentRangeStart w:id="1312"/>
      <w:r>
        <w:t>this container shall consist of UI and backend services.</w:t>
      </w:r>
      <w:commentRangeEnd w:id="1312"/>
      <w:r>
        <w:rPr>
          <w:rStyle w:val="CommentReference"/>
          <w:rFonts w:ascii="Times New Roman" w:hAnsi="Times New Roman"/>
        </w:rPr>
        <w:commentReference w:id="1312"/>
      </w:r>
    </w:p>
    <w:p w14:paraId="6FD87D65" w14:textId="7B43DDD5" w:rsidR="00332710" w:rsidRPr="00C563A1" w:rsidRDefault="00332710" w:rsidP="00332710">
      <w:pPr>
        <w:pStyle w:val="BodyText"/>
        <w:jc w:val="center"/>
      </w:pPr>
      <w:r w:rsidRPr="00332710">
        <w:rPr>
          <w:noProof/>
        </w:rPr>
        <w:drawing>
          <wp:inline distT="0" distB="0" distL="0" distR="0" wp14:anchorId="75A225E4" wp14:editId="5B138116">
            <wp:extent cx="2568218" cy="209566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3012" cy="2099578"/>
                    </a:xfrm>
                    <a:prstGeom prst="rect">
                      <a:avLst/>
                    </a:prstGeom>
                  </pic:spPr>
                </pic:pic>
              </a:graphicData>
            </a:graphic>
          </wp:inline>
        </w:drawing>
      </w:r>
    </w:p>
    <w:p w14:paraId="5F4F8D51" w14:textId="77777777" w:rsidR="00332710" w:rsidRPr="00C563A1" w:rsidRDefault="00332710" w:rsidP="00332710">
      <w:pPr>
        <w:pStyle w:val="BodyText"/>
        <w:numPr>
          <w:ilvl w:val="0"/>
          <w:numId w:val="49"/>
        </w:numPr>
        <w:jc w:val="left"/>
      </w:pPr>
      <w:r>
        <w:t xml:space="preserve">Self-service DB container – </w:t>
      </w:r>
      <w:proofErr w:type="spellStart"/>
      <w:r>
        <w:t>mongoDB</w:t>
      </w:r>
      <w:proofErr w:type="spellEnd"/>
      <w:r>
        <w:t xml:space="preserve"> </w:t>
      </w:r>
      <w:proofErr w:type="spellStart"/>
      <w:r>
        <w:t>docker</w:t>
      </w:r>
      <w:proofErr w:type="spellEnd"/>
      <w:r>
        <w:t xml:space="preserve"> container.</w:t>
      </w:r>
    </w:p>
    <w:p w14:paraId="09ED3F8F" w14:textId="77777777" w:rsidR="00332710" w:rsidRPr="00717DE8" w:rsidRDefault="00332710" w:rsidP="00332710">
      <w:pPr>
        <w:pStyle w:val="BodyText"/>
        <w:numPr>
          <w:ilvl w:val="0"/>
          <w:numId w:val="49"/>
        </w:numPr>
        <w:jc w:val="left"/>
      </w:pPr>
      <w:commentRangeStart w:id="1313"/>
      <w:r>
        <w:t>Provision service container – container responsible for infrastructure management.</w:t>
      </w:r>
      <w:commentRangeEnd w:id="1313"/>
      <w:r>
        <w:rPr>
          <w:rStyle w:val="CommentReference"/>
          <w:rFonts w:ascii="Times New Roman" w:hAnsi="Times New Roman"/>
        </w:rPr>
        <w:commentReference w:id="1313"/>
      </w:r>
    </w:p>
    <w:p w14:paraId="6DAC1056" w14:textId="5BC98D98" w:rsidR="00332710" w:rsidRPr="00C563A1" w:rsidRDefault="00332710" w:rsidP="00332710">
      <w:pPr>
        <w:pStyle w:val="BodyText"/>
        <w:ind w:left="720"/>
        <w:jc w:val="center"/>
      </w:pPr>
      <w:r w:rsidRPr="00332710">
        <w:rPr>
          <w:noProof/>
        </w:rPr>
        <w:drawing>
          <wp:inline distT="0" distB="0" distL="0" distR="0" wp14:anchorId="5E49F2B5" wp14:editId="164C1C03">
            <wp:extent cx="3105329" cy="184105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0476" cy="1844109"/>
                    </a:xfrm>
                    <a:prstGeom prst="rect">
                      <a:avLst/>
                    </a:prstGeom>
                  </pic:spPr>
                </pic:pic>
              </a:graphicData>
            </a:graphic>
          </wp:inline>
        </w:drawing>
      </w:r>
    </w:p>
    <w:p w14:paraId="4429671B" w14:textId="076E9AA7" w:rsidR="00332710" w:rsidRDefault="00332710" w:rsidP="00332710">
      <w:pPr>
        <w:pStyle w:val="Heading3"/>
      </w:pPr>
      <w:bookmarkStart w:id="1314" w:name="_Toc461542066"/>
      <w:r>
        <w:t>EXPLORATORY ENVIRONMENT</w:t>
      </w:r>
      <w:bookmarkEnd w:id="1314"/>
    </w:p>
    <w:p w14:paraId="036540EB" w14:textId="1CA86E98" w:rsidR="00332710" w:rsidRDefault="00CD28A5" w:rsidP="00332710">
      <w:pPr>
        <w:pStyle w:val="BodyText"/>
        <w:jc w:val="center"/>
      </w:pPr>
      <w:r w:rsidRPr="00CD28A5">
        <w:rPr>
          <w:noProof/>
        </w:rPr>
        <w:lastRenderedPageBreak/>
        <w:t xml:space="preserve"> </w:t>
      </w:r>
      <w:r w:rsidRPr="00CD28A5">
        <w:rPr>
          <w:noProof/>
        </w:rPr>
        <w:drawing>
          <wp:inline distT="0" distB="0" distL="0" distR="0" wp14:anchorId="7F50547D" wp14:editId="00DB4B9A">
            <wp:extent cx="5941695" cy="211201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2112010"/>
                    </a:xfrm>
                    <a:prstGeom prst="rect">
                      <a:avLst/>
                    </a:prstGeom>
                  </pic:spPr>
                </pic:pic>
              </a:graphicData>
            </a:graphic>
          </wp:inline>
        </w:drawing>
      </w:r>
    </w:p>
    <w:p w14:paraId="5E781D22" w14:textId="77777777" w:rsidR="00332710" w:rsidRPr="00720506" w:rsidRDefault="00332710" w:rsidP="00332710">
      <w:pPr>
        <w:pStyle w:val="BodyText"/>
      </w:pPr>
    </w:p>
    <w:tbl>
      <w:tblPr>
        <w:tblStyle w:val="TableEPAM"/>
        <w:tblW w:w="0" w:type="auto"/>
        <w:tblInd w:w="-5" w:type="dxa"/>
        <w:tblLook w:val="0480" w:firstRow="0" w:lastRow="0" w:firstColumn="1" w:lastColumn="0" w:noHBand="0" w:noVBand="1"/>
      </w:tblPr>
      <w:tblGrid>
        <w:gridCol w:w="2084"/>
        <w:gridCol w:w="7268"/>
      </w:tblGrid>
      <w:tr w:rsidR="00332710" w14:paraId="314D44BC" w14:textId="77777777" w:rsidTr="00381F7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102902C" w14:textId="77777777" w:rsidR="00332710" w:rsidRDefault="00332710" w:rsidP="00381F74">
            <w:pPr>
              <w:rPr>
                <w:b/>
              </w:rPr>
            </w:pPr>
            <w:r>
              <w:rPr>
                <w:b/>
              </w:rPr>
              <w:t>Description</w:t>
            </w:r>
          </w:p>
        </w:tc>
        <w:tc>
          <w:tcPr>
            <w:tcW w:w="7268" w:type="dxa"/>
          </w:tcPr>
          <w:p w14:paraId="6ED7D7F5" w14:textId="77777777" w:rsidR="00CD28A5" w:rsidRDefault="00CD28A5" w:rsidP="00CD28A5">
            <w:pPr>
              <w:pStyle w:val="BodyText"/>
              <w:cnfStyle w:val="000000100000" w:firstRow="0" w:lastRow="0" w:firstColumn="0" w:lastColumn="0" w:oddVBand="0" w:evenVBand="0" w:oddHBand="1" w:evenHBand="0" w:firstRowFirstColumn="0" w:firstRowLastColumn="0" w:lastRowFirstColumn="0" w:lastRowLastColumn="0"/>
            </w:pPr>
            <w:r>
              <w:t>Exploratory environment consists of following components:</w:t>
            </w:r>
          </w:p>
          <w:p w14:paraId="1A61B444" w14:textId="6D1F8FAD" w:rsidR="00332710" w:rsidRDefault="00332710" w:rsidP="00CD28A5">
            <w:pPr>
              <w:pStyle w:val="BodyText"/>
              <w:numPr>
                <w:ilvl w:val="0"/>
                <w:numId w:val="50"/>
              </w:numPr>
              <w:jc w:val="left"/>
              <w:cnfStyle w:val="000000100000" w:firstRow="0" w:lastRow="0" w:firstColumn="0" w:lastColumn="0" w:oddVBand="0" w:evenVBand="0" w:oddHBand="1" w:evenHBand="0" w:firstRowFirstColumn="0" w:firstRowLastColumn="0" w:lastRowFirstColumn="0" w:lastRowLastColumn="0"/>
            </w:pPr>
          </w:p>
        </w:tc>
      </w:tr>
      <w:tr w:rsidR="00332710" w14:paraId="74079533" w14:textId="77777777" w:rsidTr="00381F7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C52A454" w14:textId="77777777" w:rsidR="00332710" w:rsidRPr="0018721D" w:rsidRDefault="00332710" w:rsidP="00381F74">
            <w:pPr>
              <w:rPr>
                <w:b/>
              </w:rPr>
            </w:pPr>
            <w:r w:rsidRPr="0018721D">
              <w:rPr>
                <w:b/>
              </w:rPr>
              <w:t>Technology Stack</w:t>
            </w:r>
          </w:p>
        </w:tc>
        <w:tc>
          <w:tcPr>
            <w:tcW w:w="7268" w:type="dxa"/>
          </w:tcPr>
          <w:p w14:paraId="400C5AAF" w14:textId="77777777" w:rsidR="00CD28A5" w:rsidRDefault="00CD28A5" w:rsidP="00CD28A5">
            <w:pPr>
              <w:pStyle w:val="BodyText"/>
              <w:numPr>
                <w:ilvl w:val="0"/>
                <w:numId w:val="50"/>
              </w:numPr>
              <w:jc w:val="left"/>
              <w:cnfStyle w:val="000000010000" w:firstRow="0" w:lastRow="0" w:firstColumn="0" w:lastColumn="0" w:oddVBand="0" w:evenVBand="0" w:oddHBand="0" w:evenHBand="1" w:firstRowFirstColumn="0" w:firstRowLastColumn="0" w:lastRowFirstColumn="0" w:lastRowLastColumn="0"/>
            </w:pPr>
            <w:r>
              <w:t>Analytic tool</w:t>
            </w:r>
          </w:p>
          <w:p w14:paraId="34FFB441" w14:textId="77777777" w:rsidR="00CD28A5" w:rsidRDefault="00CD28A5" w:rsidP="00CD28A5">
            <w:pPr>
              <w:pStyle w:val="BodyText"/>
              <w:numPr>
                <w:ilvl w:val="1"/>
                <w:numId w:val="50"/>
              </w:numPr>
              <w:jc w:val="left"/>
              <w:cnfStyle w:val="000000010000" w:firstRow="0" w:lastRow="0" w:firstColumn="0" w:lastColumn="0" w:oddVBand="0" w:evenVBand="0" w:oddHBand="0" w:evenHBand="1" w:firstRowFirstColumn="0" w:firstRowLastColumn="0" w:lastRowFirstColumn="0" w:lastRowLastColumn="0"/>
            </w:pPr>
            <w:proofErr w:type="spellStart"/>
            <w:r>
              <w:t>Jupyter</w:t>
            </w:r>
            <w:proofErr w:type="spellEnd"/>
            <w:r>
              <w:t xml:space="preserve"> with python and </w:t>
            </w:r>
            <w:proofErr w:type="spellStart"/>
            <w:r>
              <w:t>scala</w:t>
            </w:r>
            <w:proofErr w:type="spellEnd"/>
            <w:r>
              <w:t xml:space="preserve"> kernels.</w:t>
            </w:r>
          </w:p>
          <w:p w14:paraId="50B302CB" w14:textId="77777777" w:rsidR="00CD28A5" w:rsidRDefault="00CD28A5" w:rsidP="00CD28A5">
            <w:pPr>
              <w:pStyle w:val="BodyText"/>
              <w:numPr>
                <w:ilvl w:val="1"/>
                <w:numId w:val="50"/>
              </w:numPr>
              <w:jc w:val="left"/>
              <w:cnfStyle w:val="000000010000" w:firstRow="0" w:lastRow="0" w:firstColumn="0" w:lastColumn="0" w:oddVBand="0" w:evenVBand="0" w:oddHBand="0" w:evenHBand="1" w:firstRowFirstColumn="0" w:firstRowLastColumn="0" w:lastRowFirstColumn="0" w:lastRowLastColumn="0"/>
            </w:pPr>
            <w:proofErr w:type="spellStart"/>
            <w:r>
              <w:t>MLLib</w:t>
            </w:r>
            <w:proofErr w:type="spellEnd"/>
            <w:r>
              <w:t xml:space="preserve">, Wisp, Breeze, </w:t>
            </w:r>
            <w:proofErr w:type="spellStart"/>
            <w:r>
              <w:t>MatPlotLib</w:t>
            </w:r>
            <w:proofErr w:type="spellEnd"/>
            <w:r>
              <w:t xml:space="preserve"> libraries configured in </w:t>
            </w:r>
            <w:proofErr w:type="spellStart"/>
            <w:r>
              <w:t>Jupyter</w:t>
            </w:r>
            <w:proofErr w:type="spellEnd"/>
            <w:r>
              <w:t>.</w:t>
            </w:r>
          </w:p>
          <w:p w14:paraId="7E7F1623" w14:textId="77777777" w:rsidR="00CD28A5" w:rsidRDefault="00CD28A5" w:rsidP="00CD28A5">
            <w:pPr>
              <w:pStyle w:val="BodyText"/>
              <w:numPr>
                <w:ilvl w:val="0"/>
                <w:numId w:val="50"/>
              </w:numPr>
              <w:jc w:val="left"/>
              <w:cnfStyle w:val="000000010000" w:firstRow="0" w:lastRow="0" w:firstColumn="0" w:lastColumn="0" w:oddVBand="0" w:evenVBand="0" w:oddHBand="0" w:evenHBand="1" w:firstRowFirstColumn="0" w:firstRowLastColumn="0" w:lastRowFirstColumn="0" w:lastRowLastColumn="0"/>
            </w:pPr>
            <w:r>
              <w:t>Local computation kernel – local version of Spark kernel configured on same physical server as Analytic tool</w:t>
            </w:r>
          </w:p>
          <w:p w14:paraId="6C81283C" w14:textId="77777777" w:rsidR="00CD28A5" w:rsidRDefault="00CD28A5" w:rsidP="00CD28A5">
            <w:pPr>
              <w:pStyle w:val="BodyText"/>
              <w:numPr>
                <w:ilvl w:val="0"/>
                <w:numId w:val="50"/>
              </w:numPr>
              <w:jc w:val="left"/>
              <w:cnfStyle w:val="000000010000" w:firstRow="0" w:lastRow="0" w:firstColumn="0" w:lastColumn="0" w:oddVBand="0" w:evenVBand="0" w:oddHBand="0" w:evenHBand="1" w:firstRowFirstColumn="0" w:firstRowLastColumn="0" w:lastRowFirstColumn="0" w:lastRowLastColumn="0"/>
            </w:pPr>
            <w:r>
              <w:t>Cloud computation resource – cloud-based Spark cluster provided by Amazon (EMR) or Azure (HDInsight)</w:t>
            </w:r>
          </w:p>
          <w:p w14:paraId="31F178D0" w14:textId="77777777" w:rsidR="00CD28A5" w:rsidRDefault="00CD28A5" w:rsidP="00CD28A5">
            <w:pPr>
              <w:pStyle w:val="BodyText"/>
              <w:numPr>
                <w:ilvl w:val="0"/>
                <w:numId w:val="50"/>
              </w:numPr>
              <w:jc w:val="left"/>
              <w:cnfStyle w:val="000000010000" w:firstRow="0" w:lastRow="0" w:firstColumn="0" w:lastColumn="0" w:oddVBand="0" w:evenVBand="0" w:oddHBand="0" w:evenHBand="1" w:firstRowFirstColumn="0" w:firstRowLastColumn="0" w:lastRowFirstColumn="0" w:lastRowLastColumn="0"/>
            </w:pPr>
            <w:r>
              <w:t>Data storage – per each exploratory environment separate storage resources shall be created.</w:t>
            </w:r>
          </w:p>
          <w:p w14:paraId="6DFF3E58" w14:textId="77777777" w:rsidR="00332710" w:rsidRPr="00E97B14" w:rsidRDefault="00332710" w:rsidP="00381F74">
            <w:pPr>
              <w:cnfStyle w:val="000000010000" w:firstRow="0" w:lastRow="0" w:firstColumn="0" w:lastColumn="0" w:oddVBand="0" w:evenVBand="0" w:oddHBand="0" w:evenHBand="1" w:firstRowFirstColumn="0" w:firstRowLastColumn="0" w:lastRowFirstColumn="0" w:lastRowLastColumn="0"/>
            </w:pPr>
          </w:p>
        </w:tc>
      </w:tr>
      <w:tr w:rsidR="00332710" w14:paraId="1A099B02" w14:textId="77777777" w:rsidTr="00381F7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1F3C0A2" w14:textId="77777777" w:rsidR="00332710" w:rsidRPr="0018721D" w:rsidRDefault="00332710" w:rsidP="00381F74">
            <w:pPr>
              <w:rPr>
                <w:b/>
              </w:rPr>
            </w:pPr>
            <w:r w:rsidRPr="0018721D">
              <w:rPr>
                <w:b/>
              </w:rPr>
              <w:t>Related components</w:t>
            </w:r>
          </w:p>
        </w:tc>
        <w:tc>
          <w:tcPr>
            <w:tcW w:w="7268" w:type="dxa"/>
          </w:tcPr>
          <w:p w14:paraId="5F31F179" w14:textId="77777777" w:rsidR="00332710" w:rsidRDefault="00332710" w:rsidP="00381F74">
            <w:pPr>
              <w:cnfStyle w:val="000000100000" w:firstRow="0" w:lastRow="0" w:firstColumn="0" w:lastColumn="0" w:oddVBand="0" w:evenVBand="0" w:oddHBand="1" w:evenHBand="0" w:firstRowFirstColumn="0" w:firstRowLastColumn="0" w:lastRowFirstColumn="0" w:lastRowLastColumn="0"/>
            </w:pPr>
            <w:r>
              <w:t>[List related components with a short description of the relation nature]</w:t>
            </w:r>
          </w:p>
        </w:tc>
      </w:tr>
      <w:tr w:rsidR="00332710" w14:paraId="3CD068DB" w14:textId="77777777" w:rsidTr="00381F7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D8C4C5A" w14:textId="77777777" w:rsidR="00332710" w:rsidRPr="0018721D" w:rsidRDefault="00332710" w:rsidP="00381F74">
            <w:pPr>
              <w:rPr>
                <w:b/>
              </w:rPr>
            </w:pPr>
            <w:r w:rsidRPr="0018721D">
              <w:rPr>
                <w:b/>
              </w:rPr>
              <w:t>Covered functional requirements</w:t>
            </w:r>
          </w:p>
        </w:tc>
        <w:tc>
          <w:tcPr>
            <w:tcW w:w="7268" w:type="dxa"/>
          </w:tcPr>
          <w:p w14:paraId="0A5A147B" w14:textId="3DBB4397" w:rsidR="00332710" w:rsidRPr="00720506" w:rsidRDefault="00332710" w:rsidP="00381F74">
            <w:pPr>
              <w:pStyle w:val="BodyText"/>
              <w:cnfStyle w:val="000000010000" w:firstRow="0" w:lastRow="0" w:firstColumn="0" w:lastColumn="0" w:oddVBand="0" w:evenVBand="0" w:oddHBand="0" w:evenHBand="1" w:firstRowFirstColumn="0" w:firstRowLastColumn="0" w:lastRowFirstColumn="0" w:lastRowLastColumn="0"/>
            </w:pPr>
          </w:p>
        </w:tc>
      </w:tr>
      <w:tr w:rsidR="00332710" w14:paraId="6C9589B3" w14:textId="77777777" w:rsidTr="00381F7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22537FEA" w14:textId="77777777" w:rsidR="00332710" w:rsidRPr="0018721D" w:rsidRDefault="00332710" w:rsidP="00381F74">
            <w:pPr>
              <w:rPr>
                <w:b/>
              </w:rPr>
            </w:pPr>
          </w:p>
        </w:tc>
        <w:tc>
          <w:tcPr>
            <w:tcW w:w="7268" w:type="dxa"/>
          </w:tcPr>
          <w:p w14:paraId="785EEC20" w14:textId="77777777" w:rsidR="00332710" w:rsidRDefault="00332710" w:rsidP="00381F74">
            <w:pPr>
              <w:pStyle w:val="BodyText"/>
              <w:cnfStyle w:val="000000100000" w:firstRow="0" w:lastRow="0" w:firstColumn="0" w:lastColumn="0" w:oddVBand="0" w:evenVBand="0" w:oddHBand="1" w:evenHBand="0" w:firstRowFirstColumn="0" w:firstRowLastColumn="0" w:lastRowFirstColumn="0" w:lastRowLastColumn="0"/>
            </w:pPr>
          </w:p>
        </w:tc>
      </w:tr>
      <w:tr w:rsidR="00332710" w14:paraId="7D6937AD" w14:textId="77777777" w:rsidTr="00381F7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FD07E74" w14:textId="77777777" w:rsidR="00332710" w:rsidRPr="0018721D" w:rsidRDefault="00332710" w:rsidP="00381F74">
            <w:pPr>
              <w:rPr>
                <w:b/>
              </w:rPr>
            </w:pPr>
            <w:r w:rsidRPr="0018721D">
              <w:rPr>
                <w:b/>
              </w:rPr>
              <w:t>Notes</w:t>
            </w:r>
          </w:p>
        </w:tc>
        <w:tc>
          <w:tcPr>
            <w:tcW w:w="7268" w:type="dxa"/>
          </w:tcPr>
          <w:p w14:paraId="3C900DAB" w14:textId="77777777" w:rsidR="00332710" w:rsidRDefault="00332710" w:rsidP="00381F74">
            <w:pPr>
              <w:cnfStyle w:val="000000010000" w:firstRow="0" w:lastRow="0" w:firstColumn="0" w:lastColumn="0" w:oddVBand="0" w:evenVBand="0" w:oddHBand="0" w:evenHBand="1" w:firstRowFirstColumn="0" w:firstRowLastColumn="0" w:lastRowFirstColumn="0" w:lastRowLastColumn="0"/>
            </w:pPr>
            <w:r>
              <w:t>[Put any additional specific notes here]</w:t>
            </w:r>
          </w:p>
        </w:tc>
      </w:tr>
    </w:tbl>
    <w:p w14:paraId="64C26410" w14:textId="77777777" w:rsidR="00CD28A5" w:rsidRDefault="00CD28A5" w:rsidP="00CD28A5">
      <w:pPr>
        <w:pStyle w:val="BodyText"/>
      </w:pPr>
    </w:p>
    <w:p w14:paraId="5138ABC7" w14:textId="0B841265" w:rsidR="00CD28A5" w:rsidRDefault="00CD28A5" w:rsidP="00CD28A5">
      <w:pPr>
        <w:pStyle w:val="BodyText"/>
      </w:pPr>
      <w:r>
        <w:t>Each exploratory environment shall be isolated and put in separate subnet which will not be accessible from other exploratory environments, however access to collaborative space shall be available.</w:t>
      </w:r>
    </w:p>
    <w:p w14:paraId="4889F0E4" w14:textId="77777777" w:rsidR="00332710" w:rsidRDefault="00332710" w:rsidP="00332710">
      <w:pPr>
        <w:pStyle w:val="BodyText"/>
      </w:pPr>
    </w:p>
    <w:p w14:paraId="191C7121" w14:textId="6E244B8D" w:rsidR="00E97B14" w:rsidRDefault="00CD28A5" w:rsidP="00EF097F">
      <w:pPr>
        <w:pStyle w:val="BodyText"/>
        <w:pPrChange w:id="1315" w:author="Kostiantyn Kudriavtsev" w:date="2016-09-13T13:52:00Z">
          <w:pPr>
            <w:pStyle w:val="Heading2"/>
            <w:jc w:val="center"/>
          </w:pPr>
        </w:pPrChange>
      </w:pPr>
      <w:r>
        <w:rPr>
          <w:noProof/>
        </w:rPr>
        <w:lastRenderedPageBreak/>
        <w:drawing>
          <wp:inline distT="0" distB="0" distL="0" distR="0" wp14:anchorId="08BAE1F0" wp14:editId="77F0025F">
            <wp:extent cx="4957089" cy="25753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632" cy="2577671"/>
                    </a:xfrm>
                    <a:prstGeom prst="rect">
                      <a:avLst/>
                    </a:prstGeom>
                    <a:noFill/>
                    <a:ln>
                      <a:noFill/>
                    </a:ln>
                  </pic:spPr>
                </pic:pic>
              </a:graphicData>
            </a:graphic>
          </wp:inline>
        </w:drawing>
      </w:r>
    </w:p>
    <w:p w14:paraId="6A1C0576" w14:textId="31854156" w:rsidR="00FD0EFF" w:rsidRDefault="00FD0EFF" w:rsidP="001272FD">
      <w:pPr>
        <w:pStyle w:val="Heading2"/>
        <w:rPr>
          <w:ins w:id="1316" w:author="Kostiantyn Kudriavtsev" w:date="2016-09-13T14:57:00Z"/>
        </w:rPr>
      </w:pPr>
      <w:bookmarkStart w:id="1317" w:name="_Toc461542067"/>
      <w:ins w:id="1318" w:author="Kostiantyn Kudriavtsev" w:date="2016-09-13T14:56:00Z">
        <w:r>
          <w:t>SOLUTION IN AWS CLOUD</w:t>
        </w:r>
      </w:ins>
      <w:bookmarkEnd w:id="1317"/>
    </w:p>
    <w:p w14:paraId="36DA0E66" w14:textId="45DD1500" w:rsidR="00957D75" w:rsidRPr="00957D75" w:rsidRDefault="00957D75" w:rsidP="00957D75">
      <w:pPr>
        <w:pStyle w:val="BodyText"/>
        <w:rPr>
          <w:ins w:id="1319" w:author="Kostiantyn Kudriavtsev" w:date="2016-09-13T14:56:00Z"/>
          <w:rPrChange w:id="1320" w:author="Kostiantyn Kudriavtsev" w:date="2016-09-13T14:57:00Z">
            <w:rPr>
              <w:ins w:id="1321" w:author="Kostiantyn Kudriavtsev" w:date="2016-09-13T14:56:00Z"/>
            </w:rPr>
          </w:rPrChange>
        </w:rPr>
        <w:pPrChange w:id="1322" w:author="Kostiantyn Kudriavtsev" w:date="2016-09-13T14:57:00Z">
          <w:pPr>
            <w:pStyle w:val="Heading2"/>
          </w:pPr>
        </w:pPrChange>
      </w:pPr>
      <w:ins w:id="1323" w:author="Kostiantyn Kudriavtsev" w:date="2016-09-13T14:57:00Z">
        <w:r w:rsidRPr="00957D75">
          <w:drawing>
            <wp:inline distT="0" distB="0" distL="0" distR="0" wp14:anchorId="4D7B81F5" wp14:editId="74A00547">
              <wp:extent cx="5941695" cy="4144010"/>
              <wp:effectExtent l="0" t="0" r="1905" b="889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1695" cy="4144010"/>
                      </a:xfrm>
                      <a:prstGeom prst="rect">
                        <a:avLst/>
                      </a:prstGeom>
                    </pic:spPr>
                  </pic:pic>
                </a:graphicData>
              </a:graphic>
            </wp:inline>
          </w:drawing>
        </w:r>
      </w:ins>
    </w:p>
    <w:p w14:paraId="0C9E573C" w14:textId="358AAB5D" w:rsidR="00FD0EFF" w:rsidRPr="00FD0EFF" w:rsidRDefault="00FD0EFF" w:rsidP="00FD0EFF">
      <w:pPr>
        <w:pStyle w:val="BodyText"/>
        <w:rPr>
          <w:ins w:id="1324" w:author="Kostiantyn Kudriavtsev" w:date="2016-09-13T14:57:00Z"/>
          <w:rFonts w:ascii="Arial Black" w:hAnsi="Arial Black"/>
          <w:b/>
          <w:bCs/>
          <w:caps/>
          <w:color w:val="auto"/>
          <w:sz w:val="24"/>
          <w:rPrChange w:id="1325" w:author="Kostiantyn Kudriavtsev" w:date="2016-09-13T14:57:00Z">
            <w:rPr>
              <w:ins w:id="1326" w:author="Kostiantyn Kudriavtsev" w:date="2016-09-13T14:57:00Z"/>
            </w:rPr>
          </w:rPrChange>
        </w:rPr>
        <w:pPrChange w:id="1327" w:author="Kostiantyn Kudriavtsev" w:date="2016-09-13T14:56:00Z">
          <w:pPr>
            <w:pStyle w:val="Heading2"/>
          </w:pPr>
        </w:pPrChange>
      </w:pPr>
      <w:ins w:id="1328" w:author="Kostiantyn Kudriavtsev" w:date="2016-09-13T14:56:00Z">
        <w:r w:rsidRPr="00FD0EFF">
          <w:rPr>
            <w:rFonts w:ascii="Arial Black" w:hAnsi="Arial Black"/>
            <w:b/>
            <w:bCs/>
            <w:caps/>
            <w:color w:val="auto"/>
            <w:sz w:val="24"/>
            <w:rPrChange w:id="1329" w:author="Kostiantyn Kudriavtsev" w:date="2016-09-13T14:57:00Z">
              <w:rPr/>
            </w:rPrChange>
          </w:rPr>
          <w:t xml:space="preserve">SOLUTION IN </w:t>
        </w:r>
      </w:ins>
      <w:ins w:id="1330" w:author="Kostiantyn Kudriavtsev" w:date="2016-09-13T14:57:00Z">
        <w:r w:rsidRPr="00FD0EFF">
          <w:rPr>
            <w:rFonts w:ascii="Arial Black" w:hAnsi="Arial Black"/>
            <w:b/>
            <w:bCs/>
            <w:caps/>
            <w:color w:val="auto"/>
            <w:sz w:val="24"/>
            <w:rPrChange w:id="1331" w:author="Kostiantyn Kudriavtsev" w:date="2016-09-13T14:57:00Z">
              <w:rPr/>
            </w:rPrChange>
          </w:rPr>
          <w:t>MS AZURE CLOUD</w:t>
        </w:r>
      </w:ins>
    </w:p>
    <w:p w14:paraId="23DCE9FA" w14:textId="77777777" w:rsidR="00FD0EFF" w:rsidRDefault="00FD0EFF" w:rsidP="00FD0EFF">
      <w:pPr>
        <w:pStyle w:val="Heading3"/>
        <w:rPr>
          <w:moveTo w:id="1332" w:author="Kostiantyn Kudriavtsev" w:date="2016-09-13T14:57:00Z"/>
        </w:rPr>
        <w:pPrChange w:id="1333" w:author="Kostiantyn Kudriavtsev" w:date="2016-09-13T14:57:00Z">
          <w:pPr>
            <w:pStyle w:val="Heading2"/>
          </w:pPr>
        </w:pPrChange>
      </w:pPr>
      <w:bookmarkStart w:id="1334" w:name="_Toc461542068"/>
      <w:moveToRangeStart w:id="1335" w:author="Kostiantyn Kudriavtsev" w:date="2016-09-13T14:57:00Z" w:name="move461541958"/>
      <w:moveTo w:id="1336" w:author="Kostiantyn Kudriavtsev" w:date="2016-09-13T14:57:00Z">
        <w:r>
          <w:t>Azure mapping</w:t>
        </w:r>
        <w:bookmarkEnd w:id="1334"/>
      </w:moveTo>
    </w:p>
    <w:p w14:paraId="6D08E878" w14:textId="77777777" w:rsidR="00FD0EFF" w:rsidRDefault="00FD0EFF" w:rsidP="00FD0EFF">
      <w:pPr>
        <w:pStyle w:val="BodyText"/>
        <w:rPr>
          <w:moveTo w:id="1337" w:author="Kostiantyn Kudriavtsev" w:date="2016-09-13T14:57:00Z"/>
        </w:rPr>
      </w:pPr>
    </w:p>
    <w:p w14:paraId="09CB3CD5" w14:textId="77777777" w:rsidR="00FD0EFF" w:rsidRDefault="00FD0EFF" w:rsidP="00FD0EFF">
      <w:pPr>
        <w:pStyle w:val="BodyText"/>
        <w:rPr>
          <w:moveTo w:id="1338" w:author="Kostiantyn Kudriavtsev" w:date="2016-09-13T14:57:00Z"/>
        </w:rPr>
      </w:pPr>
      <w:moveTo w:id="1339" w:author="Kostiantyn Kudriavtsev" w:date="2016-09-13T14:57:00Z">
        <w:r w:rsidRPr="003D7B93">
          <w:rPr>
            <w:noProof/>
          </w:rPr>
          <w:lastRenderedPageBreak/>
          <w:drawing>
            <wp:inline distT="0" distB="0" distL="0" distR="0" wp14:anchorId="54E966F5" wp14:editId="191FABF5">
              <wp:extent cx="5941695" cy="535749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5357495"/>
                      </a:xfrm>
                      <a:prstGeom prst="rect">
                        <a:avLst/>
                      </a:prstGeom>
                    </pic:spPr>
                  </pic:pic>
                </a:graphicData>
              </a:graphic>
            </wp:inline>
          </w:drawing>
        </w:r>
      </w:moveTo>
    </w:p>
    <w:moveToRangeEnd w:id="1335"/>
    <w:p w14:paraId="02DEB9CD" w14:textId="77777777" w:rsidR="00FD0EFF" w:rsidRPr="00FD0EFF" w:rsidRDefault="00FD0EFF" w:rsidP="00FD0EFF">
      <w:pPr>
        <w:pStyle w:val="BodyText"/>
        <w:rPr>
          <w:ins w:id="1340" w:author="Kostiantyn Kudriavtsev" w:date="2016-09-13T14:56:00Z"/>
          <w:rPrChange w:id="1341" w:author="Kostiantyn Kudriavtsev" w:date="2016-09-13T14:56:00Z">
            <w:rPr>
              <w:ins w:id="1342" w:author="Kostiantyn Kudriavtsev" w:date="2016-09-13T14:56:00Z"/>
            </w:rPr>
          </w:rPrChange>
        </w:rPr>
        <w:pPrChange w:id="1343" w:author="Kostiantyn Kudriavtsev" w:date="2016-09-13T14:56:00Z">
          <w:pPr>
            <w:pStyle w:val="Heading2"/>
          </w:pPr>
        </w:pPrChange>
      </w:pPr>
    </w:p>
    <w:p w14:paraId="732CB5FC" w14:textId="77777777" w:rsidR="005658C9" w:rsidRDefault="005658C9" w:rsidP="001272FD">
      <w:pPr>
        <w:pStyle w:val="Heading2"/>
      </w:pPr>
      <w:bookmarkStart w:id="1344" w:name="_Toc461542069"/>
      <w:r>
        <w:t>Solution components structure</w:t>
      </w:r>
      <w:bookmarkEnd w:id="1344"/>
      <w:r>
        <w:t xml:space="preserve"> </w:t>
      </w:r>
    </w:p>
    <w:p w14:paraId="154E6AD4" w14:textId="77777777" w:rsidR="005658C9" w:rsidRPr="009B2E12" w:rsidRDefault="005658C9" w:rsidP="000953FC">
      <w:pPr>
        <w:pStyle w:val="Comment"/>
      </w:pPr>
      <w:r w:rsidRPr="009B2E12">
        <w:t>[</w:t>
      </w:r>
      <w:r w:rsidR="00CE7063" w:rsidRPr="009B2E12">
        <w:rPr>
          <w:b/>
        </w:rPr>
        <w:t>Description:</w:t>
      </w:r>
      <w:r w:rsidR="00CE7063" w:rsidRPr="009B2E12">
        <w:t xml:space="preserve"> </w:t>
      </w:r>
      <w:r w:rsidRPr="009B2E12">
        <w:t>This section describe</w:t>
      </w:r>
      <w:r w:rsidR="006C205D" w:rsidRPr="009B2E12">
        <w:t>s the</w:t>
      </w:r>
      <w:r w:rsidRPr="009B2E12">
        <w:t xml:space="preserve"> internal structure of architecturally significant components.</w:t>
      </w:r>
    </w:p>
    <w:p w14:paraId="7C64F83D" w14:textId="77777777" w:rsidR="005658C9" w:rsidRPr="009B2E12" w:rsidRDefault="005658C9" w:rsidP="000953FC">
      <w:pPr>
        <w:pStyle w:val="Comment"/>
      </w:pPr>
    </w:p>
    <w:p w14:paraId="48944953" w14:textId="77777777" w:rsidR="005658C9" w:rsidRPr="009B2E12" w:rsidRDefault="006C205D" w:rsidP="000953FC">
      <w:pPr>
        <w:pStyle w:val="Comment"/>
      </w:pPr>
      <w:r w:rsidRPr="009B2E12">
        <w:t>F</w:t>
      </w:r>
      <w:r w:rsidR="005658C9" w:rsidRPr="009B2E12">
        <w:t>or every solution component</w:t>
      </w:r>
      <w:r w:rsidRPr="009B2E12">
        <w:t>,</w:t>
      </w:r>
      <w:r w:rsidR="005658C9" w:rsidRPr="009B2E12">
        <w:t xml:space="preserve"> describe the following things:</w:t>
      </w:r>
    </w:p>
    <w:p w14:paraId="7BCDD715" w14:textId="77777777" w:rsidR="005658C9" w:rsidRPr="009B2E12" w:rsidRDefault="006C205D" w:rsidP="000953FC">
      <w:pPr>
        <w:pStyle w:val="Comment"/>
        <w:numPr>
          <w:ilvl w:val="0"/>
          <w:numId w:val="16"/>
        </w:numPr>
      </w:pPr>
      <w:r w:rsidRPr="009B2E12">
        <w:t>D</w:t>
      </w:r>
      <w:r w:rsidR="005658C9" w:rsidRPr="009B2E12">
        <w:t>iagram of sub-components</w:t>
      </w:r>
    </w:p>
    <w:p w14:paraId="22C129FB" w14:textId="77777777" w:rsidR="005658C9" w:rsidRPr="009B2E12" w:rsidRDefault="006C205D" w:rsidP="000953FC">
      <w:pPr>
        <w:pStyle w:val="Comment"/>
        <w:numPr>
          <w:ilvl w:val="0"/>
          <w:numId w:val="16"/>
        </w:numPr>
      </w:pPr>
      <w:r w:rsidRPr="009B2E12">
        <w:t>D</w:t>
      </w:r>
      <w:r w:rsidR="005658C9" w:rsidRPr="009B2E12">
        <w:t>escription of</w:t>
      </w:r>
      <w:r w:rsidRPr="009B2E12">
        <w:t xml:space="preserve"> the</w:t>
      </w:r>
      <w:r w:rsidR="005658C9" w:rsidRPr="009B2E12">
        <w:t xml:space="preserve"> sub-components</w:t>
      </w:r>
      <w:r w:rsidR="00B3594E" w:rsidRPr="009B2E12">
        <w:t>’ behavior</w:t>
      </w:r>
      <w:r w:rsidR="005658C9" w:rsidRPr="009B2E12">
        <w:t xml:space="preserve"> (in terms of sequences, state-machine, data flow and execution diagrams)</w:t>
      </w:r>
    </w:p>
    <w:p w14:paraId="677444A5" w14:textId="77777777" w:rsidR="00CE7063" w:rsidRPr="009B2E12" w:rsidRDefault="006C205D" w:rsidP="000953FC">
      <w:pPr>
        <w:pStyle w:val="Comment"/>
        <w:numPr>
          <w:ilvl w:val="0"/>
          <w:numId w:val="16"/>
        </w:numPr>
      </w:pPr>
      <w:r w:rsidRPr="009B2E12">
        <w:t>S</w:t>
      </w:r>
      <w:r w:rsidR="005658C9" w:rsidRPr="009B2E12">
        <w:t>ub-component integration</w:t>
      </w:r>
    </w:p>
    <w:p w14:paraId="727A4C33" w14:textId="77777777" w:rsidR="005658C9" w:rsidRPr="009B2E12" w:rsidRDefault="00CE7063" w:rsidP="000953FC">
      <w:pPr>
        <w:pStyle w:val="Comment"/>
      </w:pPr>
      <w:r w:rsidRPr="009B2E12">
        <w:rPr>
          <w:b/>
        </w:rPr>
        <w:t>Section Type:</w:t>
      </w:r>
      <w:r w:rsidRPr="009B2E12">
        <w:t xml:space="preserve"> Mandatory (if legacy solution is to be re-worked and migrated)</w:t>
      </w:r>
      <w:r w:rsidR="005658C9" w:rsidRPr="009B2E12">
        <w:t>]</w:t>
      </w:r>
    </w:p>
    <w:p w14:paraId="58CA2DB2" w14:textId="77777777" w:rsidR="005658C9" w:rsidRDefault="005658C9" w:rsidP="000953FC">
      <w:pPr>
        <w:pStyle w:val="BodyText"/>
      </w:pPr>
    </w:p>
    <w:p w14:paraId="5F47F887" w14:textId="77777777" w:rsidR="005658C9" w:rsidRDefault="003E75E8" w:rsidP="005658C9">
      <w:pPr>
        <w:pStyle w:val="Heading3"/>
      </w:pPr>
      <w:bookmarkStart w:id="1345" w:name="_Toc461542070"/>
      <w:r>
        <w:t xml:space="preserve">SELF-SERVICE </w:t>
      </w:r>
      <w:r w:rsidR="00020452">
        <w:t xml:space="preserve">UI </w:t>
      </w:r>
      <w:r>
        <w:t>COMPONENT</w:t>
      </w:r>
      <w:bookmarkEnd w:id="1345"/>
    </w:p>
    <w:p w14:paraId="67163E57" w14:textId="77777777" w:rsidR="003E75E8" w:rsidRDefault="003E75E8" w:rsidP="003E75E8">
      <w:pPr>
        <w:pStyle w:val="BodyText"/>
        <w:rPr>
          <w:b/>
        </w:rPr>
      </w:pPr>
      <w:r>
        <w:t>Web Application that shall provide users with following functionality depending on user role:</w:t>
      </w:r>
    </w:p>
    <w:p w14:paraId="5B626DA4" w14:textId="77777777" w:rsidR="003E75E8" w:rsidRDefault="003E75E8" w:rsidP="003E75E8">
      <w:pPr>
        <w:pStyle w:val="BodyText"/>
        <w:numPr>
          <w:ilvl w:val="0"/>
          <w:numId w:val="45"/>
        </w:numPr>
        <w:jc w:val="left"/>
        <w:rPr>
          <w:b/>
        </w:rPr>
      </w:pPr>
      <w:r>
        <w:t>Exploratory environment CRUD</w:t>
      </w:r>
    </w:p>
    <w:p w14:paraId="6A1504D7" w14:textId="77777777" w:rsidR="003E75E8" w:rsidRDefault="003E75E8" w:rsidP="003E75E8">
      <w:pPr>
        <w:pStyle w:val="BodyText"/>
        <w:numPr>
          <w:ilvl w:val="1"/>
          <w:numId w:val="45"/>
        </w:numPr>
        <w:jc w:val="left"/>
        <w:rPr>
          <w:b/>
        </w:rPr>
      </w:pPr>
      <w:r>
        <w:t>Data scientist can manage only his own environments</w:t>
      </w:r>
    </w:p>
    <w:p w14:paraId="4367AB42" w14:textId="77777777" w:rsidR="003E75E8" w:rsidRDefault="003E75E8" w:rsidP="003E75E8">
      <w:pPr>
        <w:pStyle w:val="BodyText"/>
        <w:rPr>
          <w:b/>
        </w:rPr>
      </w:pPr>
      <w:r>
        <w:lastRenderedPageBreak/>
        <w:t>Self-service UI implementation options:</w:t>
      </w:r>
    </w:p>
    <w:p w14:paraId="7B21E62E" w14:textId="77777777" w:rsidR="003E75E8" w:rsidRDefault="003E75E8" w:rsidP="003E75E8">
      <w:pPr>
        <w:pStyle w:val="BodyText"/>
        <w:numPr>
          <w:ilvl w:val="0"/>
          <w:numId w:val="46"/>
        </w:numPr>
        <w:jc w:val="left"/>
        <w:rPr>
          <w:b/>
        </w:rPr>
      </w:pPr>
      <w:r>
        <w:t xml:space="preserve">Fluid design SPA application based on FLUX architecture with REST API backend services (recommended) </w:t>
      </w:r>
    </w:p>
    <w:p w14:paraId="5E885F6E" w14:textId="77777777" w:rsidR="003E75E8" w:rsidRDefault="003E75E8" w:rsidP="003E75E8">
      <w:pPr>
        <w:pStyle w:val="BodyText"/>
        <w:numPr>
          <w:ilvl w:val="1"/>
          <w:numId w:val="46"/>
        </w:numPr>
        <w:jc w:val="left"/>
        <w:rPr>
          <w:b/>
        </w:rPr>
      </w:pPr>
      <w:commentRangeStart w:id="1346"/>
      <w:r>
        <w:t xml:space="preserve">Front-end technologies </w:t>
      </w:r>
      <w:commentRangeEnd w:id="1346"/>
      <w:r>
        <w:rPr>
          <w:rStyle w:val="CommentReference"/>
          <w:rFonts w:ascii="Times New Roman" w:hAnsi="Times New Roman"/>
        </w:rPr>
        <w:commentReference w:id="1346"/>
      </w:r>
      <w:r>
        <w:t xml:space="preserve">– </w:t>
      </w:r>
      <w:proofErr w:type="spellStart"/>
      <w:r>
        <w:t>ReactJS</w:t>
      </w:r>
      <w:proofErr w:type="spellEnd"/>
      <w:r>
        <w:t xml:space="preserve">, </w:t>
      </w:r>
      <w:proofErr w:type="spellStart"/>
      <w:r>
        <w:t>ImmutableObjectJS</w:t>
      </w:r>
      <w:proofErr w:type="spellEnd"/>
      <w:r>
        <w:t xml:space="preserve">, Facebook Dispatcher, </w:t>
      </w:r>
      <w:proofErr w:type="spellStart"/>
      <w:r>
        <w:t>RequireJS</w:t>
      </w:r>
      <w:proofErr w:type="spellEnd"/>
      <w:r>
        <w:t>, jQuery, Bootstrap, jest.</w:t>
      </w:r>
    </w:p>
    <w:p w14:paraId="30C1EE61" w14:textId="77777777" w:rsidR="003E75E8" w:rsidRDefault="003E75E8" w:rsidP="003E75E8">
      <w:pPr>
        <w:pStyle w:val="BodyText"/>
        <w:numPr>
          <w:ilvl w:val="1"/>
          <w:numId w:val="46"/>
        </w:numPr>
        <w:jc w:val="left"/>
        <w:rPr>
          <w:b/>
        </w:rPr>
      </w:pPr>
      <w:r>
        <w:t>Backend:</w:t>
      </w:r>
    </w:p>
    <w:p w14:paraId="1AE2DCE7" w14:textId="77777777" w:rsidR="003E75E8" w:rsidRDefault="003E75E8" w:rsidP="003E75E8">
      <w:pPr>
        <w:pStyle w:val="BodyText"/>
        <w:numPr>
          <w:ilvl w:val="2"/>
          <w:numId w:val="46"/>
        </w:numPr>
        <w:jc w:val="left"/>
        <w:rPr>
          <w:b/>
        </w:rPr>
      </w:pPr>
      <w:commentRangeStart w:id="1347"/>
      <w:r>
        <w:t xml:space="preserve">Java </w:t>
      </w:r>
      <w:commentRangeEnd w:id="1347"/>
      <w:r>
        <w:rPr>
          <w:rStyle w:val="CommentReference"/>
          <w:rFonts w:ascii="Times New Roman" w:hAnsi="Times New Roman"/>
        </w:rPr>
        <w:commentReference w:id="1347"/>
      </w:r>
      <w:r>
        <w:t xml:space="preserve">– Java 8, Jetty, dropwizard.io, </w:t>
      </w:r>
      <w:proofErr w:type="spellStart"/>
      <w:r>
        <w:t>mockito</w:t>
      </w:r>
      <w:proofErr w:type="spellEnd"/>
      <w:r>
        <w:t xml:space="preserve">, </w:t>
      </w:r>
      <w:proofErr w:type="spellStart"/>
      <w:r>
        <w:t>junit</w:t>
      </w:r>
      <w:proofErr w:type="spellEnd"/>
      <w:r>
        <w:t>.</w:t>
      </w:r>
    </w:p>
    <w:p w14:paraId="0C413F58" w14:textId="77777777" w:rsidR="003E75E8" w:rsidRDefault="003E75E8" w:rsidP="003E75E8">
      <w:pPr>
        <w:pStyle w:val="BodyText"/>
        <w:numPr>
          <w:ilvl w:val="0"/>
          <w:numId w:val="46"/>
        </w:numPr>
        <w:jc w:val="left"/>
        <w:rPr>
          <w:b/>
        </w:rPr>
      </w:pPr>
      <w:r>
        <w:t>MVC application with server-side generation of client-side markup and logic</w:t>
      </w:r>
    </w:p>
    <w:p w14:paraId="3E27DA00" w14:textId="77777777" w:rsidR="003E75E8" w:rsidRDefault="003E75E8" w:rsidP="003E75E8">
      <w:pPr>
        <w:pStyle w:val="BodyText"/>
        <w:numPr>
          <w:ilvl w:val="1"/>
          <w:numId w:val="46"/>
        </w:numPr>
        <w:jc w:val="left"/>
        <w:rPr>
          <w:b/>
        </w:rPr>
      </w:pPr>
      <w:commentRangeStart w:id="1348"/>
      <w:r>
        <w:t xml:space="preserve">Back-end technologies </w:t>
      </w:r>
      <w:commentRangeEnd w:id="1348"/>
      <w:r>
        <w:rPr>
          <w:rStyle w:val="CommentReference"/>
          <w:rFonts w:ascii="Times New Roman" w:hAnsi="Times New Roman"/>
        </w:rPr>
        <w:commentReference w:id="1348"/>
      </w:r>
      <w:r>
        <w:t xml:space="preserve">– Java 8, Jetty, </w:t>
      </w:r>
      <w:proofErr w:type="gramStart"/>
      <w:r>
        <w:t>Spring</w:t>
      </w:r>
      <w:proofErr w:type="gramEnd"/>
      <w:r>
        <w:t xml:space="preserve">, </w:t>
      </w:r>
      <w:proofErr w:type="spellStart"/>
      <w:r>
        <w:t>junit</w:t>
      </w:r>
      <w:proofErr w:type="spellEnd"/>
      <w:r>
        <w:t xml:space="preserve">, </w:t>
      </w:r>
      <w:proofErr w:type="spellStart"/>
      <w:r>
        <w:t>mockito</w:t>
      </w:r>
      <w:proofErr w:type="spellEnd"/>
      <w:r>
        <w:t>.</w:t>
      </w:r>
    </w:p>
    <w:tbl>
      <w:tblPr>
        <w:tblStyle w:val="GridTable4-Accent5"/>
        <w:tblW w:w="0" w:type="auto"/>
        <w:tblLook w:val="04A0" w:firstRow="1" w:lastRow="0" w:firstColumn="1" w:lastColumn="0" w:noHBand="0" w:noVBand="1"/>
      </w:tblPr>
      <w:tblGrid>
        <w:gridCol w:w="3115"/>
        <w:gridCol w:w="3116"/>
        <w:gridCol w:w="3116"/>
      </w:tblGrid>
      <w:tr w:rsidR="003E75E8" w14:paraId="58E0C313" w14:textId="77777777" w:rsidTr="0038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9E31356" w14:textId="77777777" w:rsidR="003E75E8" w:rsidRDefault="003E75E8" w:rsidP="00381F74">
            <w:pPr>
              <w:pStyle w:val="BodyText"/>
              <w:rPr>
                <w:b w:val="0"/>
              </w:rPr>
            </w:pPr>
          </w:p>
        </w:tc>
        <w:tc>
          <w:tcPr>
            <w:tcW w:w="3116" w:type="dxa"/>
          </w:tcPr>
          <w:p w14:paraId="37697BD8" w14:textId="77777777" w:rsidR="003E75E8" w:rsidRDefault="003E75E8" w:rsidP="00381F74">
            <w:pPr>
              <w:pStyle w:val="BodyText"/>
              <w:cnfStyle w:val="100000000000" w:firstRow="1" w:lastRow="0" w:firstColumn="0" w:lastColumn="0" w:oddVBand="0" w:evenVBand="0" w:oddHBand="0" w:evenHBand="0" w:firstRowFirstColumn="0" w:firstRowLastColumn="0" w:lastRowFirstColumn="0" w:lastRowLastColumn="0"/>
              <w:rPr>
                <w:b w:val="0"/>
              </w:rPr>
            </w:pPr>
            <w:r>
              <w:t>Fluid design SPA /w REST</w:t>
            </w:r>
          </w:p>
        </w:tc>
        <w:tc>
          <w:tcPr>
            <w:tcW w:w="3116" w:type="dxa"/>
          </w:tcPr>
          <w:p w14:paraId="64C0F0BF" w14:textId="77777777" w:rsidR="003E75E8" w:rsidRDefault="003E75E8" w:rsidP="00381F74">
            <w:pPr>
              <w:pStyle w:val="BodyText"/>
              <w:cnfStyle w:val="100000000000" w:firstRow="1" w:lastRow="0" w:firstColumn="0" w:lastColumn="0" w:oddVBand="0" w:evenVBand="0" w:oddHBand="0" w:evenHBand="0" w:firstRowFirstColumn="0" w:firstRowLastColumn="0" w:lastRowFirstColumn="0" w:lastRowLastColumn="0"/>
              <w:rPr>
                <w:b w:val="0"/>
              </w:rPr>
            </w:pPr>
            <w:r>
              <w:t>Server-generated web</w:t>
            </w:r>
          </w:p>
        </w:tc>
      </w:tr>
      <w:tr w:rsidR="003E75E8" w14:paraId="36D70B6E"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1A89B20" w14:textId="77777777" w:rsidR="003E75E8" w:rsidRDefault="003E75E8" w:rsidP="00381F74">
            <w:pPr>
              <w:pStyle w:val="BodyText"/>
              <w:rPr>
                <w:b w:val="0"/>
              </w:rPr>
            </w:pPr>
            <w:r>
              <w:t>Flexibility to modify</w:t>
            </w:r>
          </w:p>
        </w:tc>
        <w:tc>
          <w:tcPr>
            <w:tcW w:w="3116" w:type="dxa"/>
          </w:tcPr>
          <w:p w14:paraId="7C53F1B0"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Full control over markup and styling.</w:t>
            </w:r>
          </w:p>
        </w:tc>
        <w:tc>
          <w:tcPr>
            <w:tcW w:w="3116" w:type="dxa"/>
          </w:tcPr>
          <w:p w14:paraId="3B6BEFB0"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Limited control, harder to implement and attach nice views.</w:t>
            </w:r>
          </w:p>
        </w:tc>
      </w:tr>
      <w:tr w:rsidR="003E75E8" w14:paraId="191D8965" w14:textId="77777777" w:rsidTr="00381F74">
        <w:tc>
          <w:tcPr>
            <w:cnfStyle w:val="001000000000" w:firstRow="0" w:lastRow="0" w:firstColumn="1" w:lastColumn="0" w:oddVBand="0" w:evenVBand="0" w:oddHBand="0" w:evenHBand="0" w:firstRowFirstColumn="0" w:firstRowLastColumn="0" w:lastRowFirstColumn="0" w:lastRowLastColumn="0"/>
            <w:tcW w:w="3115" w:type="dxa"/>
          </w:tcPr>
          <w:p w14:paraId="72DE424A" w14:textId="77777777" w:rsidR="003E75E8" w:rsidRDefault="003E75E8" w:rsidP="00381F74">
            <w:pPr>
              <w:pStyle w:val="BodyText"/>
              <w:rPr>
                <w:b w:val="0"/>
              </w:rPr>
            </w:pPr>
            <w:r>
              <w:t>Scalability / Portability</w:t>
            </w:r>
          </w:p>
        </w:tc>
        <w:tc>
          <w:tcPr>
            <w:tcW w:w="3116" w:type="dxa"/>
          </w:tcPr>
          <w:p w14:paraId="53A20E16" w14:textId="77777777" w:rsidR="003E75E8" w:rsidRDefault="003E75E8" w:rsidP="00381F74">
            <w:pPr>
              <w:pStyle w:val="BodyText"/>
              <w:cnfStyle w:val="000000000000" w:firstRow="0" w:lastRow="0" w:firstColumn="0" w:lastColumn="0" w:oddVBand="0" w:evenVBand="0" w:oddHBand="0" w:evenHBand="0" w:firstRowFirstColumn="0" w:firstRowLastColumn="0" w:lastRowFirstColumn="0" w:lastRowLastColumn="0"/>
              <w:rPr>
                <w:b/>
              </w:rPr>
            </w:pPr>
            <w:r>
              <w:t>Due to service design much easier to scale and re-use functionality.</w:t>
            </w:r>
          </w:p>
        </w:tc>
        <w:tc>
          <w:tcPr>
            <w:tcW w:w="3116" w:type="dxa"/>
          </w:tcPr>
          <w:p w14:paraId="0B034FEA" w14:textId="77777777" w:rsidR="003E75E8" w:rsidRDefault="003E75E8" w:rsidP="00381F74">
            <w:pPr>
              <w:pStyle w:val="BodyText"/>
              <w:cnfStyle w:val="000000000000" w:firstRow="0" w:lastRow="0" w:firstColumn="0" w:lastColumn="0" w:oddVBand="0" w:evenVBand="0" w:oddHBand="0" w:evenHBand="0" w:firstRowFirstColumn="0" w:firstRowLastColumn="0" w:lastRowFirstColumn="0" w:lastRowLastColumn="0"/>
              <w:rPr>
                <w:b/>
              </w:rPr>
            </w:pPr>
            <w:r>
              <w:t>Tightly coupled design.</w:t>
            </w:r>
          </w:p>
        </w:tc>
      </w:tr>
      <w:tr w:rsidR="003E75E8" w14:paraId="7A1ED01E"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D2CA2D0" w14:textId="77777777" w:rsidR="003E75E8" w:rsidRDefault="003E75E8" w:rsidP="00381F74">
            <w:pPr>
              <w:pStyle w:val="BodyText"/>
              <w:rPr>
                <w:b w:val="0"/>
              </w:rPr>
            </w:pPr>
            <w:r>
              <w:t>Maintainability</w:t>
            </w:r>
          </w:p>
        </w:tc>
        <w:tc>
          <w:tcPr>
            <w:tcW w:w="3116" w:type="dxa"/>
          </w:tcPr>
          <w:p w14:paraId="546EC51A"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Separated UI, granular backend make system easier to test, support and troubleshoot.</w:t>
            </w:r>
          </w:p>
        </w:tc>
        <w:tc>
          <w:tcPr>
            <w:tcW w:w="3116" w:type="dxa"/>
          </w:tcPr>
          <w:p w14:paraId="388C517C"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More efforts required for system support and testing.</w:t>
            </w:r>
          </w:p>
        </w:tc>
      </w:tr>
      <w:tr w:rsidR="003E75E8" w14:paraId="51807CFB" w14:textId="77777777" w:rsidTr="00381F74">
        <w:tc>
          <w:tcPr>
            <w:cnfStyle w:val="001000000000" w:firstRow="0" w:lastRow="0" w:firstColumn="1" w:lastColumn="0" w:oddVBand="0" w:evenVBand="0" w:oddHBand="0" w:evenHBand="0" w:firstRowFirstColumn="0" w:firstRowLastColumn="0" w:lastRowFirstColumn="0" w:lastRowLastColumn="0"/>
            <w:tcW w:w="3115" w:type="dxa"/>
          </w:tcPr>
          <w:p w14:paraId="0B231972" w14:textId="77777777" w:rsidR="003E75E8" w:rsidRDefault="003E75E8" w:rsidP="00381F74">
            <w:pPr>
              <w:pStyle w:val="BodyText"/>
              <w:rPr>
                <w:b w:val="0"/>
              </w:rPr>
            </w:pPr>
            <w:r>
              <w:t>Future</w:t>
            </w:r>
          </w:p>
        </w:tc>
        <w:tc>
          <w:tcPr>
            <w:tcW w:w="3116" w:type="dxa"/>
          </w:tcPr>
          <w:p w14:paraId="5C93D858" w14:textId="77777777" w:rsidR="003E75E8" w:rsidRDefault="003E75E8" w:rsidP="00381F74">
            <w:pPr>
              <w:pStyle w:val="BodyText"/>
              <w:cnfStyle w:val="000000000000" w:firstRow="0" w:lastRow="0" w:firstColumn="0" w:lastColumn="0" w:oddVBand="0" w:evenVBand="0" w:oddHBand="0" w:evenHBand="0" w:firstRowFirstColumn="0" w:firstRowLastColumn="0" w:lastRowFirstColumn="0" w:lastRowLastColumn="0"/>
              <w:rPr>
                <w:b/>
              </w:rPr>
            </w:pPr>
            <w:r>
              <w:t>Industry standard.</w:t>
            </w:r>
          </w:p>
        </w:tc>
        <w:tc>
          <w:tcPr>
            <w:tcW w:w="3116" w:type="dxa"/>
          </w:tcPr>
          <w:p w14:paraId="2EDF8F12" w14:textId="77777777" w:rsidR="003E75E8" w:rsidRDefault="003E75E8" w:rsidP="00381F74">
            <w:pPr>
              <w:pStyle w:val="BodyText"/>
              <w:cnfStyle w:val="000000000000" w:firstRow="0" w:lastRow="0" w:firstColumn="0" w:lastColumn="0" w:oddVBand="0" w:evenVBand="0" w:oddHBand="0" w:evenHBand="0" w:firstRowFirstColumn="0" w:firstRowLastColumn="0" w:lastRowFirstColumn="0" w:lastRowLastColumn="0"/>
              <w:rPr>
                <w:b/>
              </w:rPr>
            </w:pPr>
            <w:r>
              <w:t>This approach is no longer treated as industry standard.</w:t>
            </w:r>
          </w:p>
        </w:tc>
      </w:tr>
      <w:tr w:rsidR="003E75E8" w14:paraId="3E016815"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947820C" w14:textId="77777777" w:rsidR="003E75E8" w:rsidRDefault="003E75E8" w:rsidP="00381F74">
            <w:pPr>
              <w:pStyle w:val="BodyText"/>
              <w:rPr>
                <w:b w:val="0"/>
              </w:rPr>
            </w:pPr>
            <w:r>
              <w:t>Costs</w:t>
            </w:r>
          </w:p>
        </w:tc>
        <w:tc>
          <w:tcPr>
            <w:tcW w:w="3116" w:type="dxa"/>
          </w:tcPr>
          <w:p w14:paraId="5754F088"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About 2x-3x higher cost for UI implementation than server generated web approach.</w:t>
            </w:r>
          </w:p>
        </w:tc>
        <w:tc>
          <w:tcPr>
            <w:tcW w:w="3116" w:type="dxa"/>
          </w:tcPr>
          <w:p w14:paraId="709C7A01"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p>
        </w:tc>
      </w:tr>
    </w:tbl>
    <w:p w14:paraId="5702C0E0" w14:textId="77777777" w:rsidR="003E75E8" w:rsidRPr="003E75E8" w:rsidRDefault="003E75E8" w:rsidP="003E75E8">
      <w:pPr>
        <w:pStyle w:val="BodyText"/>
      </w:pPr>
    </w:p>
    <w:p w14:paraId="1FAE23A6" w14:textId="77777777" w:rsidR="005658C9" w:rsidRPr="009B2E12" w:rsidRDefault="005658C9" w:rsidP="000953FC">
      <w:pPr>
        <w:pStyle w:val="Comment"/>
      </w:pPr>
      <w:r w:rsidRPr="009B2E12">
        <w:t xml:space="preserve">[Describe main sub-components in this section: </w:t>
      </w:r>
    </w:p>
    <w:p w14:paraId="769A5BB6" w14:textId="77777777" w:rsidR="005658C9" w:rsidRPr="009B2E12" w:rsidRDefault="005658C9" w:rsidP="000953FC">
      <w:pPr>
        <w:pStyle w:val="Comment"/>
        <w:numPr>
          <w:ilvl w:val="0"/>
          <w:numId w:val="16"/>
        </w:numPr>
      </w:pPr>
      <w:r w:rsidRPr="009B2E12">
        <w:t>Sub-component contract</w:t>
      </w:r>
    </w:p>
    <w:p w14:paraId="1ABD4F1A" w14:textId="77777777" w:rsidR="005658C9" w:rsidRPr="009B2E12" w:rsidRDefault="005658C9" w:rsidP="000953FC">
      <w:pPr>
        <w:pStyle w:val="Comment"/>
        <w:numPr>
          <w:ilvl w:val="0"/>
          <w:numId w:val="16"/>
        </w:numPr>
      </w:pPr>
      <w:r w:rsidRPr="009B2E12">
        <w:t>Sub-component diagram</w:t>
      </w:r>
    </w:p>
    <w:p w14:paraId="6B906731" w14:textId="77777777" w:rsidR="005658C9" w:rsidRPr="009B2E12" w:rsidRDefault="00571F41" w:rsidP="000953FC">
      <w:pPr>
        <w:pStyle w:val="Comment"/>
        <w:numPr>
          <w:ilvl w:val="0"/>
          <w:numId w:val="16"/>
        </w:numPr>
      </w:pPr>
      <w:r w:rsidRPr="009B2E12">
        <w:t>Sub-component relations/dependencies</w:t>
      </w:r>
      <w:r w:rsidR="005658C9" w:rsidRPr="009B2E12">
        <w:t>]</w:t>
      </w:r>
    </w:p>
    <w:p w14:paraId="1DD3BF56" w14:textId="77777777" w:rsidR="005658C9" w:rsidRDefault="005658C9" w:rsidP="000953FC">
      <w:pPr>
        <w:pStyle w:val="BodyText"/>
      </w:pPr>
    </w:p>
    <w:p w14:paraId="5F5FF585" w14:textId="77777777" w:rsidR="005658C9" w:rsidRDefault="00020452" w:rsidP="005658C9">
      <w:pPr>
        <w:pStyle w:val="Heading3"/>
      </w:pPr>
      <w:bookmarkStart w:id="1349" w:name="_Toc461542071"/>
      <w:r>
        <w:t>PROVISION SERVICE</w:t>
      </w:r>
      <w:bookmarkEnd w:id="1349"/>
    </w:p>
    <w:p w14:paraId="4527332E" w14:textId="77777777" w:rsidR="00332710" w:rsidRDefault="00332710" w:rsidP="00332710">
      <w:pPr>
        <w:pStyle w:val="BodyText"/>
        <w:rPr>
          <w:b/>
        </w:rPr>
      </w:pPr>
      <w:r>
        <w:t>Service responsible for infrastructure management:</w:t>
      </w:r>
    </w:p>
    <w:p w14:paraId="0BE347F3" w14:textId="77777777" w:rsidR="00332710" w:rsidRDefault="00332710" w:rsidP="00332710">
      <w:pPr>
        <w:pStyle w:val="BodyText"/>
        <w:numPr>
          <w:ilvl w:val="0"/>
          <w:numId w:val="47"/>
        </w:numPr>
        <w:jc w:val="left"/>
        <w:rPr>
          <w:b/>
        </w:rPr>
      </w:pPr>
      <w:r>
        <w:t>Exploratory environment CRUD.</w:t>
      </w:r>
    </w:p>
    <w:p w14:paraId="294BFFC2" w14:textId="77777777" w:rsidR="00332710" w:rsidRPr="002E777C" w:rsidRDefault="00332710" w:rsidP="00332710">
      <w:pPr>
        <w:pStyle w:val="BodyText"/>
        <w:numPr>
          <w:ilvl w:val="0"/>
          <w:numId w:val="47"/>
        </w:numPr>
        <w:jc w:val="left"/>
        <w:rPr>
          <w:b/>
          <w:strike/>
        </w:rPr>
      </w:pPr>
      <w:r w:rsidRPr="002E777C">
        <w:rPr>
          <w:strike/>
        </w:rPr>
        <w:t>Collaborative space management.</w:t>
      </w:r>
    </w:p>
    <w:p w14:paraId="639F7E15" w14:textId="77777777" w:rsidR="00332710" w:rsidRDefault="00332710" w:rsidP="00332710">
      <w:pPr>
        <w:pStyle w:val="BodyText"/>
        <w:numPr>
          <w:ilvl w:val="0"/>
          <w:numId w:val="47"/>
        </w:numPr>
        <w:jc w:val="left"/>
        <w:rPr>
          <w:b/>
        </w:rPr>
      </w:pPr>
      <w:commentRangeStart w:id="1350"/>
      <w:commentRangeStart w:id="1351"/>
      <w:commentRangeStart w:id="1352"/>
      <w:r>
        <w:t>Manage infrastructure templates.</w:t>
      </w:r>
      <w:commentRangeEnd w:id="1350"/>
      <w:r>
        <w:rPr>
          <w:rStyle w:val="CommentReference"/>
          <w:rFonts w:ascii="Times New Roman" w:hAnsi="Times New Roman"/>
        </w:rPr>
        <w:commentReference w:id="1350"/>
      </w:r>
      <w:commentRangeEnd w:id="1351"/>
      <w:r>
        <w:rPr>
          <w:rStyle w:val="CommentReference"/>
          <w:rFonts w:ascii="Times New Roman" w:hAnsi="Times New Roman"/>
          <w:color w:val="auto"/>
        </w:rPr>
        <w:commentReference w:id="1351"/>
      </w:r>
      <w:commentRangeEnd w:id="1352"/>
      <w:r w:rsidR="00C47D69">
        <w:rPr>
          <w:rStyle w:val="CommentReference"/>
          <w:rFonts w:ascii="Times New Roman" w:hAnsi="Times New Roman"/>
          <w:color w:val="auto"/>
        </w:rPr>
        <w:commentReference w:id="1352"/>
      </w:r>
    </w:p>
    <w:p w14:paraId="78B4C5D7" w14:textId="77777777" w:rsidR="00332710" w:rsidRDefault="00332710" w:rsidP="00332710">
      <w:pPr>
        <w:pStyle w:val="BodyText"/>
        <w:rPr>
          <w:b/>
        </w:rPr>
      </w:pPr>
      <w:commentRangeStart w:id="1353"/>
      <w:r>
        <w:t>Provision service shall provide API for these operations.</w:t>
      </w:r>
    </w:p>
    <w:p w14:paraId="4A16BD9E" w14:textId="77777777" w:rsidR="00332710" w:rsidRDefault="00332710" w:rsidP="00332710">
      <w:pPr>
        <w:pStyle w:val="BodyText"/>
        <w:rPr>
          <w:b/>
        </w:rPr>
      </w:pPr>
      <w:r>
        <w:t xml:space="preserve">Provision service shall be implemented in technology selected in Self-Service UI and run </w:t>
      </w:r>
      <w:proofErr w:type="spellStart"/>
      <w:r>
        <w:t>Boto</w:t>
      </w:r>
      <w:proofErr w:type="spellEnd"/>
      <w:r>
        <w:t>/Python scripts as well environment templates.</w:t>
      </w:r>
      <w:commentRangeEnd w:id="1353"/>
      <w:r>
        <w:rPr>
          <w:rStyle w:val="CommentReference"/>
          <w:rFonts w:ascii="Times New Roman" w:hAnsi="Times New Roman"/>
        </w:rPr>
        <w:commentReference w:id="1353"/>
      </w:r>
    </w:p>
    <w:p w14:paraId="2F910B7B" w14:textId="77777777" w:rsidR="005658C9" w:rsidRDefault="005658C9" w:rsidP="000953FC">
      <w:pPr>
        <w:pStyle w:val="BodyText"/>
      </w:pPr>
    </w:p>
    <w:p w14:paraId="6A7232D7" w14:textId="0EF23724" w:rsidR="005658C9" w:rsidRDefault="00332710" w:rsidP="005658C9">
      <w:pPr>
        <w:pStyle w:val="Heading3"/>
      </w:pPr>
      <w:bookmarkStart w:id="1354" w:name="_Toc461542072"/>
      <w:r>
        <w:t>BACKEND</w:t>
      </w:r>
      <w:bookmarkEnd w:id="1354"/>
    </w:p>
    <w:p w14:paraId="3981F4B7" w14:textId="77777777" w:rsidR="00332710" w:rsidRDefault="00332710" w:rsidP="00332710">
      <w:pPr>
        <w:pStyle w:val="BodyText"/>
        <w:rPr>
          <w:b/>
        </w:rPr>
      </w:pPr>
      <w:r>
        <w:t>Backend for self-service UI, shall perform various operations as well as communication with database.</w:t>
      </w:r>
      <w:r>
        <w:rPr>
          <w:rStyle w:val="CommentReference"/>
          <w:rFonts w:ascii="Times New Roman" w:hAnsi="Times New Roman"/>
        </w:rPr>
        <w:commentReference w:id="1355"/>
      </w:r>
      <w:r>
        <w:rPr>
          <w:rStyle w:val="CommentReference"/>
          <w:rFonts w:ascii="Times New Roman" w:hAnsi="Times New Roman"/>
          <w:color w:val="auto"/>
        </w:rPr>
        <w:commentReference w:id="1356"/>
      </w:r>
    </w:p>
    <w:p w14:paraId="342BD65C" w14:textId="788E4B4A" w:rsidR="00C1157B" w:rsidRDefault="00C1157B" w:rsidP="00332710">
      <w:pPr>
        <w:pStyle w:val="Heading3"/>
        <w:rPr>
          <w:ins w:id="1357" w:author="Kostiantyn Kudriavtsev" w:date="2016-09-13T14:02:00Z"/>
        </w:rPr>
      </w:pPr>
      <w:bookmarkStart w:id="1358" w:name="_Toc461542073"/>
      <w:ins w:id="1359" w:author="Kostiantyn Kudriavtsev" w:date="2016-09-13T14:02:00Z">
        <w:r>
          <w:t>Authentication and Authorization approach</w:t>
        </w:r>
        <w:bookmarkEnd w:id="1358"/>
      </w:ins>
    </w:p>
    <w:p w14:paraId="7108C584" w14:textId="31C1C076" w:rsidR="00C1157B" w:rsidRDefault="00A80F2B" w:rsidP="00C1157B">
      <w:pPr>
        <w:pStyle w:val="BodyText"/>
        <w:rPr>
          <w:ins w:id="1360" w:author="Kostiantyn Kudriavtsev" w:date="2016-09-13T14:40:00Z"/>
        </w:rPr>
        <w:pPrChange w:id="1361" w:author="Kostiantyn Kudriavtsev" w:date="2016-09-13T14:02:00Z">
          <w:pPr>
            <w:pStyle w:val="Heading3"/>
          </w:pPr>
        </w:pPrChange>
      </w:pPr>
      <w:r>
        <w:rPr>
          <w:noProof/>
        </w:rPr>
        <w:lastRenderedPageBreak/>
        <mc:AlternateContent>
          <mc:Choice Requires="wpg">
            <w:drawing>
              <wp:anchor distT="0" distB="0" distL="114300" distR="114300" simplePos="0" relativeHeight="251669504" behindDoc="0" locked="0" layoutInCell="1" allowOverlap="1" wp14:anchorId="71012F14" wp14:editId="53F86F47">
                <wp:simplePos x="0" y="0"/>
                <wp:positionH relativeFrom="column">
                  <wp:posOffset>-3810</wp:posOffset>
                </wp:positionH>
                <wp:positionV relativeFrom="paragraph">
                  <wp:posOffset>620395</wp:posOffset>
                </wp:positionV>
                <wp:extent cx="5915025" cy="885825"/>
                <wp:effectExtent l="0" t="0" r="28575" b="28575"/>
                <wp:wrapNone/>
                <wp:docPr id="39" name="Group 39"/>
                <wp:cNvGraphicFramePr/>
                <a:graphic xmlns:a="http://schemas.openxmlformats.org/drawingml/2006/main">
                  <a:graphicData uri="http://schemas.microsoft.com/office/word/2010/wordprocessingGroup">
                    <wpg:wgp>
                      <wpg:cNvGrpSpPr/>
                      <wpg:grpSpPr>
                        <a:xfrm>
                          <a:off x="0" y="0"/>
                          <a:ext cx="5915025" cy="885825"/>
                          <a:chOff x="0" y="0"/>
                          <a:chExt cx="5915025" cy="885825"/>
                        </a:xfrm>
                      </wpg:grpSpPr>
                      <wps:wsp>
                        <wps:cNvPr id="15" name="Rectangle 15"/>
                        <wps:cNvSpPr/>
                        <wps:spPr>
                          <a:xfrm>
                            <a:off x="0" y="0"/>
                            <a:ext cx="95250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4FF88" w14:textId="77777777" w:rsidR="008F59FD" w:rsidRDefault="008F59FD" w:rsidP="00A80F2B">
                              <w:pPr>
                                <w:jc w:val="center"/>
                                <w:rPr>
                                  <w:ins w:id="1362" w:author="Kostiantyn Kudriavtsev" w:date="2016-09-13T14:41:00Z"/>
                                </w:rPr>
                                <w:pPrChange w:id="1363" w:author="Kostiantyn Kudriavtsev" w:date="2016-09-13T14:40:00Z">
                                  <w:pPr/>
                                </w:pPrChange>
                              </w:pPr>
                              <w:ins w:id="1364" w:author="Kostiantyn Kudriavtsev" w:date="2016-09-13T14:40:00Z">
                                <w:r>
                                  <w:t xml:space="preserve">Enterprise </w:t>
                                </w:r>
                              </w:ins>
                            </w:p>
                            <w:p w14:paraId="378A579E" w14:textId="13CBBC4E" w:rsidR="008F59FD" w:rsidRDefault="008F59FD" w:rsidP="00A80F2B">
                              <w:pPr>
                                <w:jc w:val="center"/>
                                <w:rPr>
                                  <w:ins w:id="1365" w:author="Kostiantyn Kudriavtsev" w:date="2016-09-13T14:41:00Z"/>
                                </w:rPr>
                                <w:pPrChange w:id="1366" w:author="Kostiantyn Kudriavtsev" w:date="2016-09-13T14:40:00Z">
                                  <w:pPr/>
                                </w:pPrChange>
                              </w:pPr>
                              <w:ins w:id="1367" w:author="Kostiantyn Kudriavtsev" w:date="2016-09-13T14:41:00Z">
                                <w:r>
                                  <w:t>AD</w:t>
                                </w:r>
                              </w:ins>
                            </w:p>
                            <w:p w14:paraId="0A03C326" w14:textId="2D4B0FA1" w:rsidR="008F59FD" w:rsidRDefault="008F59FD" w:rsidP="00A80F2B">
                              <w:pPr>
                                <w:jc w:val="center"/>
                                <w:pPrChange w:id="1368" w:author="Kostiantyn Kudriavtsev" w:date="2016-09-13T14:40:00Z">
                                  <w:pPr/>
                                </w:pPrChange>
                              </w:pPr>
                              <w:proofErr w:type="gramStart"/>
                              <w:ins w:id="1369" w:author="Kostiantyn Kudriavtsev" w:date="2016-09-13T14:41:00Z">
                                <w:r>
                                  <w:t>with</w:t>
                                </w:r>
                                <w:proofErr w:type="gramEnd"/>
                                <w:r>
                                  <w:t xml:space="preserve"> LDAP interface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942975" y="9525"/>
                            <a:ext cx="4972050" cy="876300"/>
                            <a:chOff x="0" y="0"/>
                            <a:chExt cx="4972050" cy="876300"/>
                          </a:xfrm>
                        </wpg:grpSpPr>
                        <wps:wsp>
                          <wps:cNvPr id="32" name="Straight Arrow Connector 32"/>
                          <wps:cNvCnPr/>
                          <wps:spPr>
                            <a:xfrm flipH="1" flipV="1">
                              <a:off x="0" y="485775"/>
                              <a:ext cx="1971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609600" y="209550"/>
                              <a:ext cx="6286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690EDB" w14:textId="2612A4F0" w:rsidR="008F59FD" w:rsidRDefault="008F59FD">
                                <w:ins w:id="1370" w:author="Kostiantyn Kudriavtsev" w:date="2016-09-13T14:43:00Z">
                                  <w:r>
                                    <w:t>Request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 name="Group 37"/>
                          <wpg:cNvGrpSpPr/>
                          <wpg:grpSpPr>
                            <a:xfrm>
                              <a:off x="1838325" y="0"/>
                              <a:ext cx="3133725" cy="876300"/>
                              <a:chOff x="0" y="0"/>
                              <a:chExt cx="3133725" cy="876300"/>
                            </a:xfrm>
                          </wpg:grpSpPr>
                          <wpg:grpSp>
                            <wpg:cNvPr id="34" name="Group 34"/>
                            <wpg:cNvGrpSpPr/>
                            <wpg:grpSpPr>
                              <a:xfrm>
                                <a:off x="0" y="0"/>
                                <a:ext cx="3133725" cy="876300"/>
                                <a:chOff x="0" y="0"/>
                                <a:chExt cx="3133725" cy="876300"/>
                              </a:xfrm>
                            </wpg:grpSpPr>
                            <wps:wsp>
                              <wps:cNvPr id="19" name="Rectangle 19"/>
                              <wps:cNvSpPr/>
                              <wps:spPr>
                                <a:xfrm>
                                  <a:off x="0" y="0"/>
                                  <a:ext cx="3133725" cy="8763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80975" y="161925"/>
                                  <a:ext cx="7810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7531D8" w14:textId="26CD67B1" w:rsidR="008F59FD" w:rsidRDefault="008F59FD" w:rsidP="00A80F2B">
                                    <w:pPr>
                                      <w:jc w:val="center"/>
                                      <w:pPrChange w:id="1371" w:author="Kostiantyn Kudriavtsev" w:date="2016-09-13T14:42:00Z">
                                        <w:pPr/>
                                      </w:pPrChange>
                                    </w:pPr>
                                    <w:ins w:id="1372" w:author="Kostiantyn Kudriavtsev" w:date="2016-09-13T14:43:00Z">
                                      <w:r>
                                        <w:t>LDAP integration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1200150" y="161925"/>
                                <a:ext cx="1800225" cy="619125"/>
                                <a:chOff x="0" y="0"/>
                                <a:chExt cx="1800225" cy="619125"/>
                              </a:xfrm>
                            </wpg:grpSpPr>
                            <wps:wsp>
                              <wps:cNvPr id="29" name="Rectangle 29"/>
                              <wps:cNvSpPr/>
                              <wps:spPr>
                                <a:xfrm>
                                  <a:off x="0" y="0"/>
                                  <a:ext cx="7810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08E04" w14:textId="03E6A470" w:rsidR="008F59FD" w:rsidRDefault="008F59FD" w:rsidP="00A80F2B">
                                    <w:pPr>
                                      <w:jc w:val="center"/>
                                      <w:pPrChange w:id="1373" w:author="Kostiantyn Kudriavtsev" w:date="2016-09-13T14:42:00Z">
                                        <w:pPr/>
                                      </w:pPrChange>
                                    </w:pPr>
                                    <w:ins w:id="1374" w:author="Kostiantyn Kudriavtsev" w:date="2016-09-13T14:43:00Z">
                                      <w:r>
                                        <w:t>Mapping component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019175" y="0"/>
                                  <a:ext cx="7810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8E56A" w14:textId="20474268" w:rsidR="008F59FD" w:rsidRDefault="008F59FD" w:rsidP="00A80F2B">
                                    <w:pPr>
                                      <w:jc w:val="center"/>
                                      <w:pPrChange w:id="1375" w:author="Kostiantyn Kudriavtsev" w:date="2016-09-13T14:42:00Z">
                                        <w:pPr/>
                                      </w:pPrChange>
                                    </w:pPr>
                                    <w:ins w:id="1376" w:author="Kostiantyn Kudriavtsev" w:date="2016-09-13T14:45:00Z">
                                      <w:r>
                                        <w:t xml:space="preserve">Self-service </w:t>
                                      </w:r>
                                    </w:ins>
                                    <w:ins w:id="1377" w:author="Kostiantyn Kudriavtsev" w:date="2016-09-13T15:16:00Z">
                                      <w:r>
                                        <w:t>backend</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71012F14" id="Group 39" o:spid="_x0000_s1026" style="position:absolute;left:0;text-align:left;margin-left:-.3pt;margin-top:48.85pt;width:465.75pt;height:69.75pt;z-index:251669504" coordsize="59150,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">
                <v:rect id="Rectangle 15" o:spid="_x0000_s1027" style="position:absolute;width:9525;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jQsEA&#10;AADbAAAADwAAAGRycy9kb3ducmV2LnhtbESP0YrCMBBF3xf8hzCCb2uqo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Y0LBAAAA2wAAAA8AAAAAAAAAAAAAAAAAmAIAAGRycy9kb3du&#10;cmV2LnhtbFBLBQYAAAAABAAEAPUAAACGAwAAAAA=&#10;" fillcolor="#5b9bd5 [3204]" strokecolor="#1f4d78 [1604]" strokeweight="1pt">
                  <v:textbox>
                    <w:txbxContent>
                      <w:p w14:paraId="0D04FF88" w14:textId="77777777" w:rsidR="008F59FD" w:rsidRDefault="008F59FD" w:rsidP="00A80F2B">
                        <w:pPr>
                          <w:jc w:val="center"/>
                          <w:rPr>
                            <w:ins w:id="1378" w:author="Kostiantyn Kudriavtsev" w:date="2016-09-13T14:41:00Z"/>
                          </w:rPr>
                          <w:pPrChange w:id="1379" w:author="Kostiantyn Kudriavtsev" w:date="2016-09-13T14:40:00Z">
                            <w:pPr/>
                          </w:pPrChange>
                        </w:pPr>
                        <w:ins w:id="1380" w:author="Kostiantyn Kudriavtsev" w:date="2016-09-13T14:40:00Z">
                          <w:r>
                            <w:t xml:space="preserve">Enterprise </w:t>
                          </w:r>
                        </w:ins>
                      </w:p>
                      <w:p w14:paraId="378A579E" w14:textId="13CBBC4E" w:rsidR="008F59FD" w:rsidRDefault="008F59FD" w:rsidP="00A80F2B">
                        <w:pPr>
                          <w:jc w:val="center"/>
                          <w:rPr>
                            <w:ins w:id="1381" w:author="Kostiantyn Kudriavtsev" w:date="2016-09-13T14:41:00Z"/>
                          </w:rPr>
                          <w:pPrChange w:id="1382" w:author="Kostiantyn Kudriavtsev" w:date="2016-09-13T14:40:00Z">
                            <w:pPr/>
                          </w:pPrChange>
                        </w:pPr>
                        <w:ins w:id="1383" w:author="Kostiantyn Kudriavtsev" w:date="2016-09-13T14:41:00Z">
                          <w:r>
                            <w:t>AD</w:t>
                          </w:r>
                        </w:ins>
                      </w:p>
                      <w:p w14:paraId="0A03C326" w14:textId="2D4B0FA1" w:rsidR="008F59FD" w:rsidRDefault="008F59FD" w:rsidP="00A80F2B">
                        <w:pPr>
                          <w:jc w:val="center"/>
                          <w:pPrChange w:id="1384" w:author="Kostiantyn Kudriavtsev" w:date="2016-09-13T14:40:00Z">
                            <w:pPr/>
                          </w:pPrChange>
                        </w:pPr>
                        <w:proofErr w:type="gramStart"/>
                        <w:ins w:id="1385" w:author="Kostiantyn Kudriavtsev" w:date="2016-09-13T14:41:00Z">
                          <w:r>
                            <w:t>with</w:t>
                          </w:r>
                          <w:proofErr w:type="gramEnd"/>
                          <w:r>
                            <w:t xml:space="preserve"> LDAP interface</w:t>
                          </w:r>
                        </w:ins>
                      </w:p>
                    </w:txbxContent>
                  </v:textbox>
                </v:rect>
                <v:group id="Group 38" o:spid="_x0000_s1028" style="position:absolute;left:9429;top:95;width:49721;height:8763" coordsize="49720,8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32" coordsize="21600,21600" o:spt="32" o:oned="t" path="m,l21600,21600e" filled="f">
                    <v:path arrowok="t" fillok="f" o:connecttype="none"/>
                    <o:lock v:ext="edit" shapetype="t"/>
                  </v:shapetype>
                  <v:shape id="Straight Arrow Connector 32" o:spid="_x0000_s1029" type="#_x0000_t32" style="position:absolute;top:4857;width:19716;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azpsMAAADbAAAADwAAAGRycy9kb3ducmV2LnhtbESP3YrCMBSE7xf2HcJZ2Ls19RfpGkUF&#10;qTfi7wMcmrNtsTkpSar17TeC4OUwM98ws0VnanEj5yvLCvq9BARxbnXFhYLLefMzBeEDssbaMil4&#10;kIfF/PNjhqm2dz7S7RQKESHsU1RQhtCkUvq8JIO+Zxvi6P1ZZzBE6QqpHd4j3NRykCQTabDiuFBi&#10;Q+uS8uupNQrabHJpVmN33h+y0W6/y9bT1j2U+v7qlr8gAnXhHX61t1rBcADPL/EH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ms6bDAAAA2wAAAA8AAAAAAAAAAAAA&#10;AAAAoQIAAGRycy9kb3ducmV2LnhtbFBLBQYAAAAABAAEAPkAAACRAwAAAAA=&#10;" strokecolor="#5b9bd5 [3204]" strokeweight=".5pt">
                    <v:stroke endarrow="block" joinstyle="miter"/>
                  </v:shape>
                  <v:shapetype id="_x0000_t202" coordsize="21600,21600" o:spt="202" path="m,l,21600r21600,l21600,xe">
                    <v:stroke joinstyle="miter"/>
                    <v:path gradientshapeok="t" o:connecttype="rect"/>
                  </v:shapetype>
                  <v:shape id="Text Box 33" o:spid="_x0000_s1030" type="#_x0000_t202" style="position:absolute;left:6096;top:2095;width:6286;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w:txbxContent>
                        <w:p w14:paraId="0F690EDB" w14:textId="2612A4F0" w:rsidR="008F59FD" w:rsidRDefault="008F59FD">
                          <w:ins w:id="1386" w:author="Kostiantyn Kudriavtsev" w:date="2016-09-13T14:43:00Z">
                            <w:r>
                              <w:t>Request</w:t>
                            </w:r>
                          </w:ins>
                        </w:p>
                      </w:txbxContent>
                    </v:textbox>
                  </v:shape>
                  <v:group id="Group 37" o:spid="_x0000_s1031" style="position:absolute;left:18383;width:31337;height:8763" coordsize="31337,8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34" o:spid="_x0000_s1032" style="position:absolute;width:31337;height:8763" coordsize="31337,8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19" o:spid="_x0000_s1033" style="position:absolute;width:31337;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wog8MA&#10;AADbAAAADwAAAGRycy9kb3ducmV2LnhtbERPTWvCQBC9F/wPywi96aallBpdpS1Y2oOK0YO5jdkx&#10;G5qdDdk1xn/vFoTe5vE+Z7bobS06an3lWMHTOAFBXDhdcalgv1uO3kD4gKyxdkwKruRhMR88zDDV&#10;7sJb6rJQihjCPkUFJoQmldIXhiz6sWuII3dyrcUQYVtK3eIlhttaPifJq7RYcWww2NCnoeI3O1sF&#10;+dJ8rV4o/zlUH/nxrF2X9euNUo/D/n0KIlAf/sV397eO8yfw90s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wog8MAAADbAAAADwAAAAAAAAAAAAAAAACYAgAAZHJzL2Rv&#10;d25yZXYueG1sUEsFBgAAAAAEAAQA9QAAAIgDAAAAAA==&#10;" fillcolor="#ffc000 [3207]" strokecolor="#7f5f00 [1607]" strokeweight="1pt"/>
                      <v:rect id="Rectangle 24" o:spid="_x0000_s1034" style="position:absolute;left:1809;top:1619;width:7811;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MZMEA&#10;AADbAAAADwAAAGRycy9kb3ducmV2LnhtbESP3YrCMBCF7xd8hzDC3m1TZVHpmhYRhGXBC38eYGjG&#10;pmszKU207dsbQfDycH4+zroYbCPu1PnasYJZkoIgLp2uuVJwPu2+ViB8QNbYOCYFI3ko8snHGjPt&#10;ej7Q/RgqEUfYZ6jAhNBmUvrSkEWfuJY4ehfXWQxRdpXUHfZx3DZynqYLabHmSDDY0tZQeT3ebIQg&#10;HcbZst9e92b4q6kZ/+k2KvU5HTY/IAIN4R1+tX+1gvk3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9DGTBAAAA2wAAAA8AAAAAAAAAAAAAAAAAmAIAAGRycy9kb3du&#10;cmV2LnhtbFBLBQYAAAAABAAEAPUAAACGAwAAAAA=&#10;" fillcolor="#5b9bd5 [3204]" strokecolor="#1f4d78 [1604]" strokeweight="1pt">
                        <v:textbox>
                          <w:txbxContent>
                            <w:p w14:paraId="727531D8" w14:textId="26CD67B1" w:rsidR="008F59FD" w:rsidRDefault="008F59FD" w:rsidP="00A80F2B">
                              <w:pPr>
                                <w:jc w:val="center"/>
                                <w:pPrChange w:id="1387" w:author="Kostiantyn Kudriavtsev" w:date="2016-09-13T14:42:00Z">
                                  <w:pPr/>
                                </w:pPrChange>
                              </w:pPr>
                              <w:ins w:id="1388" w:author="Kostiantyn Kudriavtsev" w:date="2016-09-13T14:43:00Z">
                                <w:r>
                                  <w:t>LDAP integration</w:t>
                                </w:r>
                              </w:ins>
                            </w:p>
                          </w:txbxContent>
                        </v:textbox>
                      </v:rect>
                    </v:group>
                    <v:group id="Group 36" o:spid="_x0000_s1035" style="position:absolute;left:12001;top:1619;width:18002;height:6191" coordsize="18002,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9" o:spid="_x0000_s1036" style="position:absolute;width:7810;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sEA&#10;AADbAAAADwAAAGRycy9kb3ducmV2LnhtbESPzYrCMBSF9wO+Q7jC7KapLkbtmBYRhGHAhT8PcGmu&#10;TcfmpjTRtm9vBMHl4fx8nHUx2EbcqfO1YwWzJAVBXDpdc6XgfNp9LUH4gKyxcUwKRvJQ5JOPNWba&#10;9Xyg+zFUIo6wz1CBCaHNpPSlIYs+cS1x9C6usxii7CqpO+zjuG3kPE2/pcWaI8FgS1tD5fV4sxGC&#10;dBhni3573Zvhr6Zm/KfbqNTndNj8gAg0hHf41f7VCuYreH6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8o/rBAAAA2wAAAA8AAAAAAAAAAAAAAAAAmAIAAGRycy9kb3du&#10;cmV2LnhtbFBLBQYAAAAABAAEAPUAAACGAwAAAAA=&#10;" fillcolor="#5b9bd5 [3204]" strokecolor="#1f4d78 [1604]" strokeweight="1pt">
                        <v:textbox>
                          <w:txbxContent>
                            <w:p w14:paraId="6A208E04" w14:textId="03E6A470" w:rsidR="008F59FD" w:rsidRDefault="008F59FD" w:rsidP="00A80F2B">
                              <w:pPr>
                                <w:jc w:val="center"/>
                                <w:pPrChange w:id="1389" w:author="Kostiantyn Kudriavtsev" w:date="2016-09-13T14:42:00Z">
                                  <w:pPr/>
                                </w:pPrChange>
                              </w:pPr>
                              <w:ins w:id="1390" w:author="Kostiantyn Kudriavtsev" w:date="2016-09-13T14:43:00Z">
                                <w:r>
                                  <w:t>Mapping component</w:t>
                                </w:r>
                              </w:ins>
                            </w:p>
                          </w:txbxContent>
                        </v:textbox>
                      </v:rect>
                      <v:rect id="Rectangle 35" o:spid="_x0000_s1037" style="position:absolute;left:10191;width:7811;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IsAA&#10;AADbAAAADwAAAGRycy9kb3ducmV2LnhtbESP24rCMBRF3wf8h3AE38ZUxQv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g/IsAAAADbAAAADwAAAAAAAAAAAAAAAACYAgAAZHJzL2Rvd25y&#10;ZXYueG1sUEsFBgAAAAAEAAQA9QAAAIUDAAAAAA==&#10;" fillcolor="#5b9bd5 [3204]" strokecolor="#1f4d78 [1604]" strokeweight="1pt">
                        <v:textbox>
                          <w:txbxContent>
                            <w:p w14:paraId="16E8E56A" w14:textId="20474268" w:rsidR="008F59FD" w:rsidRDefault="008F59FD" w:rsidP="00A80F2B">
                              <w:pPr>
                                <w:jc w:val="center"/>
                                <w:pPrChange w:id="1391" w:author="Kostiantyn Kudriavtsev" w:date="2016-09-13T14:42:00Z">
                                  <w:pPr/>
                                </w:pPrChange>
                              </w:pPr>
                              <w:ins w:id="1392" w:author="Kostiantyn Kudriavtsev" w:date="2016-09-13T14:45:00Z">
                                <w:r>
                                  <w:t xml:space="preserve">Self-service </w:t>
                                </w:r>
                              </w:ins>
                              <w:ins w:id="1393" w:author="Kostiantyn Kudriavtsev" w:date="2016-09-13T15:16:00Z">
                                <w:r>
                                  <w:t>backend</w:t>
                                </w:r>
                              </w:ins>
                            </w:p>
                          </w:txbxContent>
                        </v:textbox>
                      </v:rect>
                    </v:group>
                  </v:group>
                </v:group>
              </v:group>
            </w:pict>
          </mc:Fallback>
        </mc:AlternateContent>
      </w:r>
      <w:ins w:id="1394" w:author="Kostiantyn Kudriavtsev" w:date="2016-09-13T14:02:00Z">
        <w:r w:rsidR="00C1157B">
          <w:t xml:space="preserve">For MVP scope only support of LDAP is planned to be implemented. </w:t>
        </w:r>
      </w:ins>
      <w:ins w:id="1395" w:author="Kostiantyn Kudriavtsev" w:date="2016-09-13T14:36:00Z">
        <w:r w:rsidR="007071AD">
          <w:t xml:space="preserve">The goal is to achieve flexible and pluggable solution which allows to replace different identity provider with a minimal effort. </w:t>
        </w:r>
      </w:ins>
      <w:ins w:id="1396" w:author="Kostiantyn Kudriavtsev" w:date="2016-09-13T14:37:00Z">
        <w:r w:rsidR="007071AD">
          <w:t>LDAP is the primary goal for MVP and the following solution is proposed to solve compatibility between customer LDAP schema and solution entities:</w:t>
        </w:r>
      </w:ins>
    </w:p>
    <w:p w14:paraId="66FDE956" w14:textId="44C20D71" w:rsidR="00A80F2B" w:rsidRDefault="00A80F2B" w:rsidP="00C1157B">
      <w:pPr>
        <w:pStyle w:val="BodyText"/>
        <w:rPr>
          <w:ins w:id="1397" w:author="Kostiantyn Kudriavtsev" w:date="2016-09-13T14:40:00Z"/>
        </w:rPr>
        <w:pPrChange w:id="1398" w:author="Kostiantyn Kudriavtsev" w:date="2016-09-13T14:02:00Z">
          <w:pPr>
            <w:pStyle w:val="Heading3"/>
          </w:pPr>
        </w:pPrChange>
      </w:pPr>
      <w:ins w:id="1399" w:author="Kostiantyn Kudriavtsev" w:date="2016-09-13T14:42:00Z">
        <w:r>
          <w:rPr>
            <w:noProof/>
          </w:rPr>
          <mc:AlternateContent>
            <mc:Choice Requires="wps">
              <w:drawing>
                <wp:anchor distT="0" distB="0" distL="114300" distR="114300" simplePos="0" relativeHeight="251656192" behindDoc="0" locked="0" layoutInCell="1" allowOverlap="1" wp14:anchorId="2143B133" wp14:editId="59C1091D">
                  <wp:simplePos x="0" y="0"/>
                  <wp:positionH relativeFrom="column">
                    <wp:posOffset>4977765</wp:posOffset>
                  </wp:positionH>
                  <wp:positionV relativeFrom="paragraph">
                    <wp:posOffset>135255</wp:posOffset>
                  </wp:positionV>
                  <wp:extent cx="781050" cy="6191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7810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4720F5" w14:textId="7BC42C17" w:rsidR="008F59FD" w:rsidRDefault="008F59FD" w:rsidP="00A80F2B">
                              <w:pPr>
                                <w:jc w:val="center"/>
                                <w:pPrChange w:id="1400" w:author="Kostiantyn Kudriavtsev" w:date="2016-09-13T14:42:00Z">
                                  <w:pPr/>
                                </w:pPrChange>
                              </w:pPr>
                              <w:ins w:id="1401" w:author="Kostiantyn Kudriavtsev" w:date="2016-09-13T14:42:00Z">
                                <w:r>
                                  <w:t>Self-service UI</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3B133" id="Rectangle 20" o:spid="_x0000_s1038" style="position:absolute;left:0;text-align:left;margin-left:391.95pt;margin-top:10.65pt;width:61.5pt;height:48.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" fillcolor="#5b9bd5 [3204]" strokecolor="#1f4d78 [1604]" strokeweight="1pt">
                  <v:textbox>
                    <w:txbxContent>
                      <w:p w14:paraId="484720F5" w14:textId="7BC42C17" w:rsidR="008F59FD" w:rsidRDefault="008F59FD" w:rsidP="00A80F2B">
                        <w:pPr>
                          <w:jc w:val="center"/>
                          <w:pPrChange w:id="1402" w:author="Kostiantyn Kudriavtsev" w:date="2016-09-13T14:42:00Z">
                            <w:pPr/>
                          </w:pPrChange>
                        </w:pPr>
                        <w:ins w:id="1403" w:author="Kostiantyn Kudriavtsev" w:date="2016-09-13T14:42:00Z">
                          <w:r>
                            <w:t>Self-service UI</w:t>
                          </w:r>
                        </w:ins>
                      </w:p>
                    </w:txbxContent>
                  </v:textbox>
                </v:rect>
              </w:pict>
            </mc:Fallback>
          </mc:AlternateContent>
        </w:r>
      </w:ins>
    </w:p>
    <w:p w14:paraId="35ED7E8E" w14:textId="77777777" w:rsidR="00A80F2B" w:rsidRDefault="00A80F2B" w:rsidP="00C1157B">
      <w:pPr>
        <w:pStyle w:val="BodyText"/>
        <w:rPr>
          <w:ins w:id="1404" w:author="Kostiantyn Kudriavtsev" w:date="2016-09-13T14:40:00Z"/>
        </w:rPr>
        <w:pPrChange w:id="1405" w:author="Kostiantyn Kudriavtsev" w:date="2016-09-13T14:02:00Z">
          <w:pPr>
            <w:pStyle w:val="Heading3"/>
          </w:pPr>
        </w:pPrChange>
      </w:pPr>
    </w:p>
    <w:p w14:paraId="731CE027" w14:textId="20BFB974" w:rsidR="00A80F2B" w:rsidRDefault="00A80F2B" w:rsidP="00C1157B">
      <w:pPr>
        <w:pStyle w:val="BodyText"/>
        <w:rPr>
          <w:ins w:id="1406" w:author="Kostiantyn Kudriavtsev" w:date="2016-09-13T14:37:00Z"/>
        </w:rPr>
        <w:pPrChange w:id="1407" w:author="Kostiantyn Kudriavtsev" w:date="2016-09-13T14:02:00Z">
          <w:pPr>
            <w:pStyle w:val="Heading3"/>
          </w:pPr>
        </w:pPrChange>
      </w:pPr>
    </w:p>
    <w:p w14:paraId="1B4B44ED" w14:textId="77777777" w:rsidR="007071AD" w:rsidRPr="00C1157B" w:rsidRDefault="007071AD" w:rsidP="00C1157B">
      <w:pPr>
        <w:pStyle w:val="BodyText"/>
        <w:rPr>
          <w:ins w:id="1408" w:author="Kostiantyn Kudriavtsev" w:date="2016-09-13T14:02:00Z"/>
          <w:rPrChange w:id="1409" w:author="Kostiantyn Kudriavtsev" w:date="2016-09-13T14:02:00Z">
            <w:rPr>
              <w:ins w:id="1410" w:author="Kostiantyn Kudriavtsev" w:date="2016-09-13T14:02:00Z"/>
            </w:rPr>
          </w:rPrChange>
        </w:rPr>
        <w:pPrChange w:id="1411" w:author="Kostiantyn Kudriavtsev" w:date="2016-09-13T14:02:00Z">
          <w:pPr>
            <w:pStyle w:val="Heading3"/>
          </w:pPr>
        </w:pPrChange>
      </w:pPr>
    </w:p>
    <w:p w14:paraId="05EDAC53" w14:textId="51218804" w:rsidR="00A80F2B" w:rsidRDefault="00A80F2B" w:rsidP="00A80F2B">
      <w:pPr>
        <w:pStyle w:val="Caption"/>
        <w:rPr>
          <w:ins w:id="1412" w:author="Kostiantyn Kudriavtsev" w:date="2016-09-13T14:44:00Z"/>
        </w:rPr>
        <w:pPrChange w:id="1413" w:author="Kostiantyn Kudriavtsev" w:date="2016-09-13T14:49:00Z">
          <w:pPr>
            <w:pStyle w:val="Heading3"/>
          </w:pPr>
        </w:pPrChange>
      </w:pPr>
      <w:ins w:id="1414" w:author="Kostiantyn Kudriavtsev" w:date="2016-09-13T14:49:00Z">
        <w:r>
          <w:t xml:space="preserve">Figure </w:t>
        </w:r>
        <w:r>
          <w:fldChar w:fldCharType="begin"/>
        </w:r>
        <w:r>
          <w:instrText xml:space="preserve"> SEQ Figure \* ARABIC </w:instrText>
        </w:r>
      </w:ins>
      <w:r>
        <w:fldChar w:fldCharType="separate"/>
      </w:r>
      <w:ins w:id="1415" w:author="Kostiantyn Kudriavtsev" w:date="2016-09-13T14:53:00Z">
        <w:r w:rsidR="00071675">
          <w:rPr>
            <w:noProof/>
          </w:rPr>
          <w:t>7</w:t>
        </w:r>
      </w:ins>
      <w:ins w:id="1416" w:author="Kostiantyn Kudriavtsev" w:date="2016-09-13T14:49:00Z">
        <w:r>
          <w:fldChar w:fldCharType="end"/>
        </w:r>
        <w:r>
          <w:t xml:space="preserve"> LDAP integration</w:t>
        </w:r>
      </w:ins>
    </w:p>
    <w:p w14:paraId="09F89717" w14:textId="0B900C23" w:rsidR="00A80F2B" w:rsidRDefault="00A80F2B" w:rsidP="00A80F2B">
      <w:pPr>
        <w:pStyle w:val="BodyText"/>
        <w:rPr>
          <w:ins w:id="1417" w:author="Kostiantyn Kudriavtsev" w:date="2016-09-13T14:49:00Z"/>
        </w:rPr>
        <w:pPrChange w:id="1418" w:author="Kostiantyn Kudriavtsev" w:date="2016-09-13T14:44:00Z">
          <w:pPr>
            <w:pStyle w:val="Heading3"/>
          </w:pPr>
        </w:pPrChange>
      </w:pPr>
      <w:ins w:id="1419" w:author="Kostiantyn Kudriavtsev" w:date="2016-09-13T14:46:00Z">
        <w:r>
          <w:t xml:space="preserve">The idea of mapping component is to provide flexible approach to map attributes from customer’s LDAP to </w:t>
        </w:r>
      </w:ins>
      <w:ins w:id="1420" w:author="Kostiantyn Kudriavtsev" w:date="2016-09-13T14:47:00Z">
        <w:r>
          <w:t xml:space="preserve">solution own entities. For example, each customer can have different attribute which specify </w:t>
        </w:r>
      </w:ins>
      <w:ins w:id="1421" w:author="Kostiantyn Kudriavtsev" w:date="2016-09-13T14:48:00Z">
        <w:r>
          <w:t xml:space="preserve">user’s group. The mapping component is implement as </w:t>
        </w:r>
      </w:ins>
      <w:ins w:id="1422" w:author="Kostiantyn Kudriavtsev" w:date="2016-09-13T15:42:00Z">
        <w:r w:rsidR="008A17A6">
          <w:t>Python</w:t>
        </w:r>
      </w:ins>
      <w:ins w:id="1423" w:author="Kostiantyn Kudriavtsev" w:date="2016-09-13T14:48:00Z">
        <w:r>
          <w:t xml:space="preserve"> file</w:t>
        </w:r>
      </w:ins>
      <w:ins w:id="1424" w:author="Kostiantyn Kudriavtsev" w:date="2016-09-13T15:42:00Z">
        <w:r w:rsidR="008A17A6">
          <w:t xml:space="preserve"> (in fact, </w:t>
        </w:r>
        <w:proofErr w:type="spellStart"/>
        <w:r w:rsidR="008A17A6">
          <w:t>Jython</w:t>
        </w:r>
        <w:proofErr w:type="spellEnd"/>
        <w:r w:rsidR="008A17A6">
          <w:t>)</w:t>
        </w:r>
      </w:ins>
      <w:ins w:id="1425" w:author="Kostiantyn Kudriavtsev" w:date="2016-09-13T14:48:00Z">
        <w:r>
          <w:t xml:space="preserve"> which is executed in JVM and perform a mapping of LDAP attributes to general mod</w:t>
        </w:r>
      </w:ins>
      <w:ins w:id="1426" w:author="Kostiantyn Kudriavtsev" w:date="2016-09-13T14:49:00Z">
        <w:r>
          <w:t>el.</w:t>
        </w:r>
      </w:ins>
      <w:ins w:id="1427" w:author="Kostiantyn Kudriavtsev" w:date="2016-09-13T14:53:00Z">
        <w:r w:rsidR="00071675">
          <w:t xml:space="preserve"> Mentioned </w:t>
        </w:r>
      </w:ins>
      <w:ins w:id="1428" w:author="Kostiantyn Kudriavtsev" w:date="2016-09-13T15:42:00Z">
        <w:r w:rsidR="008A17A6">
          <w:t>Python</w:t>
        </w:r>
      </w:ins>
      <w:ins w:id="1429" w:author="Kostiantyn Kudriavtsev" w:date="2016-09-13T14:53:00Z">
        <w:r w:rsidR="00071675">
          <w:t xml:space="preserve"> file can be easy edited and replaced without </w:t>
        </w:r>
      </w:ins>
      <w:ins w:id="1430" w:author="Kostiantyn Kudriavtsev" w:date="2016-09-13T14:54:00Z">
        <w:r w:rsidR="00071675">
          <w:t>a need to restart server.</w:t>
        </w:r>
      </w:ins>
      <w:bookmarkStart w:id="1431" w:name="_GoBack"/>
      <w:bookmarkEnd w:id="1431"/>
    </w:p>
    <w:p w14:paraId="0E6BD84C" w14:textId="53A35035" w:rsidR="00A80F2B" w:rsidRDefault="00C9198F" w:rsidP="00A80F2B">
      <w:pPr>
        <w:pStyle w:val="BodyText"/>
        <w:rPr>
          <w:ins w:id="1432" w:author="Kostiantyn Kudriavtsev" w:date="2016-09-13T14:50:00Z"/>
        </w:rPr>
        <w:pPrChange w:id="1433" w:author="Kostiantyn Kudriavtsev" w:date="2016-09-13T14:44:00Z">
          <w:pPr>
            <w:pStyle w:val="Heading3"/>
          </w:pPr>
        </w:pPrChange>
      </w:pPr>
      <w:ins w:id="1434" w:author="Kostiantyn Kudriavtsev" w:date="2016-09-13T15:47:00Z">
        <w:r>
          <w:rPr>
            <w:noProof/>
          </w:rPr>
          <mc:AlternateContent>
            <mc:Choice Requires="wps">
              <w:drawing>
                <wp:anchor distT="0" distB="0" distL="114300" distR="114300" simplePos="0" relativeHeight="251676672" behindDoc="0" locked="0" layoutInCell="1" allowOverlap="1" wp14:anchorId="6FCE770A" wp14:editId="099ECC81">
                  <wp:simplePos x="0" y="0"/>
                  <wp:positionH relativeFrom="margin">
                    <wp:posOffset>1536065</wp:posOffset>
                  </wp:positionH>
                  <wp:positionV relativeFrom="paragraph">
                    <wp:posOffset>159385</wp:posOffset>
                  </wp:positionV>
                  <wp:extent cx="1228725" cy="11620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228725" cy="11620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CA6FC8" w14:textId="445CD39D" w:rsidR="00C9198F" w:rsidRDefault="00C9198F" w:rsidP="00A80F2B">
                              <w:pPr>
                                <w:jc w:val="center"/>
                                <w:rPr>
                                  <w:ins w:id="1435" w:author="Kostiantyn Kudriavtsev" w:date="2016-09-13T15:46:00Z"/>
                                  <w:b/>
                                </w:rPr>
                                <w:pPrChange w:id="1436" w:author="Kostiantyn Kudriavtsev" w:date="2016-09-13T14:50:00Z">
                                  <w:pPr/>
                                </w:pPrChange>
                              </w:pPr>
                              <w:ins w:id="1437" w:author="Kostiantyn Kudriavtsev" w:date="2016-09-13T15:47:00Z">
                                <w:r>
                                  <w:rPr>
                                    <w:b/>
                                  </w:rPr>
                                  <w:t>Java LDAP connector</w:t>
                                </w:r>
                              </w:ins>
                            </w:p>
                            <w:p w14:paraId="4B2F2066" w14:textId="219AAA5A" w:rsidR="00C9198F" w:rsidRDefault="00C9198F" w:rsidP="00A80F2B">
                              <w:pPr>
                                <w:jc w:val="center"/>
                                <w:rPr>
                                  <w:ins w:id="1438" w:author="Kostiantyn Kudriavtsev" w:date="2016-09-13T15:48:00Z"/>
                                  <w:i/>
                                </w:rPr>
                                <w:pPrChange w:id="1439" w:author="Kostiantyn Kudriavtsev" w:date="2016-09-13T14:50:00Z">
                                  <w:pPr/>
                                </w:pPrChange>
                              </w:pPr>
                              <w:ins w:id="1440" w:author="Kostiantyn Kudriavtsev" w:date="2016-09-13T15:47:00Z">
                                <w:r>
                                  <w:rPr>
                                    <w:i/>
                                  </w:rPr>
                                  <w:t>Java class</w:t>
                                </w:r>
                              </w:ins>
                            </w:p>
                            <w:p w14:paraId="36AE8CC6" w14:textId="77777777" w:rsidR="00C9198F" w:rsidRDefault="00C9198F" w:rsidP="00A80F2B">
                              <w:pPr>
                                <w:jc w:val="center"/>
                                <w:rPr>
                                  <w:ins w:id="1441" w:author="Kostiantyn Kudriavtsev" w:date="2016-09-13T15:48:00Z"/>
                                  <w:i/>
                                </w:rPr>
                                <w:pPrChange w:id="1442" w:author="Kostiantyn Kudriavtsev" w:date="2016-09-13T14:50:00Z">
                                  <w:pPr/>
                                </w:pPrChange>
                              </w:pPr>
                            </w:p>
                            <w:p w14:paraId="19A8E835" w14:textId="7A2AA8D6" w:rsidR="00C9198F" w:rsidRPr="00C9198F" w:rsidRDefault="00C9198F" w:rsidP="00C919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443" w:author="Kostiantyn Kudriavtsev" w:date="2016-09-13T15:48:00Z"/>
                                  <w:rFonts w:ascii="Courier New" w:hAnsi="Courier New" w:cs="Courier New"/>
                                  <w:color w:val="000000"/>
                                  <w:sz w:val="10"/>
                                  <w:szCs w:val="10"/>
                                  <w:rPrChange w:id="1444" w:author="Kostiantyn Kudriavtsev" w:date="2016-09-13T15:48:00Z">
                                    <w:rPr>
                                      <w:ins w:id="1445" w:author="Kostiantyn Kudriavtsev" w:date="2016-09-13T15:48:00Z"/>
                                      <w:rFonts w:ascii="Courier New" w:hAnsi="Courier New" w:cs="Courier New"/>
                                      <w:color w:val="000000"/>
                                    </w:rPr>
                                  </w:rPrChange>
                                </w:rPr>
                              </w:pPr>
                              <w:ins w:id="1446" w:author="Kostiantyn Kudriavtsev" w:date="2016-09-13T15:48:00Z">
                                <w:r w:rsidRPr="00C9198F">
                                  <w:rPr>
                                    <w:rFonts w:ascii="Courier New" w:hAnsi="Courier New" w:cs="Courier New"/>
                                    <w:color w:val="000000"/>
                                    <w:sz w:val="10"/>
                                    <w:szCs w:val="10"/>
                                    <w:rPrChange w:id="1447" w:author="Kostiantyn Kudriavtsev" w:date="2016-09-13T15:48:00Z">
                                      <w:rPr>
                                        <w:rFonts w:ascii="Courier New" w:hAnsi="Courier New" w:cs="Courier New"/>
                                        <w:color w:val="000000"/>
                                      </w:rPr>
                                    </w:rPrChange>
                                  </w:rPr>
                                  <w:t>(</w:t>
                                </w:r>
                                <w:proofErr w:type="gramStart"/>
                                <w:r w:rsidRPr="00C9198F">
                                  <w:rPr>
                                    <w:rFonts w:ascii="Courier New" w:hAnsi="Courier New" w:cs="Courier New"/>
                                    <w:color w:val="000000"/>
                                    <w:sz w:val="10"/>
                                    <w:szCs w:val="10"/>
                                    <w:rPrChange w:id="1448" w:author="Kostiantyn Kudriavtsev" w:date="2016-09-13T15:48:00Z">
                                      <w:rPr>
                                        <w:rFonts w:ascii="Courier New" w:hAnsi="Courier New" w:cs="Courier New"/>
                                        <w:color w:val="000000"/>
                                      </w:rPr>
                                    </w:rPrChange>
                                  </w:rPr>
                                  <w:t>&amp;(</w:t>
                                </w:r>
                                <w:proofErr w:type="spellStart"/>
                                <w:proofErr w:type="gramEnd"/>
                                <w:r w:rsidRPr="00C9198F">
                                  <w:rPr>
                                    <w:rFonts w:ascii="Courier New" w:hAnsi="Courier New" w:cs="Courier New"/>
                                    <w:color w:val="000000"/>
                                    <w:sz w:val="10"/>
                                    <w:szCs w:val="10"/>
                                    <w:rPrChange w:id="1449" w:author="Kostiantyn Kudriavtsev" w:date="2016-09-13T15:48:00Z">
                                      <w:rPr>
                                        <w:rFonts w:ascii="Courier New" w:hAnsi="Courier New" w:cs="Courier New"/>
                                        <w:color w:val="000000"/>
                                      </w:rPr>
                                    </w:rPrChange>
                                  </w:rPr>
                                  <w:t>givenName</w:t>
                                </w:r>
                                <w:proofErr w:type="spellEnd"/>
                                <w:r w:rsidRPr="00C9198F">
                                  <w:rPr>
                                    <w:rFonts w:ascii="Courier New" w:hAnsi="Courier New" w:cs="Courier New"/>
                                    <w:color w:val="000000"/>
                                    <w:sz w:val="10"/>
                                    <w:szCs w:val="10"/>
                                    <w:rPrChange w:id="1450" w:author="Kostiantyn Kudriavtsev" w:date="2016-09-13T15:48:00Z">
                                      <w:rPr>
                                        <w:rFonts w:ascii="Courier New" w:hAnsi="Courier New" w:cs="Courier New"/>
                                        <w:color w:val="000000"/>
                                      </w:rPr>
                                    </w:rPrChange>
                                  </w:rPr>
                                  <w:t>=John)</w:t>
                                </w:r>
                                <w:r>
                                  <w:rPr>
                                    <w:rFonts w:ascii="Courier New" w:hAnsi="Courier New" w:cs="Courier New"/>
                                    <w:color w:val="000000"/>
                                    <w:sz w:val="10"/>
                                    <w:szCs w:val="10"/>
                                  </w:rPr>
                                  <w:t>(</w:t>
                                </w:r>
                                <w:r w:rsidRPr="00C9198F">
                                  <w:rPr>
                                    <w:rFonts w:ascii="Courier New" w:hAnsi="Courier New" w:cs="Courier New"/>
                                    <w:color w:val="000000"/>
                                    <w:sz w:val="10"/>
                                    <w:szCs w:val="10"/>
                                    <w:rPrChange w:id="1451" w:author="Kostiantyn Kudriavtsev" w:date="2016-09-13T15:48:00Z">
                                      <w:rPr>
                                        <w:rFonts w:ascii="Courier New" w:hAnsi="Courier New" w:cs="Courier New"/>
                                        <w:color w:val="000000"/>
                                      </w:rPr>
                                    </w:rPrChange>
                                  </w:rPr>
                                  <w:t>l=Dal</w:t>
                                </w:r>
                              </w:ins>
                              <w:ins w:id="1452" w:author="Kostiantyn Kudriavtsev" w:date="2016-09-13T15:49:00Z">
                                <w:r>
                                  <w:rPr>
                                    <w:rFonts w:ascii="Courier New" w:hAnsi="Courier New" w:cs="Courier New"/>
                                    <w:color w:val="000000"/>
                                    <w:sz w:val="10"/>
                                    <w:szCs w:val="10"/>
                                  </w:rPr>
                                  <w:t>i</w:t>
                                </w:r>
                              </w:ins>
                              <w:ins w:id="1453" w:author="Kostiantyn Kudriavtsev" w:date="2016-09-13T15:48:00Z">
                                <w:r w:rsidRPr="00C9198F">
                                  <w:rPr>
                                    <w:rFonts w:ascii="Courier New" w:hAnsi="Courier New" w:cs="Courier New"/>
                                    <w:color w:val="000000"/>
                                    <w:sz w:val="10"/>
                                    <w:szCs w:val="10"/>
                                    <w:rPrChange w:id="1454" w:author="Kostiantyn Kudriavtsev" w:date="2016-09-13T15:48:00Z">
                                      <w:rPr>
                                        <w:rFonts w:ascii="Courier New" w:hAnsi="Courier New" w:cs="Courier New"/>
                                        <w:color w:val="000000"/>
                                      </w:rPr>
                                    </w:rPrChange>
                                  </w:rPr>
                                  <w:t>))</w:t>
                                </w:r>
                              </w:ins>
                            </w:p>
                            <w:p w14:paraId="615B6B95" w14:textId="77777777" w:rsidR="00C9198F" w:rsidRPr="00C9198F" w:rsidRDefault="00C9198F" w:rsidP="00A80F2B">
                              <w:pPr>
                                <w:jc w:val="center"/>
                                <w:rPr>
                                  <w:ins w:id="1455" w:author="Kostiantyn Kudriavtsev" w:date="2016-09-13T14:51:00Z"/>
                                  <w:i/>
                                  <w:rPrChange w:id="1456" w:author="Kostiantyn Kudriavtsev" w:date="2016-09-13T15:46:00Z">
                                    <w:rPr>
                                      <w:ins w:id="1457" w:author="Kostiantyn Kudriavtsev" w:date="2016-09-13T14:51:00Z"/>
                                      <w:b/>
                                    </w:rPr>
                                  </w:rPrChange>
                                </w:rPr>
                                <w:pPrChange w:id="1458" w:author="Kostiantyn Kudriavtsev" w:date="2016-09-13T14:50:00Z">
                                  <w:pPr/>
                                </w:pPrChange>
                              </w:pPr>
                            </w:p>
                            <w:p w14:paraId="69FAD39A" w14:textId="77777777" w:rsidR="00C9198F" w:rsidRDefault="00C9198F" w:rsidP="00A80F2B">
                              <w:pPr>
                                <w:jc w:val="center"/>
                                <w:rPr>
                                  <w:ins w:id="1459" w:author="Kostiantyn Kudriavtsev" w:date="2016-09-13T15:28:00Z"/>
                                </w:rPr>
                                <w:pPrChange w:id="1460" w:author="Kostiantyn Kudriavtsev" w:date="2016-09-13T14:50:00Z">
                                  <w:pPr/>
                                </w:pPrChange>
                              </w:pPr>
                            </w:p>
                            <w:p w14:paraId="17B329F2" w14:textId="77777777" w:rsidR="00C9198F" w:rsidRDefault="00C9198F" w:rsidP="00A80F2B">
                              <w:pPr>
                                <w:jc w:val="center"/>
                                <w:rPr>
                                  <w:ins w:id="1461" w:author="Kostiantyn Kudriavtsev" w:date="2016-09-13T14:51:00Z"/>
                                </w:rPr>
                                <w:pPrChange w:id="1462" w:author="Kostiantyn Kudriavtsev" w:date="2016-09-13T14:50:00Z">
                                  <w:pPr/>
                                </w:pPrChange>
                              </w:pPr>
                            </w:p>
                            <w:p w14:paraId="4F5CD725" w14:textId="77777777" w:rsidR="00C9198F" w:rsidRPr="00A80F2B" w:rsidRDefault="00C9198F" w:rsidP="00071675">
                              <w:pPr>
                                <w:jc w:val="center"/>
                                <w:rPr>
                                  <w:rPrChange w:id="1463" w:author="Kostiantyn Kudriavtsev" w:date="2016-09-13T14:51:00Z">
                                    <w:rPr/>
                                  </w:rPrChange>
                                </w:rPr>
                                <w:pPrChange w:id="1464" w:author="Kostiantyn Kudriavtsev" w:date="2016-09-13T14:51: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E770A" id="Rectangle 48" o:spid="_x0000_s1039" style="position:absolute;left:0;text-align:left;margin-left:120.95pt;margin-top:12.55pt;width:96.75pt;height:9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" fillcolor="#ffc000 [3207]" strokecolor="#7f5f00 [1607]" strokeweight="1pt">
                  <v:textbox>
                    <w:txbxContent>
                      <w:p w14:paraId="22CA6FC8" w14:textId="445CD39D" w:rsidR="00C9198F" w:rsidRDefault="00C9198F" w:rsidP="00A80F2B">
                        <w:pPr>
                          <w:jc w:val="center"/>
                          <w:rPr>
                            <w:ins w:id="1465" w:author="Kostiantyn Kudriavtsev" w:date="2016-09-13T15:46:00Z"/>
                            <w:b/>
                          </w:rPr>
                          <w:pPrChange w:id="1466" w:author="Kostiantyn Kudriavtsev" w:date="2016-09-13T14:50:00Z">
                            <w:pPr/>
                          </w:pPrChange>
                        </w:pPr>
                        <w:ins w:id="1467" w:author="Kostiantyn Kudriavtsev" w:date="2016-09-13T15:47:00Z">
                          <w:r>
                            <w:rPr>
                              <w:b/>
                            </w:rPr>
                            <w:t>Java LDAP connector</w:t>
                          </w:r>
                        </w:ins>
                      </w:p>
                      <w:p w14:paraId="4B2F2066" w14:textId="219AAA5A" w:rsidR="00C9198F" w:rsidRDefault="00C9198F" w:rsidP="00A80F2B">
                        <w:pPr>
                          <w:jc w:val="center"/>
                          <w:rPr>
                            <w:ins w:id="1468" w:author="Kostiantyn Kudriavtsev" w:date="2016-09-13T15:48:00Z"/>
                            <w:i/>
                          </w:rPr>
                          <w:pPrChange w:id="1469" w:author="Kostiantyn Kudriavtsev" w:date="2016-09-13T14:50:00Z">
                            <w:pPr/>
                          </w:pPrChange>
                        </w:pPr>
                        <w:ins w:id="1470" w:author="Kostiantyn Kudriavtsev" w:date="2016-09-13T15:47:00Z">
                          <w:r>
                            <w:rPr>
                              <w:i/>
                            </w:rPr>
                            <w:t>Java class</w:t>
                          </w:r>
                        </w:ins>
                      </w:p>
                      <w:p w14:paraId="36AE8CC6" w14:textId="77777777" w:rsidR="00C9198F" w:rsidRDefault="00C9198F" w:rsidP="00A80F2B">
                        <w:pPr>
                          <w:jc w:val="center"/>
                          <w:rPr>
                            <w:ins w:id="1471" w:author="Kostiantyn Kudriavtsev" w:date="2016-09-13T15:48:00Z"/>
                            <w:i/>
                          </w:rPr>
                          <w:pPrChange w:id="1472" w:author="Kostiantyn Kudriavtsev" w:date="2016-09-13T14:50:00Z">
                            <w:pPr/>
                          </w:pPrChange>
                        </w:pPr>
                      </w:p>
                      <w:p w14:paraId="19A8E835" w14:textId="7A2AA8D6" w:rsidR="00C9198F" w:rsidRPr="00C9198F" w:rsidRDefault="00C9198F" w:rsidP="00C919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473" w:author="Kostiantyn Kudriavtsev" w:date="2016-09-13T15:48:00Z"/>
                            <w:rFonts w:ascii="Courier New" w:hAnsi="Courier New" w:cs="Courier New"/>
                            <w:color w:val="000000"/>
                            <w:sz w:val="10"/>
                            <w:szCs w:val="10"/>
                            <w:rPrChange w:id="1474" w:author="Kostiantyn Kudriavtsev" w:date="2016-09-13T15:48:00Z">
                              <w:rPr>
                                <w:ins w:id="1475" w:author="Kostiantyn Kudriavtsev" w:date="2016-09-13T15:48:00Z"/>
                                <w:rFonts w:ascii="Courier New" w:hAnsi="Courier New" w:cs="Courier New"/>
                                <w:color w:val="000000"/>
                              </w:rPr>
                            </w:rPrChange>
                          </w:rPr>
                        </w:pPr>
                        <w:ins w:id="1476" w:author="Kostiantyn Kudriavtsev" w:date="2016-09-13T15:48:00Z">
                          <w:r w:rsidRPr="00C9198F">
                            <w:rPr>
                              <w:rFonts w:ascii="Courier New" w:hAnsi="Courier New" w:cs="Courier New"/>
                              <w:color w:val="000000"/>
                              <w:sz w:val="10"/>
                              <w:szCs w:val="10"/>
                              <w:rPrChange w:id="1477" w:author="Kostiantyn Kudriavtsev" w:date="2016-09-13T15:48:00Z">
                                <w:rPr>
                                  <w:rFonts w:ascii="Courier New" w:hAnsi="Courier New" w:cs="Courier New"/>
                                  <w:color w:val="000000"/>
                                </w:rPr>
                              </w:rPrChange>
                            </w:rPr>
                            <w:t>(</w:t>
                          </w:r>
                          <w:proofErr w:type="gramStart"/>
                          <w:r w:rsidRPr="00C9198F">
                            <w:rPr>
                              <w:rFonts w:ascii="Courier New" w:hAnsi="Courier New" w:cs="Courier New"/>
                              <w:color w:val="000000"/>
                              <w:sz w:val="10"/>
                              <w:szCs w:val="10"/>
                              <w:rPrChange w:id="1478" w:author="Kostiantyn Kudriavtsev" w:date="2016-09-13T15:48:00Z">
                                <w:rPr>
                                  <w:rFonts w:ascii="Courier New" w:hAnsi="Courier New" w:cs="Courier New"/>
                                  <w:color w:val="000000"/>
                                </w:rPr>
                              </w:rPrChange>
                            </w:rPr>
                            <w:t>&amp;(</w:t>
                          </w:r>
                          <w:proofErr w:type="spellStart"/>
                          <w:proofErr w:type="gramEnd"/>
                          <w:r w:rsidRPr="00C9198F">
                            <w:rPr>
                              <w:rFonts w:ascii="Courier New" w:hAnsi="Courier New" w:cs="Courier New"/>
                              <w:color w:val="000000"/>
                              <w:sz w:val="10"/>
                              <w:szCs w:val="10"/>
                              <w:rPrChange w:id="1479" w:author="Kostiantyn Kudriavtsev" w:date="2016-09-13T15:48:00Z">
                                <w:rPr>
                                  <w:rFonts w:ascii="Courier New" w:hAnsi="Courier New" w:cs="Courier New"/>
                                  <w:color w:val="000000"/>
                                </w:rPr>
                              </w:rPrChange>
                            </w:rPr>
                            <w:t>givenName</w:t>
                          </w:r>
                          <w:proofErr w:type="spellEnd"/>
                          <w:r w:rsidRPr="00C9198F">
                            <w:rPr>
                              <w:rFonts w:ascii="Courier New" w:hAnsi="Courier New" w:cs="Courier New"/>
                              <w:color w:val="000000"/>
                              <w:sz w:val="10"/>
                              <w:szCs w:val="10"/>
                              <w:rPrChange w:id="1480" w:author="Kostiantyn Kudriavtsev" w:date="2016-09-13T15:48:00Z">
                                <w:rPr>
                                  <w:rFonts w:ascii="Courier New" w:hAnsi="Courier New" w:cs="Courier New"/>
                                  <w:color w:val="000000"/>
                                </w:rPr>
                              </w:rPrChange>
                            </w:rPr>
                            <w:t>=John)</w:t>
                          </w:r>
                          <w:r>
                            <w:rPr>
                              <w:rFonts w:ascii="Courier New" w:hAnsi="Courier New" w:cs="Courier New"/>
                              <w:color w:val="000000"/>
                              <w:sz w:val="10"/>
                              <w:szCs w:val="10"/>
                            </w:rPr>
                            <w:t>(</w:t>
                          </w:r>
                          <w:r w:rsidRPr="00C9198F">
                            <w:rPr>
                              <w:rFonts w:ascii="Courier New" w:hAnsi="Courier New" w:cs="Courier New"/>
                              <w:color w:val="000000"/>
                              <w:sz w:val="10"/>
                              <w:szCs w:val="10"/>
                              <w:rPrChange w:id="1481" w:author="Kostiantyn Kudriavtsev" w:date="2016-09-13T15:48:00Z">
                                <w:rPr>
                                  <w:rFonts w:ascii="Courier New" w:hAnsi="Courier New" w:cs="Courier New"/>
                                  <w:color w:val="000000"/>
                                </w:rPr>
                              </w:rPrChange>
                            </w:rPr>
                            <w:t>l=Dal</w:t>
                          </w:r>
                        </w:ins>
                        <w:ins w:id="1482" w:author="Kostiantyn Kudriavtsev" w:date="2016-09-13T15:49:00Z">
                          <w:r>
                            <w:rPr>
                              <w:rFonts w:ascii="Courier New" w:hAnsi="Courier New" w:cs="Courier New"/>
                              <w:color w:val="000000"/>
                              <w:sz w:val="10"/>
                              <w:szCs w:val="10"/>
                            </w:rPr>
                            <w:t>i</w:t>
                          </w:r>
                        </w:ins>
                        <w:ins w:id="1483" w:author="Kostiantyn Kudriavtsev" w:date="2016-09-13T15:48:00Z">
                          <w:r w:rsidRPr="00C9198F">
                            <w:rPr>
                              <w:rFonts w:ascii="Courier New" w:hAnsi="Courier New" w:cs="Courier New"/>
                              <w:color w:val="000000"/>
                              <w:sz w:val="10"/>
                              <w:szCs w:val="10"/>
                              <w:rPrChange w:id="1484" w:author="Kostiantyn Kudriavtsev" w:date="2016-09-13T15:48:00Z">
                                <w:rPr>
                                  <w:rFonts w:ascii="Courier New" w:hAnsi="Courier New" w:cs="Courier New"/>
                                  <w:color w:val="000000"/>
                                </w:rPr>
                              </w:rPrChange>
                            </w:rPr>
                            <w:t>))</w:t>
                          </w:r>
                        </w:ins>
                      </w:p>
                      <w:p w14:paraId="615B6B95" w14:textId="77777777" w:rsidR="00C9198F" w:rsidRPr="00C9198F" w:rsidRDefault="00C9198F" w:rsidP="00A80F2B">
                        <w:pPr>
                          <w:jc w:val="center"/>
                          <w:rPr>
                            <w:ins w:id="1485" w:author="Kostiantyn Kudriavtsev" w:date="2016-09-13T14:51:00Z"/>
                            <w:i/>
                            <w:rPrChange w:id="1486" w:author="Kostiantyn Kudriavtsev" w:date="2016-09-13T15:46:00Z">
                              <w:rPr>
                                <w:ins w:id="1487" w:author="Kostiantyn Kudriavtsev" w:date="2016-09-13T14:51:00Z"/>
                                <w:b/>
                              </w:rPr>
                            </w:rPrChange>
                          </w:rPr>
                          <w:pPrChange w:id="1488" w:author="Kostiantyn Kudriavtsev" w:date="2016-09-13T14:50:00Z">
                            <w:pPr/>
                          </w:pPrChange>
                        </w:pPr>
                      </w:p>
                      <w:p w14:paraId="69FAD39A" w14:textId="77777777" w:rsidR="00C9198F" w:rsidRDefault="00C9198F" w:rsidP="00A80F2B">
                        <w:pPr>
                          <w:jc w:val="center"/>
                          <w:rPr>
                            <w:ins w:id="1489" w:author="Kostiantyn Kudriavtsev" w:date="2016-09-13T15:28:00Z"/>
                          </w:rPr>
                          <w:pPrChange w:id="1490" w:author="Kostiantyn Kudriavtsev" w:date="2016-09-13T14:50:00Z">
                            <w:pPr/>
                          </w:pPrChange>
                        </w:pPr>
                      </w:p>
                      <w:p w14:paraId="17B329F2" w14:textId="77777777" w:rsidR="00C9198F" w:rsidRDefault="00C9198F" w:rsidP="00A80F2B">
                        <w:pPr>
                          <w:jc w:val="center"/>
                          <w:rPr>
                            <w:ins w:id="1491" w:author="Kostiantyn Kudriavtsev" w:date="2016-09-13T14:51:00Z"/>
                          </w:rPr>
                          <w:pPrChange w:id="1492" w:author="Kostiantyn Kudriavtsev" w:date="2016-09-13T14:50:00Z">
                            <w:pPr/>
                          </w:pPrChange>
                        </w:pPr>
                      </w:p>
                      <w:p w14:paraId="4F5CD725" w14:textId="77777777" w:rsidR="00C9198F" w:rsidRPr="00A80F2B" w:rsidRDefault="00C9198F" w:rsidP="00071675">
                        <w:pPr>
                          <w:jc w:val="center"/>
                          <w:rPr>
                            <w:rPrChange w:id="1493" w:author="Kostiantyn Kudriavtsev" w:date="2016-09-13T14:51:00Z">
                              <w:rPr/>
                            </w:rPrChange>
                          </w:rPr>
                          <w:pPrChange w:id="1494" w:author="Kostiantyn Kudriavtsev" w:date="2016-09-13T14:51:00Z">
                            <w:pPr/>
                          </w:pPrChange>
                        </w:pPr>
                      </w:p>
                    </w:txbxContent>
                  </v:textbox>
                  <w10:wrap anchorx="margin"/>
                </v:rect>
              </w:pict>
            </mc:Fallback>
          </mc:AlternateContent>
        </w:r>
      </w:ins>
      <w:ins w:id="1495" w:author="Kostiantyn Kudriavtsev" w:date="2016-09-13T14:50:00Z">
        <w:r>
          <w:rPr>
            <w:noProof/>
          </w:rPr>
          <mc:AlternateContent>
            <mc:Choice Requires="wps">
              <w:drawing>
                <wp:anchor distT="0" distB="0" distL="114300" distR="114300" simplePos="0" relativeHeight="251670528" behindDoc="0" locked="0" layoutInCell="1" allowOverlap="1" wp14:anchorId="401DFD48" wp14:editId="3B48E85B">
                  <wp:simplePos x="0" y="0"/>
                  <wp:positionH relativeFrom="margin">
                    <wp:align>left</wp:align>
                  </wp:positionH>
                  <wp:positionV relativeFrom="paragraph">
                    <wp:posOffset>169545</wp:posOffset>
                  </wp:positionV>
                  <wp:extent cx="1228725" cy="11620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228725" cy="1162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36640" w14:textId="5EA180D6" w:rsidR="008F59FD" w:rsidRDefault="008F59FD" w:rsidP="00A80F2B">
                              <w:pPr>
                                <w:jc w:val="center"/>
                                <w:rPr>
                                  <w:ins w:id="1496" w:author="Kostiantyn Kudriavtsev" w:date="2016-09-13T14:51:00Z"/>
                                  <w:b/>
                                </w:rPr>
                                <w:pPrChange w:id="1497" w:author="Kostiantyn Kudriavtsev" w:date="2016-09-13T14:50:00Z">
                                  <w:pPr/>
                                </w:pPrChange>
                              </w:pPr>
                              <w:ins w:id="1498" w:author="Kostiantyn Kudriavtsev" w:date="2016-09-13T14:50:00Z">
                                <w:r w:rsidRPr="00A80F2B">
                                  <w:rPr>
                                    <w:b/>
                                    <w:rPrChange w:id="1499" w:author="Kostiantyn Kudriavtsev" w:date="2016-09-13T14:50:00Z">
                                      <w:rPr/>
                                    </w:rPrChange>
                                  </w:rPr>
                                  <w:t>LDAP</w:t>
                                </w:r>
                              </w:ins>
                            </w:p>
                            <w:p w14:paraId="481DB2AF" w14:textId="77777777" w:rsidR="008F59FD" w:rsidRDefault="008F59FD" w:rsidP="00A80F2B">
                              <w:pPr>
                                <w:jc w:val="center"/>
                                <w:rPr>
                                  <w:ins w:id="1500" w:author="Kostiantyn Kudriavtsev" w:date="2016-09-13T14:52:00Z"/>
                                </w:rPr>
                                <w:pPrChange w:id="1501" w:author="Kostiantyn Kudriavtsev" w:date="2016-09-13T14:50:00Z">
                                  <w:pPr/>
                                </w:pPrChange>
                              </w:pPr>
                            </w:p>
                            <w:p w14:paraId="74D86BCE" w14:textId="45BE0078" w:rsidR="008F59FD" w:rsidRDefault="00CA5C49" w:rsidP="00A80F2B">
                              <w:pPr>
                                <w:jc w:val="center"/>
                                <w:rPr>
                                  <w:ins w:id="1502" w:author="Kostiantyn Kudriavtsev" w:date="2016-09-13T14:51:00Z"/>
                                </w:rPr>
                                <w:pPrChange w:id="1503" w:author="Kostiantyn Kudriavtsev" w:date="2016-09-13T14:50:00Z">
                                  <w:pPr/>
                                </w:pPrChange>
                              </w:pPr>
                              <w:proofErr w:type="gramStart"/>
                              <w:ins w:id="1504" w:author="Kostiantyn Kudriavtsev" w:date="2016-09-13T15:28:00Z">
                                <w:r>
                                  <w:t>email</w:t>
                                </w:r>
                              </w:ins>
                              <w:proofErr w:type="gramEnd"/>
                            </w:p>
                            <w:p w14:paraId="2DACA46A" w14:textId="6CF266C7" w:rsidR="008F59FD" w:rsidRDefault="00C9198F" w:rsidP="00A80F2B">
                              <w:pPr>
                                <w:jc w:val="center"/>
                                <w:rPr>
                                  <w:ins w:id="1505" w:author="Kostiantyn Kudriavtsev" w:date="2016-09-13T14:51:00Z"/>
                                </w:rPr>
                                <w:pPrChange w:id="1506" w:author="Kostiantyn Kudriavtsev" w:date="2016-09-13T14:50:00Z">
                                  <w:pPr/>
                                </w:pPrChange>
                              </w:pPr>
                              <w:proofErr w:type="gramStart"/>
                              <w:ins w:id="1507" w:author="Kostiantyn Kudriavtsev" w:date="2016-09-13T15:49:00Z">
                                <w:r>
                                  <w:t>given</w:t>
                                </w:r>
                              </w:ins>
                              <w:proofErr w:type="gramEnd"/>
                              <w:ins w:id="1508" w:author="Kostiantyn Kudriavtsev" w:date="2016-09-13T14:51:00Z">
                                <w:r w:rsidR="00CA5C49">
                                  <w:t xml:space="preserve"> name</w:t>
                                </w:r>
                              </w:ins>
                            </w:p>
                            <w:p w14:paraId="642A8DFD" w14:textId="6D480E8B" w:rsidR="008F59FD" w:rsidRDefault="00CA5C49" w:rsidP="00A80F2B">
                              <w:pPr>
                                <w:jc w:val="center"/>
                                <w:rPr>
                                  <w:ins w:id="1509" w:author="Kostiantyn Kudriavtsev" w:date="2016-09-13T14:51:00Z"/>
                                </w:rPr>
                                <w:pPrChange w:id="1510" w:author="Kostiantyn Kudriavtsev" w:date="2016-09-13T14:50:00Z">
                                  <w:pPr/>
                                </w:pPrChange>
                              </w:pPr>
                              <w:proofErr w:type="gramStart"/>
                              <w:ins w:id="1511" w:author="Kostiantyn Kudriavtsev" w:date="2016-09-13T14:51:00Z">
                                <w:r>
                                  <w:t>last</w:t>
                                </w:r>
                                <w:proofErr w:type="gramEnd"/>
                                <w:r>
                                  <w:t xml:space="preserve"> name</w:t>
                                </w:r>
                              </w:ins>
                            </w:p>
                            <w:p w14:paraId="497E12DE" w14:textId="0062E9CE" w:rsidR="008F59FD" w:rsidRPr="00A80F2B" w:rsidRDefault="008F59FD" w:rsidP="00A80F2B">
                              <w:pPr>
                                <w:jc w:val="center"/>
                                <w:rPr>
                                  <w:rPrChange w:id="1512" w:author="Kostiantyn Kudriavtsev" w:date="2016-09-13T14:51:00Z">
                                    <w:rPr/>
                                  </w:rPrChange>
                                </w:rPr>
                                <w:pPrChange w:id="1513" w:author="Kostiantyn Kudriavtsev" w:date="2016-09-13T14:50: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DFD48" id="Rectangle 40" o:spid="_x0000_s1040" style="position:absolute;left:0;text-align:left;margin-left:0;margin-top:13.35pt;width:96.75pt;height:91.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" fillcolor="#5b9bd5 [3204]" strokecolor="#1f4d78 [1604]" strokeweight="1pt">
                  <v:textbox>
                    <w:txbxContent>
                      <w:p w14:paraId="28336640" w14:textId="5EA180D6" w:rsidR="008F59FD" w:rsidRDefault="008F59FD" w:rsidP="00A80F2B">
                        <w:pPr>
                          <w:jc w:val="center"/>
                          <w:rPr>
                            <w:ins w:id="1514" w:author="Kostiantyn Kudriavtsev" w:date="2016-09-13T14:51:00Z"/>
                            <w:b/>
                          </w:rPr>
                          <w:pPrChange w:id="1515" w:author="Kostiantyn Kudriavtsev" w:date="2016-09-13T14:50:00Z">
                            <w:pPr/>
                          </w:pPrChange>
                        </w:pPr>
                        <w:ins w:id="1516" w:author="Kostiantyn Kudriavtsev" w:date="2016-09-13T14:50:00Z">
                          <w:r w:rsidRPr="00A80F2B">
                            <w:rPr>
                              <w:b/>
                              <w:rPrChange w:id="1517" w:author="Kostiantyn Kudriavtsev" w:date="2016-09-13T14:50:00Z">
                                <w:rPr/>
                              </w:rPrChange>
                            </w:rPr>
                            <w:t>LDAP</w:t>
                          </w:r>
                        </w:ins>
                      </w:p>
                      <w:p w14:paraId="481DB2AF" w14:textId="77777777" w:rsidR="008F59FD" w:rsidRDefault="008F59FD" w:rsidP="00A80F2B">
                        <w:pPr>
                          <w:jc w:val="center"/>
                          <w:rPr>
                            <w:ins w:id="1518" w:author="Kostiantyn Kudriavtsev" w:date="2016-09-13T14:52:00Z"/>
                          </w:rPr>
                          <w:pPrChange w:id="1519" w:author="Kostiantyn Kudriavtsev" w:date="2016-09-13T14:50:00Z">
                            <w:pPr/>
                          </w:pPrChange>
                        </w:pPr>
                      </w:p>
                      <w:p w14:paraId="74D86BCE" w14:textId="45BE0078" w:rsidR="008F59FD" w:rsidRDefault="00CA5C49" w:rsidP="00A80F2B">
                        <w:pPr>
                          <w:jc w:val="center"/>
                          <w:rPr>
                            <w:ins w:id="1520" w:author="Kostiantyn Kudriavtsev" w:date="2016-09-13T14:51:00Z"/>
                          </w:rPr>
                          <w:pPrChange w:id="1521" w:author="Kostiantyn Kudriavtsev" w:date="2016-09-13T14:50:00Z">
                            <w:pPr/>
                          </w:pPrChange>
                        </w:pPr>
                        <w:proofErr w:type="gramStart"/>
                        <w:ins w:id="1522" w:author="Kostiantyn Kudriavtsev" w:date="2016-09-13T15:28:00Z">
                          <w:r>
                            <w:t>email</w:t>
                          </w:r>
                        </w:ins>
                        <w:proofErr w:type="gramEnd"/>
                      </w:p>
                      <w:p w14:paraId="2DACA46A" w14:textId="6CF266C7" w:rsidR="008F59FD" w:rsidRDefault="00C9198F" w:rsidP="00A80F2B">
                        <w:pPr>
                          <w:jc w:val="center"/>
                          <w:rPr>
                            <w:ins w:id="1523" w:author="Kostiantyn Kudriavtsev" w:date="2016-09-13T14:51:00Z"/>
                          </w:rPr>
                          <w:pPrChange w:id="1524" w:author="Kostiantyn Kudriavtsev" w:date="2016-09-13T14:50:00Z">
                            <w:pPr/>
                          </w:pPrChange>
                        </w:pPr>
                        <w:proofErr w:type="gramStart"/>
                        <w:ins w:id="1525" w:author="Kostiantyn Kudriavtsev" w:date="2016-09-13T15:49:00Z">
                          <w:r>
                            <w:t>given</w:t>
                          </w:r>
                        </w:ins>
                        <w:proofErr w:type="gramEnd"/>
                        <w:ins w:id="1526" w:author="Kostiantyn Kudriavtsev" w:date="2016-09-13T14:51:00Z">
                          <w:r w:rsidR="00CA5C49">
                            <w:t xml:space="preserve"> name</w:t>
                          </w:r>
                        </w:ins>
                      </w:p>
                      <w:p w14:paraId="642A8DFD" w14:textId="6D480E8B" w:rsidR="008F59FD" w:rsidRDefault="00CA5C49" w:rsidP="00A80F2B">
                        <w:pPr>
                          <w:jc w:val="center"/>
                          <w:rPr>
                            <w:ins w:id="1527" w:author="Kostiantyn Kudriavtsev" w:date="2016-09-13T14:51:00Z"/>
                          </w:rPr>
                          <w:pPrChange w:id="1528" w:author="Kostiantyn Kudriavtsev" w:date="2016-09-13T14:50:00Z">
                            <w:pPr/>
                          </w:pPrChange>
                        </w:pPr>
                        <w:proofErr w:type="gramStart"/>
                        <w:ins w:id="1529" w:author="Kostiantyn Kudriavtsev" w:date="2016-09-13T14:51:00Z">
                          <w:r>
                            <w:t>last</w:t>
                          </w:r>
                          <w:proofErr w:type="gramEnd"/>
                          <w:r>
                            <w:t xml:space="preserve"> name</w:t>
                          </w:r>
                        </w:ins>
                      </w:p>
                      <w:p w14:paraId="497E12DE" w14:textId="0062E9CE" w:rsidR="008F59FD" w:rsidRPr="00A80F2B" w:rsidRDefault="008F59FD" w:rsidP="00A80F2B">
                        <w:pPr>
                          <w:jc w:val="center"/>
                          <w:rPr>
                            <w:rPrChange w:id="1530" w:author="Kostiantyn Kudriavtsev" w:date="2016-09-13T14:51:00Z">
                              <w:rPr/>
                            </w:rPrChange>
                          </w:rPr>
                          <w:pPrChange w:id="1531" w:author="Kostiantyn Kudriavtsev" w:date="2016-09-13T14:50:00Z">
                            <w:pPr/>
                          </w:pPrChange>
                        </w:pPr>
                      </w:p>
                    </w:txbxContent>
                  </v:textbox>
                  <w10:wrap anchorx="margin"/>
                </v:rect>
              </w:pict>
            </mc:Fallback>
          </mc:AlternateContent>
        </w:r>
      </w:ins>
      <w:ins w:id="1532" w:author="Kostiantyn Kudriavtsev" w:date="2016-09-13T14:51:00Z">
        <w:r w:rsidR="00541576">
          <w:rPr>
            <w:noProof/>
          </w:rPr>
          <mc:AlternateContent>
            <mc:Choice Requires="wps">
              <w:drawing>
                <wp:anchor distT="0" distB="0" distL="114300" distR="114300" simplePos="0" relativeHeight="251674624" behindDoc="0" locked="0" layoutInCell="1" allowOverlap="1" wp14:anchorId="3AFE34FA" wp14:editId="20002DD4">
                  <wp:simplePos x="0" y="0"/>
                  <wp:positionH relativeFrom="column">
                    <wp:posOffset>3005137</wp:posOffset>
                  </wp:positionH>
                  <wp:positionV relativeFrom="paragraph">
                    <wp:posOffset>161290</wp:posOffset>
                  </wp:positionV>
                  <wp:extent cx="1326833" cy="1162050"/>
                  <wp:effectExtent l="0" t="0" r="26035" b="19050"/>
                  <wp:wrapNone/>
                  <wp:docPr id="42" name="Rectangle 42"/>
                  <wp:cNvGraphicFramePr/>
                  <a:graphic xmlns:a="http://schemas.openxmlformats.org/drawingml/2006/main">
                    <a:graphicData uri="http://schemas.microsoft.com/office/word/2010/wordprocessingShape">
                      <wps:wsp>
                        <wps:cNvSpPr/>
                        <wps:spPr>
                          <a:xfrm>
                            <a:off x="0" y="0"/>
                            <a:ext cx="1326833" cy="1162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FDFEBB" w14:textId="19577F46" w:rsidR="008F59FD" w:rsidRDefault="008F59FD" w:rsidP="00A80F2B">
                              <w:pPr>
                                <w:jc w:val="center"/>
                                <w:rPr>
                                  <w:ins w:id="1533" w:author="Kostiantyn Kudriavtsev" w:date="2016-09-13T15:47:00Z"/>
                                  <w:b/>
                                </w:rPr>
                                <w:pPrChange w:id="1534" w:author="Kostiantyn Kudriavtsev" w:date="2016-09-13T14:50:00Z">
                                  <w:pPr/>
                                </w:pPrChange>
                              </w:pPr>
                              <w:ins w:id="1535" w:author="Kostiantyn Kudriavtsev" w:date="2016-09-13T14:51:00Z">
                                <w:r>
                                  <w:rPr>
                                    <w:b/>
                                  </w:rPr>
                                  <w:t>MAPPING</w:t>
                                </w:r>
                              </w:ins>
                            </w:p>
                            <w:p w14:paraId="6F08D289" w14:textId="5EBCCFAA" w:rsidR="00C9198F" w:rsidRPr="00C9198F" w:rsidRDefault="00C9198F" w:rsidP="00A80F2B">
                              <w:pPr>
                                <w:jc w:val="center"/>
                                <w:rPr>
                                  <w:ins w:id="1536" w:author="Kostiantyn Kudriavtsev" w:date="2016-09-13T14:52:00Z"/>
                                  <w:i/>
                                  <w:rPrChange w:id="1537" w:author="Kostiantyn Kudriavtsev" w:date="2016-09-13T15:47:00Z">
                                    <w:rPr>
                                      <w:ins w:id="1538" w:author="Kostiantyn Kudriavtsev" w:date="2016-09-13T14:52:00Z"/>
                                      <w:b/>
                                    </w:rPr>
                                  </w:rPrChange>
                                </w:rPr>
                                <w:pPrChange w:id="1539" w:author="Kostiantyn Kudriavtsev" w:date="2016-09-13T14:50:00Z">
                                  <w:pPr/>
                                </w:pPrChange>
                              </w:pPr>
                              <w:ins w:id="1540" w:author="Kostiantyn Kudriavtsev" w:date="2016-09-13T15:47:00Z">
                                <w:r w:rsidRPr="00C9198F">
                                  <w:rPr>
                                    <w:i/>
                                    <w:rPrChange w:id="1541" w:author="Kostiantyn Kudriavtsev" w:date="2016-09-13T15:47:00Z">
                                      <w:rPr>
                                        <w:b/>
                                      </w:rPr>
                                    </w:rPrChange>
                                  </w:rPr>
                                  <w:t>Python code</w:t>
                                </w:r>
                              </w:ins>
                            </w:p>
                            <w:p w14:paraId="4CE9A1E7" w14:textId="77777777" w:rsidR="008F59FD" w:rsidRDefault="008F59FD" w:rsidP="00A80F2B">
                              <w:pPr>
                                <w:jc w:val="center"/>
                                <w:rPr>
                                  <w:ins w:id="1542" w:author="Kostiantyn Kudriavtsev" w:date="2016-09-13T14:51:00Z"/>
                                  <w:b/>
                                </w:rPr>
                                <w:pPrChange w:id="1543" w:author="Kostiantyn Kudriavtsev" w:date="2016-09-13T14:50:00Z">
                                  <w:pPr/>
                                </w:pPrChange>
                              </w:pPr>
                            </w:p>
                            <w:p w14:paraId="3D221477" w14:textId="31335E74" w:rsidR="008F59FD" w:rsidRDefault="00CA5C49" w:rsidP="00A80F2B">
                              <w:pPr>
                                <w:jc w:val="center"/>
                                <w:rPr>
                                  <w:ins w:id="1544" w:author="Kostiantyn Kudriavtsev" w:date="2016-09-13T14:51:00Z"/>
                                </w:rPr>
                                <w:pPrChange w:id="1545" w:author="Kostiantyn Kudriavtsev" w:date="2016-09-13T14:50:00Z">
                                  <w:pPr/>
                                </w:pPrChange>
                              </w:pPr>
                              <w:proofErr w:type="gramStart"/>
                              <w:ins w:id="1546" w:author="Kostiantyn Kudriavtsev" w:date="2016-09-13T15:28:00Z">
                                <w:r>
                                  <w:t>email</w:t>
                                </w:r>
                              </w:ins>
                              <w:proofErr w:type="gramEnd"/>
                              <w:ins w:id="1547" w:author="Kostiantyn Kudriavtsev" w:date="2016-09-13T14:51:00Z">
                                <w:r>
                                  <w:t xml:space="preserve"> =&gt; email</w:t>
                                </w:r>
                              </w:ins>
                            </w:p>
                            <w:p w14:paraId="13621C1C" w14:textId="77777777" w:rsidR="00F065C9" w:rsidRDefault="00F065C9" w:rsidP="00A80F2B">
                              <w:pPr>
                                <w:jc w:val="center"/>
                                <w:rPr>
                                  <w:ins w:id="1548" w:author="Kostiantyn Kudriavtsev" w:date="2016-09-13T15:35:00Z"/>
                                </w:rPr>
                                <w:pPrChange w:id="1549" w:author="Kostiantyn Kudriavtsev" w:date="2016-09-13T14:50:00Z">
                                  <w:pPr/>
                                </w:pPrChange>
                              </w:pPr>
                            </w:p>
                            <w:p w14:paraId="16B7D698" w14:textId="409B688B" w:rsidR="008F59FD" w:rsidRDefault="00C9198F" w:rsidP="00A80F2B">
                              <w:pPr>
                                <w:jc w:val="center"/>
                                <w:rPr>
                                  <w:ins w:id="1550" w:author="Kostiantyn Kudriavtsev" w:date="2016-09-13T14:51:00Z"/>
                                </w:rPr>
                                <w:pPrChange w:id="1551" w:author="Kostiantyn Kudriavtsev" w:date="2016-09-13T14:50:00Z">
                                  <w:pPr/>
                                </w:pPrChange>
                              </w:pPr>
                              <w:proofErr w:type="gramStart"/>
                              <w:ins w:id="1552" w:author="Kostiantyn Kudriavtsev" w:date="2016-09-13T15:49:00Z">
                                <w:r>
                                  <w:t>given</w:t>
                                </w:r>
                              </w:ins>
                              <w:proofErr w:type="gramEnd"/>
                              <w:ins w:id="1553" w:author="Kostiantyn Kudriavtsev" w:date="2016-09-13T15:28:00Z">
                                <w:r w:rsidR="00CA5C49">
                                  <w:t xml:space="preserve"> name + last name =&gt; full name</w:t>
                                </w:r>
                              </w:ins>
                            </w:p>
                            <w:p w14:paraId="25B049A1" w14:textId="63B90B0B" w:rsidR="008F59FD" w:rsidRPr="00A80F2B" w:rsidRDefault="008F59FD" w:rsidP="00A80F2B">
                              <w:pPr>
                                <w:jc w:val="center"/>
                                <w:rPr>
                                  <w:rPrChange w:id="1554" w:author="Kostiantyn Kudriavtsev" w:date="2016-09-13T14:51:00Z">
                                    <w:rPr/>
                                  </w:rPrChange>
                                </w:rPr>
                                <w:pPrChange w:id="1555" w:author="Kostiantyn Kudriavtsev" w:date="2016-09-13T14:50: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E34FA" id="Rectangle 42" o:spid="_x0000_s1041" style="position:absolute;left:0;text-align:left;margin-left:236.6pt;margin-top:12.7pt;width:104.5pt;height: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" fillcolor="#5b9bd5 [3204]" strokecolor="#1f4d78 [1604]" strokeweight="1pt">
                  <v:textbox>
                    <w:txbxContent>
                      <w:p w14:paraId="3AFDFEBB" w14:textId="19577F46" w:rsidR="008F59FD" w:rsidRDefault="008F59FD" w:rsidP="00A80F2B">
                        <w:pPr>
                          <w:jc w:val="center"/>
                          <w:rPr>
                            <w:ins w:id="1556" w:author="Kostiantyn Kudriavtsev" w:date="2016-09-13T15:47:00Z"/>
                            <w:b/>
                          </w:rPr>
                          <w:pPrChange w:id="1557" w:author="Kostiantyn Kudriavtsev" w:date="2016-09-13T14:50:00Z">
                            <w:pPr/>
                          </w:pPrChange>
                        </w:pPr>
                        <w:ins w:id="1558" w:author="Kostiantyn Kudriavtsev" w:date="2016-09-13T14:51:00Z">
                          <w:r>
                            <w:rPr>
                              <w:b/>
                            </w:rPr>
                            <w:t>MAPPING</w:t>
                          </w:r>
                        </w:ins>
                      </w:p>
                      <w:p w14:paraId="6F08D289" w14:textId="5EBCCFAA" w:rsidR="00C9198F" w:rsidRPr="00C9198F" w:rsidRDefault="00C9198F" w:rsidP="00A80F2B">
                        <w:pPr>
                          <w:jc w:val="center"/>
                          <w:rPr>
                            <w:ins w:id="1559" w:author="Kostiantyn Kudriavtsev" w:date="2016-09-13T14:52:00Z"/>
                            <w:i/>
                            <w:rPrChange w:id="1560" w:author="Kostiantyn Kudriavtsev" w:date="2016-09-13T15:47:00Z">
                              <w:rPr>
                                <w:ins w:id="1561" w:author="Kostiantyn Kudriavtsev" w:date="2016-09-13T14:52:00Z"/>
                                <w:b/>
                              </w:rPr>
                            </w:rPrChange>
                          </w:rPr>
                          <w:pPrChange w:id="1562" w:author="Kostiantyn Kudriavtsev" w:date="2016-09-13T14:50:00Z">
                            <w:pPr/>
                          </w:pPrChange>
                        </w:pPr>
                        <w:ins w:id="1563" w:author="Kostiantyn Kudriavtsev" w:date="2016-09-13T15:47:00Z">
                          <w:r w:rsidRPr="00C9198F">
                            <w:rPr>
                              <w:i/>
                              <w:rPrChange w:id="1564" w:author="Kostiantyn Kudriavtsev" w:date="2016-09-13T15:47:00Z">
                                <w:rPr>
                                  <w:b/>
                                </w:rPr>
                              </w:rPrChange>
                            </w:rPr>
                            <w:t>Python code</w:t>
                          </w:r>
                        </w:ins>
                      </w:p>
                      <w:p w14:paraId="4CE9A1E7" w14:textId="77777777" w:rsidR="008F59FD" w:rsidRDefault="008F59FD" w:rsidP="00A80F2B">
                        <w:pPr>
                          <w:jc w:val="center"/>
                          <w:rPr>
                            <w:ins w:id="1565" w:author="Kostiantyn Kudriavtsev" w:date="2016-09-13T14:51:00Z"/>
                            <w:b/>
                          </w:rPr>
                          <w:pPrChange w:id="1566" w:author="Kostiantyn Kudriavtsev" w:date="2016-09-13T14:50:00Z">
                            <w:pPr/>
                          </w:pPrChange>
                        </w:pPr>
                      </w:p>
                      <w:p w14:paraId="3D221477" w14:textId="31335E74" w:rsidR="008F59FD" w:rsidRDefault="00CA5C49" w:rsidP="00A80F2B">
                        <w:pPr>
                          <w:jc w:val="center"/>
                          <w:rPr>
                            <w:ins w:id="1567" w:author="Kostiantyn Kudriavtsev" w:date="2016-09-13T14:51:00Z"/>
                          </w:rPr>
                          <w:pPrChange w:id="1568" w:author="Kostiantyn Kudriavtsev" w:date="2016-09-13T14:50:00Z">
                            <w:pPr/>
                          </w:pPrChange>
                        </w:pPr>
                        <w:proofErr w:type="gramStart"/>
                        <w:ins w:id="1569" w:author="Kostiantyn Kudriavtsev" w:date="2016-09-13T15:28:00Z">
                          <w:r>
                            <w:t>email</w:t>
                          </w:r>
                        </w:ins>
                        <w:proofErr w:type="gramEnd"/>
                        <w:ins w:id="1570" w:author="Kostiantyn Kudriavtsev" w:date="2016-09-13T14:51:00Z">
                          <w:r>
                            <w:t xml:space="preserve"> =&gt; email</w:t>
                          </w:r>
                        </w:ins>
                      </w:p>
                      <w:p w14:paraId="13621C1C" w14:textId="77777777" w:rsidR="00F065C9" w:rsidRDefault="00F065C9" w:rsidP="00A80F2B">
                        <w:pPr>
                          <w:jc w:val="center"/>
                          <w:rPr>
                            <w:ins w:id="1571" w:author="Kostiantyn Kudriavtsev" w:date="2016-09-13T15:35:00Z"/>
                          </w:rPr>
                          <w:pPrChange w:id="1572" w:author="Kostiantyn Kudriavtsev" w:date="2016-09-13T14:50:00Z">
                            <w:pPr/>
                          </w:pPrChange>
                        </w:pPr>
                      </w:p>
                      <w:p w14:paraId="16B7D698" w14:textId="409B688B" w:rsidR="008F59FD" w:rsidRDefault="00C9198F" w:rsidP="00A80F2B">
                        <w:pPr>
                          <w:jc w:val="center"/>
                          <w:rPr>
                            <w:ins w:id="1573" w:author="Kostiantyn Kudriavtsev" w:date="2016-09-13T14:51:00Z"/>
                          </w:rPr>
                          <w:pPrChange w:id="1574" w:author="Kostiantyn Kudriavtsev" w:date="2016-09-13T14:50:00Z">
                            <w:pPr/>
                          </w:pPrChange>
                        </w:pPr>
                        <w:proofErr w:type="gramStart"/>
                        <w:ins w:id="1575" w:author="Kostiantyn Kudriavtsev" w:date="2016-09-13T15:49:00Z">
                          <w:r>
                            <w:t>given</w:t>
                          </w:r>
                        </w:ins>
                        <w:proofErr w:type="gramEnd"/>
                        <w:ins w:id="1576" w:author="Kostiantyn Kudriavtsev" w:date="2016-09-13T15:28:00Z">
                          <w:r w:rsidR="00CA5C49">
                            <w:t xml:space="preserve"> name + last name =&gt; full name</w:t>
                          </w:r>
                        </w:ins>
                      </w:p>
                      <w:p w14:paraId="25B049A1" w14:textId="63B90B0B" w:rsidR="008F59FD" w:rsidRPr="00A80F2B" w:rsidRDefault="008F59FD" w:rsidP="00A80F2B">
                        <w:pPr>
                          <w:jc w:val="center"/>
                          <w:rPr>
                            <w:rPrChange w:id="1577" w:author="Kostiantyn Kudriavtsev" w:date="2016-09-13T14:51:00Z">
                              <w:rPr/>
                            </w:rPrChange>
                          </w:rPr>
                          <w:pPrChange w:id="1578" w:author="Kostiantyn Kudriavtsev" w:date="2016-09-13T14:50:00Z">
                            <w:pPr/>
                          </w:pPrChange>
                        </w:pPr>
                      </w:p>
                    </w:txbxContent>
                  </v:textbox>
                </v:rect>
              </w:pict>
            </mc:Fallback>
          </mc:AlternateContent>
        </w:r>
        <w:r w:rsidR="00541576">
          <w:rPr>
            <w:noProof/>
          </w:rPr>
          <mc:AlternateContent>
            <mc:Choice Requires="wps">
              <w:drawing>
                <wp:anchor distT="0" distB="0" distL="114300" distR="114300" simplePos="0" relativeHeight="251672576" behindDoc="0" locked="0" layoutInCell="1" allowOverlap="1" wp14:anchorId="3635156B" wp14:editId="259CBC9C">
                  <wp:simplePos x="0" y="0"/>
                  <wp:positionH relativeFrom="margin">
                    <wp:align>right</wp:align>
                  </wp:positionH>
                  <wp:positionV relativeFrom="paragraph">
                    <wp:posOffset>145732</wp:posOffset>
                  </wp:positionV>
                  <wp:extent cx="1228725" cy="11620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228725" cy="11620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85CDC35" w14:textId="20B65988" w:rsidR="008F59FD" w:rsidRDefault="00CA5C49" w:rsidP="00A80F2B">
                              <w:pPr>
                                <w:jc w:val="center"/>
                                <w:rPr>
                                  <w:ins w:id="1579" w:author="Kostiantyn Kudriavtsev" w:date="2016-09-13T15:46:00Z"/>
                                  <w:b/>
                                </w:rPr>
                                <w:pPrChange w:id="1580" w:author="Kostiantyn Kudriavtsev" w:date="2016-09-13T14:50:00Z">
                                  <w:pPr/>
                                </w:pPrChange>
                              </w:pPr>
                              <w:ins w:id="1581" w:author="Kostiantyn Kudriavtsev" w:date="2016-09-13T15:28:00Z">
                                <w:r>
                                  <w:rPr>
                                    <w:b/>
                                  </w:rPr>
                                  <w:t>USER</w:t>
                                </w:r>
                              </w:ins>
                            </w:p>
                            <w:p w14:paraId="2DD3D97F" w14:textId="360C9A5F" w:rsidR="00C9198F" w:rsidRPr="00C9198F" w:rsidRDefault="00C9198F" w:rsidP="00A80F2B">
                              <w:pPr>
                                <w:jc w:val="center"/>
                                <w:rPr>
                                  <w:ins w:id="1582" w:author="Kostiantyn Kudriavtsev" w:date="2016-09-13T14:51:00Z"/>
                                  <w:i/>
                                  <w:rPrChange w:id="1583" w:author="Kostiantyn Kudriavtsev" w:date="2016-09-13T15:46:00Z">
                                    <w:rPr>
                                      <w:ins w:id="1584" w:author="Kostiantyn Kudriavtsev" w:date="2016-09-13T14:51:00Z"/>
                                      <w:b/>
                                    </w:rPr>
                                  </w:rPrChange>
                                </w:rPr>
                                <w:pPrChange w:id="1585" w:author="Kostiantyn Kudriavtsev" w:date="2016-09-13T14:50:00Z">
                                  <w:pPr/>
                                </w:pPrChange>
                              </w:pPr>
                              <w:ins w:id="1586" w:author="Kostiantyn Kudriavtsev" w:date="2016-09-13T15:46:00Z">
                                <w:r w:rsidRPr="00C9198F">
                                  <w:rPr>
                                    <w:i/>
                                    <w:rPrChange w:id="1587" w:author="Kostiantyn Kudriavtsev" w:date="2016-09-13T15:46:00Z">
                                      <w:rPr>
                                        <w:b/>
                                      </w:rPr>
                                    </w:rPrChange>
                                  </w:rPr>
                                  <w:t>Java bean</w:t>
                                </w:r>
                              </w:ins>
                            </w:p>
                            <w:p w14:paraId="19EFD475" w14:textId="77777777" w:rsidR="00CA5C49" w:rsidRDefault="00CA5C49" w:rsidP="00A80F2B">
                              <w:pPr>
                                <w:jc w:val="center"/>
                                <w:rPr>
                                  <w:ins w:id="1588" w:author="Kostiantyn Kudriavtsev" w:date="2016-09-13T15:28:00Z"/>
                                </w:rPr>
                                <w:pPrChange w:id="1589" w:author="Kostiantyn Kudriavtsev" w:date="2016-09-13T14:50:00Z">
                                  <w:pPr/>
                                </w:pPrChange>
                              </w:pPr>
                            </w:p>
                            <w:p w14:paraId="3028CEC1" w14:textId="404068A5" w:rsidR="008F59FD" w:rsidRDefault="00CA5C49" w:rsidP="00A80F2B">
                              <w:pPr>
                                <w:jc w:val="center"/>
                                <w:rPr>
                                  <w:ins w:id="1590" w:author="Kostiantyn Kudriavtsev" w:date="2016-09-13T14:54:00Z"/>
                                </w:rPr>
                                <w:pPrChange w:id="1591" w:author="Kostiantyn Kudriavtsev" w:date="2016-09-13T14:50:00Z">
                                  <w:pPr/>
                                </w:pPrChange>
                              </w:pPr>
                              <w:proofErr w:type="gramStart"/>
                              <w:ins w:id="1592" w:author="Kostiantyn Kudriavtsev" w:date="2016-09-13T15:28:00Z">
                                <w:r>
                                  <w:t>email</w:t>
                                </w:r>
                              </w:ins>
                              <w:proofErr w:type="gramEnd"/>
                            </w:p>
                            <w:p w14:paraId="1CE0FA41" w14:textId="77777777" w:rsidR="008F59FD" w:rsidRDefault="008F59FD" w:rsidP="00A80F2B">
                              <w:pPr>
                                <w:jc w:val="center"/>
                                <w:rPr>
                                  <w:ins w:id="1593" w:author="Kostiantyn Kudriavtsev" w:date="2016-09-13T14:51:00Z"/>
                                </w:rPr>
                                <w:pPrChange w:id="1594" w:author="Kostiantyn Kudriavtsev" w:date="2016-09-13T14:50:00Z">
                                  <w:pPr/>
                                </w:pPrChange>
                              </w:pPr>
                            </w:p>
                            <w:p w14:paraId="2890804E" w14:textId="6F518C59" w:rsidR="008F59FD" w:rsidRDefault="00CA5C49" w:rsidP="00A80F2B">
                              <w:pPr>
                                <w:jc w:val="center"/>
                                <w:rPr>
                                  <w:ins w:id="1595" w:author="Kostiantyn Kudriavtsev" w:date="2016-09-13T14:54:00Z"/>
                                </w:rPr>
                                <w:pPrChange w:id="1596" w:author="Kostiantyn Kudriavtsev" w:date="2016-09-13T14:50:00Z">
                                  <w:pPr/>
                                </w:pPrChange>
                              </w:pPr>
                              <w:proofErr w:type="gramStart"/>
                              <w:ins w:id="1597" w:author="Kostiantyn Kudriavtsev" w:date="2016-09-13T15:28:00Z">
                                <w:r>
                                  <w:t>full</w:t>
                                </w:r>
                                <w:proofErr w:type="gramEnd"/>
                                <w:r>
                                  <w:t xml:space="preserve"> name</w:t>
                                </w:r>
                              </w:ins>
                            </w:p>
                            <w:p w14:paraId="7DED5C69" w14:textId="77777777" w:rsidR="008F59FD" w:rsidRDefault="008F59FD" w:rsidP="00A80F2B">
                              <w:pPr>
                                <w:jc w:val="center"/>
                                <w:rPr>
                                  <w:ins w:id="1598" w:author="Kostiantyn Kudriavtsev" w:date="2016-09-13T14:51:00Z"/>
                                </w:rPr>
                                <w:pPrChange w:id="1599" w:author="Kostiantyn Kudriavtsev" w:date="2016-09-13T14:50:00Z">
                                  <w:pPr/>
                                </w:pPrChange>
                              </w:pPr>
                            </w:p>
                            <w:p w14:paraId="1E0F81CD" w14:textId="592EECB9" w:rsidR="008F59FD" w:rsidRPr="00A80F2B" w:rsidRDefault="008F59FD" w:rsidP="00071675">
                              <w:pPr>
                                <w:jc w:val="center"/>
                                <w:rPr>
                                  <w:rPrChange w:id="1600" w:author="Kostiantyn Kudriavtsev" w:date="2016-09-13T14:51:00Z">
                                    <w:rPr/>
                                  </w:rPrChange>
                                </w:rPr>
                                <w:pPrChange w:id="1601" w:author="Kostiantyn Kudriavtsev" w:date="2016-09-13T14:51: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5156B" id="Rectangle 41" o:spid="_x0000_s1042" style="position:absolute;left:0;text-align:left;margin-left:45.55pt;margin-top:11.45pt;width:96.75pt;height:91.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" fillcolor="#ffc000 [3207]" strokecolor="#7f5f00 [1607]" strokeweight="1pt">
                  <v:textbox>
                    <w:txbxContent>
                      <w:p w14:paraId="385CDC35" w14:textId="20B65988" w:rsidR="008F59FD" w:rsidRDefault="00CA5C49" w:rsidP="00A80F2B">
                        <w:pPr>
                          <w:jc w:val="center"/>
                          <w:rPr>
                            <w:ins w:id="1602" w:author="Kostiantyn Kudriavtsev" w:date="2016-09-13T15:46:00Z"/>
                            <w:b/>
                          </w:rPr>
                          <w:pPrChange w:id="1603" w:author="Kostiantyn Kudriavtsev" w:date="2016-09-13T14:50:00Z">
                            <w:pPr/>
                          </w:pPrChange>
                        </w:pPr>
                        <w:ins w:id="1604" w:author="Kostiantyn Kudriavtsev" w:date="2016-09-13T15:28:00Z">
                          <w:r>
                            <w:rPr>
                              <w:b/>
                            </w:rPr>
                            <w:t>USER</w:t>
                          </w:r>
                        </w:ins>
                      </w:p>
                      <w:p w14:paraId="2DD3D97F" w14:textId="360C9A5F" w:rsidR="00C9198F" w:rsidRPr="00C9198F" w:rsidRDefault="00C9198F" w:rsidP="00A80F2B">
                        <w:pPr>
                          <w:jc w:val="center"/>
                          <w:rPr>
                            <w:ins w:id="1605" w:author="Kostiantyn Kudriavtsev" w:date="2016-09-13T14:51:00Z"/>
                            <w:i/>
                            <w:rPrChange w:id="1606" w:author="Kostiantyn Kudriavtsev" w:date="2016-09-13T15:46:00Z">
                              <w:rPr>
                                <w:ins w:id="1607" w:author="Kostiantyn Kudriavtsev" w:date="2016-09-13T14:51:00Z"/>
                                <w:b/>
                              </w:rPr>
                            </w:rPrChange>
                          </w:rPr>
                          <w:pPrChange w:id="1608" w:author="Kostiantyn Kudriavtsev" w:date="2016-09-13T14:50:00Z">
                            <w:pPr/>
                          </w:pPrChange>
                        </w:pPr>
                        <w:ins w:id="1609" w:author="Kostiantyn Kudriavtsev" w:date="2016-09-13T15:46:00Z">
                          <w:r w:rsidRPr="00C9198F">
                            <w:rPr>
                              <w:i/>
                              <w:rPrChange w:id="1610" w:author="Kostiantyn Kudriavtsev" w:date="2016-09-13T15:46:00Z">
                                <w:rPr>
                                  <w:b/>
                                </w:rPr>
                              </w:rPrChange>
                            </w:rPr>
                            <w:t>Java bean</w:t>
                          </w:r>
                        </w:ins>
                      </w:p>
                      <w:p w14:paraId="19EFD475" w14:textId="77777777" w:rsidR="00CA5C49" w:rsidRDefault="00CA5C49" w:rsidP="00A80F2B">
                        <w:pPr>
                          <w:jc w:val="center"/>
                          <w:rPr>
                            <w:ins w:id="1611" w:author="Kostiantyn Kudriavtsev" w:date="2016-09-13T15:28:00Z"/>
                          </w:rPr>
                          <w:pPrChange w:id="1612" w:author="Kostiantyn Kudriavtsev" w:date="2016-09-13T14:50:00Z">
                            <w:pPr/>
                          </w:pPrChange>
                        </w:pPr>
                      </w:p>
                      <w:p w14:paraId="3028CEC1" w14:textId="404068A5" w:rsidR="008F59FD" w:rsidRDefault="00CA5C49" w:rsidP="00A80F2B">
                        <w:pPr>
                          <w:jc w:val="center"/>
                          <w:rPr>
                            <w:ins w:id="1613" w:author="Kostiantyn Kudriavtsev" w:date="2016-09-13T14:54:00Z"/>
                          </w:rPr>
                          <w:pPrChange w:id="1614" w:author="Kostiantyn Kudriavtsev" w:date="2016-09-13T14:50:00Z">
                            <w:pPr/>
                          </w:pPrChange>
                        </w:pPr>
                        <w:proofErr w:type="gramStart"/>
                        <w:ins w:id="1615" w:author="Kostiantyn Kudriavtsev" w:date="2016-09-13T15:28:00Z">
                          <w:r>
                            <w:t>email</w:t>
                          </w:r>
                        </w:ins>
                        <w:proofErr w:type="gramEnd"/>
                      </w:p>
                      <w:p w14:paraId="1CE0FA41" w14:textId="77777777" w:rsidR="008F59FD" w:rsidRDefault="008F59FD" w:rsidP="00A80F2B">
                        <w:pPr>
                          <w:jc w:val="center"/>
                          <w:rPr>
                            <w:ins w:id="1616" w:author="Kostiantyn Kudriavtsev" w:date="2016-09-13T14:51:00Z"/>
                          </w:rPr>
                          <w:pPrChange w:id="1617" w:author="Kostiantyn Kudriavtsev" w:date="2016-09-13T14:50:00Z">
                            <w:pPr/>
                          </w:pPrChange>
                        </w:pPr>
                      </w:p>
                      <w:p w14:paraId="2890804E" w14:textId="6F518C59" w:rsidR="008F59FD" w:rsidRDefault="00CA5C49" w:rsidP="00A80F2B">
                        <w:pPr>
                          <w:jc w:val="center"/>
                          <w:rPr>
                            <w:ins w:id="1618" w:author="Kostiantyn Kudriavtsev" w:date="2016-09-13T14:54:00Z"/>
                          </w:rPr>
                          <w:pPrChange w:id="1619" w:author="Kostiantyn Kudriavtsev" w:date="2016-09-13T14:50:00Z">
                            <w:pPr/>
                          </w:pPrChange>
                        </w:pPr>
                        <w:proofErr w:type="gramStart"/>
                        <w:ins w:id="1620" w:author="Kostiantyn Kudriavtsev" w:date="2016-09-13T15:28:00Z">
                          <w:r>
                            <w:t>full</w:t>
                          </w:r>
                          <w:proofErr w:type="gramEnd"/>
                          <w:r>
                            <w:t xml:space="preserve"> name</w:t>
                          </w:r>
                        </w:ins>
                      </w:p>
                      <w:p w14:paraId="7DED5C69" w14:textId="77777777" w:rsidR="008F59FD" w:rsidRDefault="008F59FD" w:rsidP="00A80F2B">
                        <w:pPr>
                          <w:jc w:val="center"/>
                          <w:rPr>
                            <w:ins w:id="1621" w:author="Kostiantyn Kudriavtsev" w:date="2016-09-13T14:51:00Z"/>
                          </w:rPr>
                          <w:pPrChange w:id="1622" w:author="Kostiantyn Kudriavtsev" w:date="2016-09-13T14:50:00Z">
                            <w:pPr/>
                          </w:pPrChange>
                        </w:pPr>
                      </w:p>
                      <w:p w14:paraId="1E0F81CD" w14:textId="592EECB9" w:rsidR="008F59FD" w:rsidRPr="00A80F2B" w:rsidRDefault="008F59FD" w:rsidP="00071675">
                        <w:pPr>
                          <w:jc w:val="center"/>
                          <w:rPr>
                            <w:rPrChange w:id="1623" w:author="Kostiantyn Kudriavtsev" w:date="2016-09-13T14:51:00Z">
                              <w:rPr/>
                            </w:rPrChange>
                          </w:rPr>
                          <w:pPrChange w:id="1624" w:author="Kostiantyn Kudriavtsev" w:date="2016-09-13T14:51:00Z">
                            <w:pPr/>
                          </w:pPrChange>
                        </w:pPr>
                      </w:p>
                    </w:txbxContent>
                  </v:textbox>
                  <w10:wrap anchorx="margin"/>
                </v:rect>
              </w:pict>
            </mc:Fallback>
          </mc:AlternateContent>
        </w:r>
      </w:ins>
      <w:ins w:id="1625" w:author="Kostiantyn Kudriavtsev" w:date="2016-09-13T14:49:00Z">
        <w:r w:rsidR="00A80F2B">
          <w:t>The example of mapping is</w:t>
        </w:r>
      </w:ins>
      <w:ins w:id="1626" w:author="Kostiantyn Kudriavtsev" w:date="2016-09-13T14:50:00Z">
        <w:r w:rsidR="00A80F2B">
          <w:t xml:space="preserve"> depictured on the diagram </w:t>
        </w:r>
      </w:ins>
      <w:ins w:id="1627" w:author="Kostiantyn Kudriavtsev" w:date="2016-09-13T14:53:00Z">
        <w:r w:rsidR="00071675">
          <w:fldChar w:fldCharType="begin"/>
        </w:r>
        <w:r w:rsidR="00071675">
          <w:instrText xml:space="preserve"> REF _Ref461541726 \h </w:instrText>
        </w:r>
      </w:ins>
      <w:r w:rsidR="00071675">
        <w:fldChar w:fldCharType="separate"/>
      </w:r>
      <w:ins w:id="1628" w:author="Kostiantyn Kudriavtsev" w:date="2016-09-13T14:53:00Z">
        <w:r w:rsidR="00071675">
          <w:t xml:space="preserve">Figure </w:t>
        </w:r>
        <w:r w:rsidR="00071675">
          <w:rPr>
            <w:noProof/>
          </w:rPr>
          <w:t>8</w:t>
        </w:r>
        <w:r w:rsidR="00071675">
          <w:t xml:space="preserve"> Mapping using </w:t>
        </w:r>
      </w:ins>
      <w:ins w:id="1629" w:author="Kostiantyn Kudriavtsev" w:date="2016-09-13T15:42:00Z">
        <w:r w:rsidR="008A17A6">
          <w:t>Python</w:t>
        </w:r>
      </w:ins>
      <w:ins w:id="1630" w:author="Kostiantyn Kudriavtsev" w:date="2016-09-13T14:53:00Z">
        <w:r w:rsidR="00071675">
          <w:fldChar w:fldCharType="end"/>
        </w:r>
      </w:ins>
    </w:p>
    <w:p w14:paraId="207F93F5" w14:textId="73F7C6C5" w:rsidR="00A80F2B" w:rsidRDefault="00A80F2B" w:rsidP="00A80F2B">
      <w:pPr>
        <w:pStyle w:val="BodyText"/>
        <w:rPr>
          <w:ins w:id="1631" w:author="Kostiantyn Kudriavtsev" w:date="2016-09-13T14:50:00Z"/>
        </w:rPr>
        <w:pPrChange w:id="1632" w:author="Kostiantyn Kudriavtsev" w:date="2016-09-13T14:44:00Z">
          <w:pPr>
            <w:pStyle w:val="Heading3"/>
          </w:pPr>
        </w:pPrChange>
      </w:pPr>
    </w:p>
    <w:p w14:paraId="3440992E" w14:textId="2BA35621" w:rsidR="00A80F2B" w:rsidRDefault="00A80F2B" w:rsidP="00A80F2B">
      <w:pPr>
        <w:pStyle w:val="BodyText"/>
        <w:rPr>
          <w:ins w:id="1633" w:author="Kostiantyn Kudriavtsev" w:date="2016-09-13T14:50:00Z"/>
        </w:rPr>
        <w:pPrChange w:id="1634" w:author="Kostiantyn Kudriavtsev" w:date="2016-09-13T14:44:00Z">
          <w:pPr>
            <w:pStyle w:val="Heading3"/>
          </w:pPr>
        </w:pPrChange>
      </w:pPr>
    </w:p>
    <w:p w14:paraId="2D415C65" w14:textId="42A252C5" w:rsidR="00A80F2B" w:rsidRDefault="00C9198F" w:rsidP="00A80F2B">
      <w:pPr>
        <w:pStyle w:val="BodyText"/>
        <w:rPr>
          <w:ins w:id="1635" w:author="Kostiantyn Kudriavtsev" w:date="2016-09-13T14:49:00Z"/>
        </w:rPr>
        <w:pPrChange w:id="1636" w:author="Kostiantyn Kudriavtsev" w:date="2016-09-13T14:44:00Z">
          <w:pPr>
            <w:pStyle w:val="Heading3"/>
          </w:pPr>
        </w:pPrChange>
      </w:pPr>
      <w:ins w:id="1637" w:author="Kostiantyn Kudriavtsev" w:date="2016-09-13T15:50:00Z">
        <w:r>
          <w:rPr>
            <w:noProof/>
          </w:rPr>
          <mc:AlternateContent>
            <mc:Choice Requires="wps">
              <w:drawing>
                <wp:anchor distT="0" distB="0" distL="114300" distR="114300" simplePos="0" relativeHeight="251679744" behindDoc="0" locked="0" layoutInCell="1" allowOverlap="1" wp14:anchorId="684E2881" wp14:editId="7B28918C">
                  <wp:simplePos x="0" y="0"/>
                  <wp:positionH relativeFrom="column">
                    <wp:posOffset>4349115</wp:posOffset>
                  </wp:positionH>
                  <wp:positionV relativeFrom="paragraph">
                    <wp:posOffset>71120</wp:posOffset>
                  </wp:positionV>
                  <wp:extent cx="338138" cy="4763"/>
                  <wp:effectExtent l="0" t="76200" r="24130" b="90805"/>
                  <wp:wrapNone/>
                  <wp:docPr id="51" name="Straight Arrow Connector 51"/>
                  <wp:cNvGraphicFramePr/>
                  <a:graphic xmlns:a="http://schemas.openxmlformats.org/drawingml/2006/main">
                    <a:graphicData uri="http://schemas.microsoft.com/office/word/2010/wordprocessingShape">
                      <wps:wsp>
                        <wps:cNvCnPr/>
                        <wps:spPr>
                          <a:xfrm flipV="1">
                            <a:off x="0" y="0"/>
                            <a:ext cx="338138"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5D30EB" id="Straight Arrow Connector 51" o:spid="_x0000_s1026" type="#_x0000_t32" style="position:absolute;margin-left:342.45pt;margin-top:5.6pt;width:26.65pt;height:.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9DAC455" wp14:editId="5E648FEF">
                  <wp:simplePos x="0" y="0"/>
                  <wp:positionH relativeFrom="column">
                    <wp:posOffset>2763203</wp:posOffset>
                  </wp:positionH>
                  <wp:positionV relativeFrom="paragraph">
                    <wp:posOffset>42545</wp:posOffset>
                  </wp:positionV>
                  <wp:extent cx="261937" cy="4763"/>
                  <wp:effectExtent l="0" t="76200" r="24130" b="90805"/>
                  <wp:wrapNone/>
                  <wp:docPr id="50" name="Straight Arrow Connector 50"/>
                  <wp:cNvGraphicFramePr/>
                  <a:graphic xmlns:a="http://schemas.openxmlformats.org/drawingml/2006/main">
                    <a:graphicData uri="http://schemas.microsoft.com/office/word/2010/wordprocessingShape">
                      <wps:wsp>
                        <wps:cNvCnPr/>
                        <wps:spPr>
                          <a:xfrm>
                            <a:off x="0" y="0"/>
                            <a:ext cx="261937"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18CD3F" id="Straight Arrow Connector 50" o:spid="_x0000_s1026" type="#_x0000_t32" style="position:absolute;margin-left:217.6pt;margin-top:3.35pt;width:20.6pt;height:.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" strokecolor="black [3200]" strokeweight=".5pt">
                  <v:stroke endarrow="block" joinstyle="miter"/>
                </v:shape>
              </w:pict>
            </mc:Fallback>
          </mc:AlternateContent>
        </w:r>
      </w:ins>
      <w:ins w:id="1638" w:author="Kostiantyn Kudriavtsev" w:date="2016-09-13T15:49:00Z">
        <w:r>
          <w:rPr>
            <w:noProof/>
          </w:rPr>
          <mc:AlternateContent>
            <mc:Choice Requires="wps">
              <w:drawing>
                <wp:anchor distT="0" distB="0" distL="114300" distR="114300" simplePos="0" relativeHeight="251677696" behindDoc="0" locked="0" layoutInCell="1" allowOverlap="1" wp14:anchorId="1637D3E4" wp14:editId="52F2A934">
                  <wp:simplePos x="0" y="0"/>
                  <wp:positionH relativeFrom="column">
                    <wp:posOffset>1229678</wp:posOffset>
                  </wp:positionH>
                  <wp:positionV relativeFrom="paragraph">
                    <wp:posOffset>42545</wp:posOffset>
                  </wp:positionV>
                  <wp:extent cx="32385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19042" id="Straight Arrow Connector 49" o:spid="_x0000_s1026" type="#_x0000_t32" style="position:absolute;margin-left:96.85pt;margin-top:3.35pt;width:25.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" strokecolor="black [3200]" strokeweight=".5pt">
                  <v:stroke endarrow="block" joinstyle="miter"/>
                </v:shape>
              </w:pict>
            </mc:Fallback>
          </mc:AlternateContent>
        </w:r>
      </w:ins>
    </w:p>
    <w:p w14:paraId="07C8DCC3" w14:textId="77777777" w:rsidR="00A80F2B" w:rsidRDefault="00A80F2B" w:rsidP="00A80F2B">
      <w:pPr>
        <w:pStyle w:val="BodyText"/>
        <w:rPr>
          <w:ins w:id="1639" w:author="Kostiantyn Kudriavtsev" w:date="2016-09-13T14:52:00Z"/>
        </w:rPr>
        <w:pPrChange w:id="1640" w:author="Kostiantyn Kudriavtsev" w:date="2016-09-13T14:44:00Z">
          <w:pPr>
            <w:pStyle w:val="Heading3"/>
          </w:pPr>
        </w:pPrChange>
      </w:pPr>
    </w:p>
    <w:p w14:paraId="39F4ECE4" w14:textId="77777777" w:rsidR="00071675" w:rsidRDefault="00071675" w:rsidP="00A80F2B">
      <w:pPr>
        <w:pStyle w:val="BodyText"/>
        <w:rPr>
          <w:ins w:id="1641" w:author="Kostiantyn Kudriavtsev" w:date="2016-09-13T14:52:00Z"/>
        </w:rPr>
        <w:pPrChange w:id="1642" w:author="Kostiantyn Kudriavtsev" w:date="2016-09-13T14:44:00Z">
          <w:pPr>
            <w:pStyle w:val="Heading3"/>
          </w:pPr>
        </w:pPrChange>
      </w:pPr>
    </w:p>
    <w:p w14:paraId="0430B5BB" w14:textId="6EF66006" w:rsidR="00071675" w:rsidRDefault="00071675" w:rsidP="00071675">
      <w:pPr>
        <w:pStyle w:val="Caption"/>
        <w:rPr>
          <w:ins w:id="1643" w:author="Kostiantyn Kudriavtsev" w:date="2016-09-13T14:52:00Z"/>
        </w:rPr>
        <w:pPrChange w:id="1644" w:author="Kostiantyn Kudriavtsev" w:date="2016-09-13T14:53:00Z">
          <w:pPr>
            <w:pStyle w:val="Heading3"/>
          </w:pPr>
        </w:pPrChange>
      </w:pPr>
      <w:bookmarkStart w:id="1645" w:name="_Ref461541726"/>
      <w:ins w:id="1646" w:author="Kostiantyn Kudriavtsev" w:date="2016-09-13T14:53:00Z">
        <w:r>
          <w:t xml:space="preserve">Figure </w:t>
        </w:r>
        <w:r>
          <w:fldChar w:fldCharType="begin"/>
        </w:r>
        <w:r>
          <w:instrText xml:space="preserve"> SEQ Figure \* ARABIC </w:instrText>
        </w:r>
      </w:ins>
      <w:r>
        <w:fldChar w:fldCharType="separate"/>
      </w:r>
      <w:ins w:id="1647" w:author="Kostiantyn Kudriavtsev" w:date="2016-09-13T14:53:00Z">
        <w:r>
          <w:rPr>
            <w:noProof/>
          </w:rPr>
          <w:t>8</w:t>
        </w:r>
        <w:r>
          <w:fldChar w:fldCharType="end"/>
        </w:r>
        <w:r>
          <w:t xml:space="preserve"> Mapping using </w:t>
        </w:r>
      </w:ins>
      <w:bookmarkEnd w:id="1645"/>
      <w:ins w:id="1648" w:author="Kostiantyn Kudriavtsev" w:date="2016-09-13T15:42:00Z">
        <w:r w:rsidR="008A17A6">
          <w:t>Python</w:t>
        </w:r>
      </w:ins>
    </w:p>
    <w:p w14:paraId="5BB884AC" w14:textId="77777777" w:rsidR="00071675" w:rsidRDefault="00071675" w:rsidP="00A80F2B">
      <w:pPr>
        <w:pStyle w:val="BodyText"/>
        <w:rPr>
          <w:ins w:id="1649" w:author="Kostiantyn Kudriavtsev" w:date="2016-09-13T14:44:00Z"/>
        </w:rPr>
        <w:pPrChange w:id="1650" w:author="Kostiantyn Kudriavtsev" w:date="2016-09-13T14:44:00Z">
          <w:pPr>
            <w:pStyle w:val="Heading3"/>
          </w:pPr>
        </w:pPrChange>
      </w:pPr>
    </w:p>
    <w:p w14:paraId="23225A8F" w14:textId="0BFA5241" w:rsidR="00332710" w:rsidRDefault="00332710" w:rsidP="00332710">
      <w:pPr>
        <w:pStyle w:val="Heading3"/>
      </w:pPr>
      <w:bookmarkStart w:id="1651" w:name="_Toc461542074"/>
      <w:r>
        <w:t>DB</w:t>
      </w:r>
      <w:bookmarkEnd w:id="1651"/>
    </w:p>
    <w:p w14:paraId="55E68564" w14:textId="77777777" w:rsidR="00332710" w:rsidRDefault="00332710" w:rsidP="00332710">
      <w:pPr>
        <w:pStyle w:val="BodyText"/>
        <w:rPr>
          <w:b/>
        </w:rPr>
      </w:pPr>
      <w:r>
        <w:t>Management node DB shall contain following information:</w:t>
      </w:r>
    </w:p>
    <w:p w14:paraId="771740C4" w14:textId="77777777" w:rsidR="00332710" w:rsidRDefault="00332710" w:rsidP="00332710">
      <w:pPr>
        <w:pStyle w:val="BodyText"/>
        <w:numPr>
          <w:ilvl w:val="0"/>
          <w:numId w:val="48"/>
        </w:numPr>
        <w:jc w:val="left"/>
        <w:rPr>
          <w:b/>
        </w:rPr>
      </w:pPr>
      <w:r>
        <w:t>Exploratory environment information.</w:t>
      </w:r>
    </w:p>
    <w:p w14:paraId="521CA626" w14:textId="77777777" w:rsidR="00332710" w:rsidRDefault="00332710" w:rsidP="00332710">
      <w:pPr>
        <w:pStyle w:val="BodyText"/>
        <w:numPr>
          <w:ilvl w:val="0"/>
          <w:numId w:val="48"/>
        </w:numPr>
        <w:jc w:val="left"/>
        <w:rPr>
          <w:b/>
        </w:rPr>
      </w:pPr>
      <w:r>
        <w:t>Collaborative environment information.</w:t>
      </w:r>
    </w:p>
    <w:p w14:paraId="301EDEE4" w14:textId="77777777" w:rsidR="00332710" w:rsidRDefault="00332710" w:rsidP="00332710">
      <w:pPr>
        <w:pStyle w:val="BodyText"/>
        <w:numPr>
          <w:ilvl w:val="0"/>
          <w:numId w:val="48"/>
        </w:numPr>
        <w:jc w:val="left"/>
        <w:rPr>
          <w:b/>
        </w:rPr>
      </w:pPr>
      <w:r>
        <w:t>Environment audit information.</w:t>
      </w:r>
    </w:p>
    <w:p w14:paraId="2B599790" w14:textId="77777777" w:rsidR="00332710" w:rsidRDefault="00332710" w:rsidP="00332710">
      <w:pPr>
        <w:pStyle w:val="BodyText"/>
        <w:numPr>
          <w:ilvl w:val="0"/>
          <w:numId w:val="48"/>
        </w:numPr>
        <w:jc w:val="left"/>
        <w:rPr>
          <w:b/>
        </w:rPr>
      </w:pPr>
      <w:commentRangeStart w:id="1652"/>
      <w:commentRangeStart w:id="1653"/>
      <w:r>
        <w:t>It is recommended to consider storing templates in database.</w:t>
      </w:r>
      <w:commentRangeEnd w:id="1652"/>
      <w:r>
        <w:rPr>
          <w:rStyle w:val="CommentReference"/>
          <w:rFonts w:ascii="Times New Roman" w:hAnsi="Times New Roman"/>
        </w:rPr>
        <w:commentReference w:id="1652"/>
      </w:r>
      <w:commentRangeEnd w:id="1653"/>
      <w:r>
        <w:rPr>
          <w:rStyle w:val="CommentReference"/>
          <w:rFonts w:ascii="Times New Roman" w:hAnsi="Times New Roman"/>
          <w:color w:val="auto"/>
        </w:rPr>
        <w:commentReference w:id="1653"/>
      </w:r>
    </w:p>
    <w:p w14:paraId="271834C6" w14:textId="02FC203E" w:rsidR="00332710" w:rsidRDefault="00332710" w:rsidP="00332710">
      <w:pPr>
        <w:pStyle w:val="BodyText"/>
        <w:jc w:val="center"/>
        <w:rPr>
          <w:b/>
        </w:rPr>
      </w:pPr>
      <w:r w:rsidRPr="00332710">
        <w:rPr>
          <w:b/>
          <w:noProof/>
        </w:rPr>
        <w:drawing>
          <wp:inline distT="0" distB="0" distL="0" distR="0" wp14:anchorId="1D6D9B87" wp14:editId="025B4356">
            <wp:extent cx="4979620" cy="2592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5911" cy="2596062"/>
                    </a:xfrm>
                    <a:prstGeom prst="rect">
                      <a:avLst/>
                    </a:prstGeom>
                  </pic:spPr>
                </pic:pic>
              </a:graphicData>
            </a:graphic>
          </wp:inline>
        </w:drawing>
      </w:r>
    </w:p>
    <w:p w14:paraId="66AD5204" w14:textId="77777777" w:rsidR="00332710" w:rsidRPr="00D91621" w:rsidRDefault="00332710" w:rsidP="00332710">
      <w:pPr>
        <w:pStyle w:val="BodyText"/>
        <w:rPr>
          <w:b/>
        </w:rPr>
      </w:pPr>
      <w:r>
        <w:t xml:space="preserve">For database technology MongoDB is recommended as it supports large variety of frameworks and technologies as is document database, also it fits well for storing </w:t>
      </w:r>
      <w:proofErr w:type="spellStart"/>
      <w:r>
        <w:t>json</w:t>
      </w:r>
      <w:proofErr w:type="spellEnd"/>
      <w:r>
        <w:t xml:space="preserve"> </w:t>
      </w:r>
      <w:proofErr w:type="spellStart"/>
      <w:r>
        <w:t>configuraiton</w:t>
      </w:r>
      <w:proofErr w:type="spellEnd"/>
      <w:r>
        <w:t xml:space="preserve">. </w:t>
      </w:r>
    </w:p>
    <w:p w14:paraId="5F6C7943" w14:textId="77777777" w:rsidR="005658C9" w:rsidRDefault="005658C9" w:rsidP="001272FD">
      <w:pPr>
        <w:pStyle w:val="Heading2"/>
      </w:pPr>
      <w:bookmarkStart w:id="1654" w:name="_Toc461542075"/>
      <w:r>
        <w:lastRenderedPageBreak/>
        <w:t>Domain model</w:t>
      </w:r>
      <w:bookmarkEnd w:id="1654"/>
      <w:r>
        <w:t xml:space="preserve"> </w:t>
      </w:r>
    </w:p>
    <w:p w14:paraId="5F74D941" w14:textId="77777777" w:rsidR="00CE7063" w:rsidRPr="009B2E12" w:rsidRDefault="005658C9"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w:t>
      </w:r>
      <w:r w:rsidR="00395A30" w:rsidRPr="009B2E12">
        <w:t xml:space="preserve"> the</w:t>
      </w:r>
      <w:r w:rsidRPr="009B2E12">
        <w:t xml:space="preserve"> domain model if Domain-Driven Design was used during baseline solution design. </w:t>
      </w:r>
      <w:r w:rsidR="00395A30" w:rsidRPr="009B2E12">
        <w:t>Describe the d</w:t>
      </w:r>
      <w:r w:rsidRPr="009B2E12">
        <w:t>omain model in terms of bounded contexts and</w:t>
      </w:r>
      <w:r w:rsidR="00395A30" w:rsidRPr="009B2E12">
        <w:t xml:space="preserve"> the</w:t>
      </w:r>
      <w:r w:rsidRPr="009B2E12">
        <w:t xml:space="preserve"> main entities in every context.</w:t>
      </w:r>
    </w:p>
    <w:p w14:paraId="20BF6B41" w14:textId="77777777" w:rsidR="005658C9" w:rsidRPr="009B2E12" w:rsidRDefault="00CE7063" w:rsidP="000953FC">
      <w:pPr>
        <w:pStyle w:val="Comment"/>
      </w:pPr>
      <w:r w:rsidRPr="009B2E12">
        <w:rPr>
          <w:b/>
        </w:rPr>
        <w:t>Section Type:</w:t>
      </w:r>
      <w:r w:rsidRPr="009B2E12">
        <w:t xml:space="preserve"> Optional (if applicable)</w:t>
      </w:r>
      <w:r w:rsidR="005658C9" w:rsidRPr="009B2E12">
        <w:t>]</w:t>
      </w:r>
    </w:p>
    <w:p w14:paraId="6A8271E1" w14:textId="77777777" w:rsidR="005658C9" w:rsidRDefault="005658C9" w:rsidP="000953FC">
      <w:pPr>
        <w:pStyle w:val="BodyText"/>
      </w:pPr>
    </w:p>
    <w:p w14:paraId="2957B9B4" w14:textId="77777777" w:rsidR="005658C9" w:rsidRDefault="005658C9" w:rsidP="001272FD">
      <w:pPr>
        <w:pStyle w:val="Heading2"/>
      </w:pPr>
      <w:bookmarkStart w:id="1655" w:name="_Toc461542076"/>
      <w:r>
        <w:t>Data model</w:t>
      </w:r>
      <w:bookmarkEnd w:id="1655"/>
      <w:r>
        <w:t xml:space="preserve"> </w:t>
      </w:r>
    </w:p>
    <w:p w14:paraId="257BF6A0" w14:textId="77777777" w:rsidR="00CE7063" w:rsidRPr="009B2E12" w:rsidRDefault="005658C9"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w:t>
      </w:r>
      <w:r w:rsidRPr="009B2E12">
        <w:t xml:space="preserve"> the approach to data storage and data models. </w:t>
      </w:r>
      <w:r w:rsidR="00395A30" w:rsidRPr="009B2E12">
        <w:t>List d</w:t>
      </w:r>
      <w:r w:rsidRPr="009B2E12">
        <w:t>ata storage components of any nature</w:t>
      </w:r>
      <w:r w:rsidR="00395A30" w:rsidRPr="009B2E12">
        <w:t>,</w:t>
      </w:r>
      <w:r w:rsidRPr="009B2E12">
        <w:t xml:space="preserve"> relational and non-relational</w:t>
      </w:r>
      <w:r w:rsidR="00395A30" w:rsidRPr="009B2E12">
        <w:t>, with</w:t>
      </w:r>
      <w:r w:rsidRPr="009B2E12">
        <w:t xml:space="preserve"> </w:t>
      </w:r>
      <w:r w:rsidR="00395A30" w:rsidRPr="009B2E12">
        <w:t>d</w:t>
      </w:r>
      <w:r w:rsidRPr="009B2E12">
        <w:t xml:space="preserve">ata model diagrams for </w:t>
      </w:r>
      <w:r w:rsidR="00395A30" w:rsidRPr="009B2E12">
        <w:t>each</w:t>
      </w:r>
      <w:r w:rsidRPr="009B2E12">
        <w:t xml:space="preserve"> storage.</w:t>
      </w:r>
    </w:p>
    <w:p w14:paraId="1FB10F80" w14:textId="77777777" w:rsidR="005658C9" w:rsidRPr="009B2E12" w:rsidRDefault="00CE7063" w:rsidP="000953FC">
      <w:pPr>
        <w:pStyle w:val="Comment"/>
      </w:pPr>
      <w:r w:rsidRPr="009B2E12">
        <w:rPr>
          <w:b/>
        </w:rPr>
        <w:t>Section Type:</w:t>
      </w:r>
      <w:r w:rsidRPr="009B2E12">
        <w:t xml:space="preserve"> Highly recommended (if applicable)</w:t>
      </w:r>
      <w:r w:rsidR="005658C9" w:rsidRPr="009B2E12">
        <w:t>]</w:t>
      </w:r>
    </w:p>
    <w:p w14:paraId="66AC5DE4" w14:textId="77777777" w:rsidR="005658C9" w:rsidRDefault="005658C9" w:rsidP="000953FC">
      <w:pPr>
        <w:pStyle w:val="BodyText"/>
      </w:pPr>
    </w:p>
    <w:p w14:paraId="7D9ADD19" w14:textId="77777777" w:rsidR="005658C9" w:rsidRDefault="005658C9" w:rsidP="005658C9">
      <w:pPr>
        <w:pStyle w:val="Heading3"/>
      </w:pPr>
      <w:bookmarkStart w:id="1656" w:name="_Toc461542077"/>
      <w:r>
        <w:t>Storage 1</w:t>
      </w:r>
      <w:bookmarkEnd w:id="1656"/>
    </w:p>
    <w:p w14:paraId="39211027" w14:textId="77777777" w:rsidR="005658C9" w:rsidRPr="009B2E12" w:rsidRDefault="005658C9" w:rsidP="000953FC">
      <w:pPr>
        <w:pStyle w:val="Comment"/>
      </w:pPr>
      <w:r w:rsidRPr="009B2E12">
        <w:t>[This section describe</w:t>
      </w:r>
      <w:r w:rsidR="00814B17" w:rsidRPr="009B2E12">
        <w:t>s</w:t>
      </w:r>
      <w:r w:rsidRPr="009B2E12">
        <w:t xml:space="preserve"> </w:t>
      </w:r>
      <w:r w:rsidR="00395A30" w:rsidRPr="009B2E12">
        <w:t xml:space="preserve">the </w:t>
      </w:r>
      <w:r w:rsidRPr="009B2E12">
        <w:t>data storage technology stack and</w:t>
      </w:r>
      <w:r w:rsidR="00395A30" w:rsidRPr="009B2E12">
        <w:t xml:space="preserve"> the</w:t>
      </w:r>
      <w:r w:rsidRPr="009B2E12">
        <w:t xml:space="preserve"> used data model</w:t>
      </w:r>
      <w:r w:rsidR="00395A30" w:rsidRPr="009B2E12">
        <w:t xml:space="preserve"> with</w:t>
      </w:r>
      <w:r w:rsidRPr="009B2E12">
        <w:t xml:space="preserve"> </w:t>
      </w:r>
      <w:r w:rsidR="00395A30" w:rsidRPr="009B2E12">
        <w:t>d</w:t>
      </w:r>
      <w:r w:rsidRPr="009B2E12">
        <w:t>ata model diagrams.]</w:t>
      </w:r>
    </w:p>
    <w:p w14:paraId="44757C9D" w14:textId="77777777" w:rsidR="005658C9" w:rsidRDefault="005658C9" w:rsidP="000953FC">
      <w:pPr>
        <w:pStyle w:val="BodyText"/>
      </w:pPr>
    </w:p>
    <w:p w14:paraId="6A3A61B5" w14:textId="77777777" w:rsidR="005658C9" w:rsidRDefault="005658C9" w:rsidP="005658C9">
      <w:pPr>
        <w:pStyle w:val="Heading3"/>
      </w:pPr>
      <w:bookmarkStart w:id="1657" w:name="_Toc461542078"/>
      <w:r>
        <w:t>Storage 2</w:t>
      </w:r>
      <w:bookmarkEnd w:id="1657"/>
    </w:p>
    <w:p w14:paraId="5CC35251" w14:textId="77777777" w:rsidR="005658C9" w:rsidRPr="009B2E12" w:rsidRDefault="005658C9" w:rsidP="000953FC">
      <w:pPr>
        <w:pStyle w:val="Comment"/>
      </w:pPr>
      <w:r w:rsidRPr="009B2E12">
        <w:t>[</w:t>
      </w:r>
      <w:r w:rsidR="00395A30" w:rsidRPr="009B2E12">
        <w:t>This section describes the data storage technology stack and the used data model with data model diagrams</w:t>
      </w:r>
      <w:r w:rsidRPr="009B2E12">
        <w:t>.]</w:t>
      </w:r>
    </w:p>
    <w:p w14:paraId="4C39C70A" w14:textId="77777777" w:rsidR="005658C9" w:rsidRDefault="005658C9" w:rsidP="000953FC">
      <w:pPr>
        <w:pStyle w:val="BodyText"/>
      </w:pPr>
    </w:p>
    <w:p w14:paraId="5F95ADC3" w14:textId="77777777" w:rsidR="005658C9" w:rsidRDefault="005658C9" w:rsidP="005658C9">
      <w:pPr>
        <w:pStyle w:val="Heading3"/>
      </w:pPr>
      <w:bookmarkStart w:id="1658" w:name="_Toc461542079"/>
      <w:r>
        <w:t>…</w:t>
      </w:r>
      <w:bookmarkEnd w:id="1658"/>
    </w:p>
    <w:p w14:paraId="0C37F799" w14:textId="77777777" w:rsidR="005658C9" w:rsidRDefault="005658C9" w:rsidP="000953FC">
      <w:pPr>
        <w:pStyle w:val="BodyText"/>
      </w:pPr>
    </w:p>
    <w:p w14:paraId="5A224F52" w14:textId="77777777" w:rsidR="005658C9" w:rsidRDefault="005658C9" w:rsidP="001272FD">
      <w:pPr>
        <w:pStyle w:val="Heading2"/>
      </w:pPr>
      <w:bookmarkStart w:id="1659" w:name="_Toc461542080"/>
      <w:r>
        <w:t>High-level deployment approach</w:t>
      </w:r>
      <w:bookmarkEnd w:id="1659"/>
      <w:r>
        <w:t xml:space="preserve"> </w:t>
      </w:r>
    </w:p>
    <w:p w14:paraId="7149D31B" w14:textId="77777777" w:rsidR="00CE7063" w:rsidRPr="009B2E12" w:rsidRDefault="005658C9"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 the</w:t>
      </w:r>
      <w:r w:rsidRPr="009B2E12">
        <w:t xml:space="preserve"> high-level deployment approach </w:t>
      </w:r>
      <w:r w:rsidR="00395A30" w:rsidRPr="009B2E12">
        <w:t>to</w:t>
      </w:r>
      <w:r w:rsidRPr="009B2E12">
        <w:t xml:space="preserve"> all required environments (development, staging, production, etc.). This is a blueprint in high-level detail without specific physical parameters of hardware and so on.</w:t>
      </w:r>
    </w:p>
    <w:p w14:paraId="3834963D" w14:textId="77777777" w:rsidR="005658C9" w:rsidRPr="009B2E12" w:rsidRDefault="00CE7063" w:rsidP="000953FC">
      <w:pPr>
        <w:pStyle w:val="Comment"/>
      </w:pPr>
      <w:r w:rsidRPr="009B2E12">
        <w:rPr>
          <w:b/>
        </w:rPr>
        <w:t>Section Type:</w:t>
      </w:r>
      <w:r w:rsidRPr="009B2E12">
        <w:t xml:space="preserve"> Mandatory (if legacy solution is to be re-worked and migrated)</w:t>
      </w:r>
      <w:r w:rsidR="005658C9" w:rsidRPr="009B2E12">
        <w:t>]</w:t>
      </w:r>
    </w:p>
    <w:p w14:paraId="54747D7F" w14:textId="77777777" w:rsidR="005658C9" w:rsidRDefault="005658C9" w:rsidP="000953FC">
      <w:pPr>
        <w:pStyle w:val="BodyText"/>
      </w:pPr>
    </w:p>
    <w:p w14:paraId="13FF5B17" w14:textId="77777777" w:rsidR="005658C9" w:rsidRDefault="005658C9" w:rsidP="001272FD">
      <w:pPr>
        <w:pStyle w:val="Heading2"/>
      </w:pPr>
      <w:bookmarkStart w:id="1660" w:name="_Toc461542081"/>
      <w:r>
        <w:t>Architecturally Significant Quality Attributes</w:t>
      </w:r>
      <w:bookmarkEnd w:id="1660"/>
    </w:p>
    <w:p w14:paraId="46562EB0" w14:textId="1AEA71D7" w:rsidR="005658C9" w:rsidRDefault="005658C9" w:rsidP="005658C9">
      <w:pPr>
        <w:pStyle w:val="Heading3"/>
      </w:pPr>
      <w:bookmarkStart w:id="1661" w:name="_Toc461542082"/>
      <w:r>
        <w:t>Security</w:t>
      </w:r>
      <w:bookmarkEnd w:id="1661"/>
    </w:p>
    <w:p w14:paraId="7349EBA7" w14:textId="77777777" w:rsidR="005658C9" w:rsidRPr="009B2E12" w:rsidRDefault="005658C9" w:rsidP="000953FC">
      <w:pPr>
        <w:pStyle w:val="Comment"/>
      </w:pPr>
      <w:r w:rsidRPr="009B2E12">
        <w:t>[</w:t>
      </w:r>
      <w:r w:rsidR="00CE7063" w:rsidRPr="009B2E12">
        <w:rPr>
          <w:b/>
        </w:rPr>
        <w:t>Description:</w:t>
      </w:r>
      <w:r w:rsidR="00CE7063" w:rsidRPr="009B2E12">
        <w:t xml:space="preserve"> </w:t>
      </w:r>
      <w:r w:rsidRPr="009B2E12">
        <w:t xml:space="preserve">Possible focus areas to </w:t>
      </w:r>
      <w:r w:rsidR="00395A30" w:rsidRPr="009B2E12">
        <w:t>consider</w:t>
      </w:r>
      <w:r w:rsidRPr="009B2E12">
        <w:t xml:space="preserve"> in this section:</w:t>
      </w:r>
    </w:p>
    <w:p w14:paraId="75E25E13" w14:textId="77777777" w:rsidR="005658C9" w:rsidRPr="009B2E12" w:rsidRDefault="005658C9" w:rsidP="000953FC">
      <w:pPr>
        <w:pStyle w:val="Comment"/>
        <w:numPr>
          <w:ilvl w:val="0"/>
          <w:numId w:val="16"/>
        </w:numPr>
      </w:pPr>
      <w:r w:rsidRPr="009B2E12">
        <w:t>Customer security policies</w:t>
      </w:r>
    </w:p>
    <w:p w14:paraId="083FFB36" w14:textId="77777777" w:rsidR="005658C9" w:rsidRPr="009B2E12" w:rsidRDefault="005658C9" w:rsidP="000953FC">
      <w:pPr>
        <w:pStyle w:val="Comment"/>
        <w:numPr>
          <w:ilvl w:val="0"/>
          <w:numId w:val="16"/>
        </w:numPr>
      </w:pPr>
      <w:r w:rsidRPr="009B2E12">
        <w:t>Authorization/</w:t>
      </w:r>
      <w:r w:rsidR="00AA1745" w:rsidRPr="009B2E12">
        <w:t>a</w:t>
      </w:r>
      <w:r w:rsidRPr="009B2E12">
        <w:t>uthentication</w:t>
      </w:r>
    </w:p>
    <w:p w14:paraId="19950748" w14:textId="77777777" w:rsidR="005658C9" w:rsidRPr="009B2E12" w:rsidRDefault="005658C9" w:rsidP="000953FC">
      <w:pPr>
        <w:pStyle w:val="Comment"/>
        <w:numPr>
          <w:ilvl w:val="0"/>
          <w:numId w:val="16"/>
        </w:numPr>
      </w:pPr>
      <w:r w:rsidRPr="009B2E12">
        <w:t xml:space="preserve">Communication </w:t>
      </w:r>
      <w:r w:rsidR="00AA1745" w:rsidRPr="009B2E12">
        <w:t>e</w:t>
      </w:r>
      <w:r w:rsidRPr="009B2E12">
        <w:t>ncryption</w:t>
      </w:r>
    </w:p>
    <w:p w14:paraId="054525A2" w14:textId="77777777" w:rsidR="005658C9" w:rsidRPr="009B2E12" w:rsidRDefault="005658C9" w:rsidP="000953FC">
      <w:pPr>
        <w:pStyle w:val="Comment"/>
        <w:numPr>
          <w:ilvl w:val="0"/>
          <w:numId w:val="16"/>
        </w:numPr>
      </w:pPr>
      <w:r w:rsidRPr="009B2E12">
        <w:t>Encryption of stored data</w:t>
      </w:r>
    </w:p>
    <w:p w14:paraId="48C16E79" w14:textId="77777777" w:rsidR="005658C9" w:rsidRPr="009B2E12" w:rsidRDefault="005658C9" w:rsidP="000953FC">
      <w:pPr>
        <w:pStyle w:val="Comment"/>
        <w:numPr>
          <w:ilvl w:val="0"/>
          <w:numId w:val="16"/>
        </w:numPr>
      </w:pPr>
      <w:r w:rsidRPr="009B2E12">
        <w:t>Personal data management</w:t>
      </w:r>
    </w:p>
    <w:p w14:paraId="3FB801C2" w14:textId="77777777" w:rsidR="005658C9" w:rsidRPr="009B2E12" w:rsidRDefault="005658C9" w:rsidP="000953FC">
      <w:pPr>
        <w:pStyle w:val="Comment"/>
        <w:numPr>
          <w:ilvl w:val="0"/>
          <w:numId w:val="16"/>
        </w:numPr>
      </w:pPr>
      <w:r w:rsidRPr="009B2E12">
        <w:t>Deployment security</w:t>
      </w:r>
    </w:p>
    <w:p w14:paraId="1128353D" w14:textId="77777777" w:rsidR="00CE7063" w:rsidRPr="009B2E12" w:rsidRDefault="005658C9" w:rsidP="000953FC">
      <w:pPr>
        <w:pStyle w:val="Comment"/>
        <w:numPr>
          <w:ilvl w:val="0"/>
          <w:numId w:val="16"/>
        </w:numPr>
      </w:pPr>
      <w:r w:rsidRPr="009B2E12">
        <w:t>Etc.</w:t>
      </w:r>
    </w:p>
    <w:p w14:paraId="4E8F1CC2" w14:textId="77777777" w:rsidR="005658C9" w:rsidRPr="009B2E12" w:rsidRDefault="00CE7063" w:rsidP="000953FC">
      <w:pPr>
        <w:pStyle w:val="Comment"/>
      </w:pPr>
      <w:r w:rsidRPr="009B2E12">
        <w:rPr>
          <w:b/>
        </w:rPr>
        <w:t>Section Type:</w:t>
      </w:r>
      <w:r w:rsidRPr="009B2E12">
        <w:t xml:space="preserve"> Recommended (if legacy solution is to be re-worked and migrated)</w:t>
      </w:r>
      <w:r w:rsidR="005658C9" w:rsidRPr="009B2E12">
        <w:t>]</w:t>
      </w:r>
    </w:p>
    <w:p w14:paraId="634F0FC6" w14:textId="77777777" w:rsidR="001B3A3A" w:rsidRDefault="001B3A3A" w:rsidP="000953FC">
      <w:pPr>
        <w:pStyle w:val="BodyText"/>
      </w:pPr>
    </w:p>
    <w:p w14:paraId="6B1CFBD7" w14:textId="77777777" w:rsidR="005658C9" w:rsidRDefault="005658C9" w:rsidP="005658C9">
      <w:pPr>
        <w:pStyle w:val="Heading3"/>
      </w:pPr>
      <w:bookmarkStart w:id="1662" w:name="_Toc461542083"/>
      <w:r>
        <w:t>Supportability</w:t>
      </w:r>
      <w:bookmarkEnd w:id="1662"/>
    </w:p>
    <w:p w14:paraId="51F649EF" w14:textId="77777777" w:rsidR="005658C9" w:rsidRDefault="005658C9" w:rsidP="005658C9">
      <w:pPr>
        <w:pStyle w:val="Heading4"/>
      </w:pPr>
      <w:bookmarkStart w:id="1663" w:name="_Toc461542084"/>
      <w:r>
        <w:t>Monitoring</w:t>
      </w:r>
      <w:bookmarkEnd w:id="1663"/>
      <w:r>
        <w:t xml:space="preserve"> </w:t>
      </w:r>
    </w:p>
    <w:p w14:paraId="707F4624" w14:textId="77777777" w:rsidR="005658C9" w:rsidRPr="009B2E12" w:rsidRDefault="005658C9" w:rsidP="000953FC">
      <w:pPr>
        <w:pStyle w:val="Comment"/>
      </w:pPr>
      <w:r w:rsidRPr="009B2E12">
        <w:t>[</w:t>
      </w:r>
      <w:r w:rsidR="00CE7063" w:rsidRPr="009B2E12">
        <w:rPr>
          <w:b/>
        </w:rPr>
        <w:t>Description:</w:t>
      </w:r>
      <w:r w:rsidR="00CE7063" w:rsidRPr="009B2E12">
        <w:t xml:space="preserve"> </w:t>
      </w:r>
      <w:r w:rsidR="00AA1745" w:rsidRPr="009B2E12">
        <w:t>Describe the a</w:t>
      </w:r>
      <w:r w:rsidRPr="009B2E12">
        <w:t>pproach to solution support</w:t>
      </w:r>
      <w:r w:rsidR="00AA1745" w:rsidRPr="009B2E12">
        <w:t xml:space="preserve"> here</w:t>
      </w:r>
      <w:r w:rsidRPr="009B2E12">
        <w:t xml:space="preserve">. </w:t>
      </w:r>
      <w:r w:rsidR="00AA1745" w:rsidRPr="009B2E12">
        <w:t>Consider the following aspects</w:t>
      </w:r>
      <w:r w:rsidRPr="009B2E12">
        <w:t>:</w:t>
      </w:r>
    </w:p>
    <w:p w14:paraId="5DB2B7A1" w14:textId="77777777" w:rsidR="005658C9" w:rsidRPr="009B2E12" w:rsidRDefault="005658C9" w:rsidP="000953FC">
      <w:pPr>
        <w:pStyle w:val="Comment"/>
        <w:numPr>
          <w:ilvl w:val="0"/>
          <w:numId w:val="16"/>
        </w:numPr>
      </w:pPr>
      <w:r w:rsidRPr="009B2E12">
        <w:t>Logging</w:t>
      </w:r>
    </w:p>
    <w:p w14:paraId="2C3B92B3" w14:textId="77777777" w:rsidR="005658C9" w:rsidRPr="009B2E12" w:rsidRDefault="005658C9" w:rsidP="000953FC">
      <w:pPr>
        <w:pStyle w:val="Comment"/>
        <w:numPr>
          <w:ilvl w:val="0"/>
          <w:numId w:val="16"/>
        </w:numPr>
      </w:pPr>
      <w:r w:rsidRPr="009B2E12">
        <w:t>Performance counters/metrics</w:t>
      </w:r>
    </w:p>
    <w:p w14:paraId="0477B67F" w14:textId="77777777" w:rsidR="005658C9" w:rsidRPr="009B2E12" w:rsidRDefault="005658C9" w:rsidP="000953FC">
      <w:pPr>
        <w:pStyle w:val="Comment"/>
        <w:numPr>
          <w:ilvl w:val="0"/>
          <w:numId w:val="16"/>
        </w:numPr>
      </w:pPr>
      <w:r w:rsidRPr="009B2E12">
        <w:t>Monitoring tools</w:t>
      </w:r>
    </w:p>
    <w:p w14:paraId="7FA0D4F7" w14:textId="77777777" w:rsidR="005658C9" w:rsidRPr="009B2E12" w:rsidRDefault="005658C9" w:rsidP="000953FC">
      <w:pPr>
        <w:pStyle w:val="Comment"/>
        <w:numPr>
          <w:ilvl w:val="0"/>
          <w:numId w:val="16"/>
        </w:numPr>
      </w:pPr>
      <w:r w:rsidRPr="009B2E12">
        <w:t>Solution component availability</w:t>
      </w:r>
    </w:p>
    <w:p w14:paraId="5816F5B9" w14:textId="77777777" w:rsidR="00CE7063" w:rsidRPr="009B2E12" w:rsidRDefault="005658C9" w:rsidP="000953FC">
      <w:pPr>
        <w:pStyle w:val="Comment"/>
        <w:numPr>
          <w:ilvl w:val="0"/>
          <w:numId w:val="16"/>
        </w:numPr>
      </w:pPr>
      <w:r w:rsidRPr="009B2E12">
        <w:t>Etc.</w:t>
      </w:r>
    </w:p>
    <w:p w14:paraId="03DDACED" w14:textId="77777777" w:rsidR="005658C9" w:rsidRPr="009B2E12" w:rsidRDefault="00CE7063" w:rsidP="000953FC">
      <w:pPr>
        <w:pStyle w:val="Comment"/>
      </w:pPr>
      <w:r w:rsidRPr="009B2E12">
        <w:rPr>
          <w:b/>
        </w:rPr>
        <w:t>Section Type:</w:t>
      </w:r>
      <w:r w:rsidRPr="009B2E12">
        <w:t xml:space="preserve"> Recommended (if legacy solution is to be re-worked and migrated)</w:t>
      </w:r>
      <w:r w:rsidR="005658C9" w:rsidRPr="009B2E12">
        <w:t xml:space="preserve">] </w:t>
      </w:r>
    </w:p>
    <w:p w14:paraId="6A3FB718" w14:textId="77777777" w:rsidR="001B3A3A" w:rsidRDefault="001B3A3A" w:rsidP="000953FC">
      <w:pPr>
        <w:pStyle w:val="BodyText"/>
      </w:pPr>
    </w:p>
    <w:p w14:paraId="295FF9FF" w14:textId="77777777" w:rsidR="005658C9" w:rsidRDefault="005658C9" w:rsidP="00EB1411">
      <w:pPr>
        <w:pStyle w:val="Heading4"/>
      </w:pPr>
      <w:bookmarkStart w:id="1664" w:name="_Toc461542085"/>
      <w:r>
        <w:t>Administration Tools</w:t>
      </w:r>
      <w:bookmarkEnd w:id="1664"/>
    </w:p>
    <w:p w14:paraId="62068327" w14:textId="77777777" w:rsidR="00637ED9" w:rsidRPr="00637ED9" w:rsidRDefault="00637ED9" w:rsidP="000953FC">
      <w:pPr>
        <w:pStyle w:val="BodyText"/>
      </w:pPr>
    </w:p>
    <w:p w14:paraId="2EE24F01" w14:textId="77777777" w:rsidR="005658C9" w:rsidRDefault="005658C9" w:rsidP="00EB1411">
      <w:pPr>
        <w:pStyle w:val="Heading4"/>
      </w:pPr>
      <w:bookmarkStart w:id="1665" w:name="_Toc461542086"/>
      <w:r>
        <w:t>Specific deployment aspects</w:t>
      </w:r>
      <w:bookmarkEnd w:id="1665"/>
      <w:r>
        <w:t xml:space="preserve"> </w:t>
      </w:r>
    </w:p>
    <w:p w14:paraId="3AFD990E" w14:textId="77777777" w:rsidR="005658C9" w:rsidRPr="009B2E12" w:rsidRDefault="005658C9" w:rsidP="000953FC">
      <w:pPr>
        <w:pStyle w:val="Comment"/>
      </w:pPr>
      <w:r w:rsidRPr="009B2E12">
        <w:t>[</w:t>
      </w:r>
      <w:r w:rsidR="00333952" w:rsidRPr="00333952">
        <w:rPr>
          <w:b/>
        </w:rPr>
        <w:t xml:space="preserve">Description: </w:t>
      </w:r>
      <w:r w:rsidR="00AA1745" w:rsidRPr="009B2E12">
        <w:t xml:space="preserve">For example, </w:t>
      </w:r>
      <w:r w:rsidRPr="009B2E12">
        <w:t>complex database deployment]</w:t>
      </w:r>
    </w:p>
    <w:p w14:paraId="2DE570B3" w14:textId="77777777" w:rsidR="00333952" w:rsidRDefault="005658C9" w:rsidP="000953FC">
      <w:pPr>
        <w:pStyle w:val="Comment"/>
      </w:pPr>
      <w:r w:rsidRPr="009B2E12">
        <w:t xml:space="preserve">[Notice: </w:t>
      </w:r>
      <w:r w:rsidR="00EB1411" w:rsidRPr="009B2E12">
        <w:t>N</w:t>
      </w:r>
      <w:r w:rsidRPr="009B2E12">
        <w:t xml:space="preserve">ote that you </w:t>
      </w:r>
      <w:r w:rsidR="00172D97" w:rsidRPr="009B2E12">
        <w:t>must</w:t>
      </w:r>
      <w:r w:rsidRPr="009B2E12">
        <w:t xml:space="preserve"> consider </w:t>
      </w:r>
      <w:r w:rsidR="00AA1745" w:rsidRPr="009B2E12">
        <w:t xml:space="preserve">the </w:t>
      </w:r>
      <w:r w:rsidRPr="009B2E12">
        <w:t>migration process, risks, issues</w:t>
      </w:r>
      <w:r w:rsidR="00AA1745" w:rsidRPr="009B2E12">
        <w:t>,</w:t>
      </w:r>
      <w:r w:rsidRPr="009B2E12">
        <w:t xml:space="preserve"> and so on if you have</w:t>
      </w:r>
      <w:r w:rsidR="00AA1745" w:rsidRPr="009B2E12">
        <w:t xml:space="preserve"> a</w:t>
      </w:r>
      <w:r w:rsidRPr="009B2E12">
        <w:t xml:space="preserve"> legacy solution to migrate to the new architecture. </w:t>
      </w:r>
      <w:r w:rsidR="00AA1745" w:rsidRPr="009B2E12">
        <w:t xml:space="preserve">In this case, </w:t>
      </w:r>
      <w:r w:rsidRPr="009B2E12">
        <w:t>you need to design</w:t>
      </w:r>
      <w:r w:rsidR="00AA1745" w:rsidRPr="009B2E12">
        <w:t xml:space="preserve"> the</w:t>
      </w:r>
      <w:r w:rsidRPr="009B2E12">
        <w:t xml:space="preserve"> new solution having this legacy architecture in mind.</w:t>
      </w:r>
    </w:p>
    <w:p w14:paraId="562148DC" w14:textId="77777777" w:rsidR="00E52611" w:rsidRPr="009B2E12" w:rsidRDefault="00333952" w:rsidP="000953FC">
      <w:pPr>
        <w:pStyle w:val="Comment"/>
      </w:pPr>
      <w:r w:rsidRPr="009B2E12">
        <w:t xml:space="preserve">Section Type: </w:t>
      </w:r>
      <w:r>
        <w:t>Optional</w:t>
      </w:r>
      <w:r w:rsidR="005658C9" w:rsidRPr="009B2E12">
        <w:t>]</w:t>
      </w:r>
    </w:p>
    <w:p w14:paraId="55F504D9" w14:textId="77777777" w:rsidR="00E52611" w:rsidRDefault="00E52611" w:rsidP="000953FC">
      <w:pPr>
        <w:pStyle w:val="BodyText"/>
        <w:rPr>
          <w:color w:val="767171" w:themeColor="background2" w:themeShade="80"/>
        </w:rPr>
      </w:pPr>
      <w:r>
        <w:br w:type="page"/>
      </w:r>
    </w:p>
    <w:p w14:paraId="33C7EC5F" w14:textId="77777777" w:rsidR="00E52611" w:rsidRDefault="00E52611" w:rsidP="00E52611">
      <w:pPr>
        <w:pStyle w:val="Heading1"/>
      </w:pPr>
      <w:bookmarkStart w:id="1666" w:name="_Toc461542087"/>
      <w:r>
        <w:lastRenderedPageBreak/>
        <w:t>Target Solution Architecture</w:t>
      </w:r>
      <w:bookmarkEnd w:id="1666"/>
    </w:p>
    <w:p w14:paraId="17C3D5CD" w14:textId="77777777" w:rsidR="00CE7063" w:rsidRDefault="00E52611" w:rsidP="000953FC">
      <w:pPr>
        <w:pStyle w:val="Comment"/>
      </w:pPr>
      <w:r>
        <w:t>[</w:t>
      </w:r>
      <w:r w:rsidR="00CE7063" w:rsidRPr="00CE7063">
        <w:rPr>
          <w:b/>
        </w:rPr>
        <w:t>Description:</w:t>
      </w:r>
      <w:r w:rsidR="00CE7063">
        <w:t xml:space="preserve"> </w:t>
      </w:r>
      <w:r>
        <w:t>This section describe</w:t>
      </w:r>
      <w:r w:rsidR="00814B17">
        <w:t>s</w:t>
      </w:r>
      <w:r>
        <w:t xml:space="preserve"> the proposed target solution architecture (also known as solution architecture “to be”).</w:t>
      </w:r>
    </w:p>
    <w:p w14:paraId="4EEDD26B" w14:textId="77777777" w:rsidR="00E52611" w:rsidRDefault="00CE7063" w:rsidP="000953FC">
      <w:pPr>
        <w:pStyle w:val="Comment"/>
      </w:pPr>
      <w:r w:rsidRPr="00C8030F">
        <w:t>Section Type:</w:t>
      </w:r>
      <w:r w:rsidRPr="008626B1">
        <w:t xml:space="preserve"> </w:t>
      </w:r>
      <w:r>
        <w:t>Mandatory</w:t>
      </w:r>
      <w:r w:rsidR="00E52611">
        <w:t xml:space="preserve">] </w:t>
      </w:r>
    </w:p>
    <w:p w14:paraId="14AE2E83" w14:textId="77777777" w:rsidR="00E52611" w:rsidRDefault="00E52611" w:rsidP="00E52611">
      <w:pPr>
        <w:widowControl/>
        <w:spacing w:line="240" w:lineRule="auto"/>
      </w:pPr>
    </w:p>
    <w:p w14:paraId="793B10AF" w14:textId="77777777" w:rsidR="001C6867" w:rsidRDefault="001C6867" w:rsidP="001272FD">
      <w:pPr>
        <w:pStyle w:val="Heading2"/>
      </w:pPr>
      <w:bookmarkStart w:id="1667" w:name="_Toc461542088"/>
      <w:r>
        <w:t>Risks</w:t>
      </w:r>
      <w:bookmarkEnd w:id="1667"/>
    </w:p>
    <w:p w14:paraId="69FBF325" w14:textId="77777777" w:rsidR="001C6867" w:rsidRDefault="001C6867" w:rsidP="000953FC">
      <w:pPr>
        <w:pStyle w:val="Comment"/>
      </w:pPr>
      <w:r>
        <w:t>[</w:t>
      </w:r>
      <w:r w:rsidRPr="008626B1">
        <w:rPr>
          <w:b/>
        </w:rPr>
        <w:t>Description:</w:t>
      </w:r>
      <w:r>
        <w:t xml:space="preserve"> This section lists potential risks related to the target solution architecture or solution migration to target solution architecture.</w:t>
      </w:r>
    </w:p>
    <w:p w14:paraId="01ABD01A" w14:textId="77777777" w:rsidR="001C6867" w:rsidRPr="005D3254" w:rsidRDefault="001C6867" w:rsidP="000953FC">
      <w:pPr>
        <w:pStyle w:val="Comment"/>
      </w:pPr>
      <w:r w:rsidRPr="00C8030F">
        <w:rPr>
          <w:b/>
        </w:rPr>
        <w:t>Section Type:</w:t>
      </w:r>
      <w:r>
        <w:t xml:space="preserve"> Highly recommended]</w:t>
      </w:r>
    </w:p>
    <w:p w14:paraId="375B1A03" w14:textId="77777777" w:rsidR="001C6867" w:rsidRDefault="001C6867" w:rsidP="000953FC">
      <w:pPr>
        <w:pStyle w:val="BodyText"/>
      </w:pPr>
    </w:p>
    <w:p w14:paraId="3D01B125" w14:textId="77777777" w:rsidR="001C6867" w:rsidRDefault="001C6867" w:rsidP="001272FD">
      <w:pPr>
        <w:pStyle w:val="Heading2"/>
      </w:pPr>
      <w:bookmarkStart w:id="1668" w:name="_Toc461542089"/>
      <w:r>
        <w:t>dependencies</w:t>
      </w:r>
      <w:bookmarkEnd w:id="1668"/>
    </w:p>
    <w:p w14:paraId="04F5B0F0" w14:textId="77777777" w:rsidR="001C6867" w:rsidRDefault="001C6867" w:rsidP="000953FC">
      <w:pPr>
        <w:pStyle w:val="Comment"/>
      </w:pPr>
      <w:r>
        <w:t>[</w:t>
      </w:r>
      <w:r w:rsidRPr="008626B1">
        <w:rPr>
          <w:b/>
        </w:rPr>
        <w:t>Description:</w:t>
      </w:r>
      <w:r>
        <w:t xml:space="preserve"> This section lists dependencies related to the target solution architecture or solution migration to target solution architecture.</w:t>
      </w:r>
    </w:p>
    <w:p w14:paraId="60918827" w14:textId="77777777" w:rsidR="001C6867" w:rsidRPr="005D3254" w:rsidRDefault="001C6867" w:rsidP="000953FC">
      <w:pPr>
        <w:pStyle w:val="Comment"/>
      </w:pPr>
      <w:r w:rsidRPr="00C8030F">
        <w:rPr>
          <w:b/>
        </w:rPr>
        <w:t>Section Type:</w:t>
      </w:r>
      <w:r>
        <w:t xml:space="preserve"> Highly recommended]</w:t>
      </w:r>
    </w:p>
    <w:p w14:paraId="4A213D5F" w14:textId="77777777" w:rsidR="001C6867" w:rsidRDefault="001C6867" w:rsidP="00E52611">
      <w:pPr>
        <w:widowControl/>
        <w:spacing w:line="240" w:lineRule="auto"/>
      </w:pPr>
    </w:p>
    <w:p w14:paraId="783C535A" w14:textId="77777777" w:rsidR="001C6867" w:rsidRDefault="001C6867" w:rsidP="001272FD">
      <w:pPr>
        <w:pStyle w:val="Heading2"/>
      </w:pPr>
      <w:bookmarkStart w:id="1669" w:name="_Toc461542090"/>
      <w:r>
        <w:t>Assumptions</w:t>
      </w:r>
      <w:bookmarkEnd w:id="1669"/>
    </w:p>
    <w:p w14:paraId="3D56AED6" w14:textId="77777777" w:rsidR="001C6867" w:rsidRDefault="001C6867" w:rsidP="000953FC">
      <w:pPr>
        <w:pStyle w:val="Comment"/>
      </w:pPr>
      <w:r>
        <w:t>[</w:t>
      </w:r>
      <w:r w:rsidRPr="008626B1">
        <w:rPr>
          <w:b/>
        </w:rPr>
        <w:t>Description:</w:t>
      </w:r>
      <w:r>
        <w:t xml:space="preserve"> This section lists </w:t>
      </w:r>
      <w:r w:rsidR="0028422F">
        <w:t>assumptions</w:t>
      </w:r>
      <w:r>
        <w:t xml:space="preserve"> related to the target solution architecture or solution migration to target solution architecture.</w:t>
      </w:r>
      <w:r w:rsidRPr="001C6867">
        <w:t xml:space="preserve"> </w:t>
      </w:r>
    </w:p>
    <w:p w14:paraId="417E2D6C" w14:textId="77777777" w:rsidR="001C6867" w:rsidRPr="005D3254" w:rsidRDefault="001C6867" w:rsidP="000953FC">
      <w:pPr>
        <w:pStyle w:val="Comment"/>
      </w:pPr>
      <w:r w:rsidRPr="00C8030F">
        <w:rPr>
          <w:b/>
        </w:rPr>
        <w:t>Section Type:</w:t>
      </w:r>
      <w:r>
        <w:t xml:space="preserve"> Highly recommended]</w:t>
      </w:r>
    </w:p>
    <w:p w14:paraId="20A14E5F" w14:textId="77777777" w:rsidR="001C6867" w:rsidRDefault="001C6867" w:rsidP="000953FC">
      <w:pPr>
        <w:pStyle w:val="Comment"/>
      </w:pPr>
    </w:p>
    <w:p w14:paraId="67484696" w14:textId="77777777" w:rsidR="00E52611" w:rsidRDefault="00E52611" w:rsidP="001272FD">
      <w:pPr>
        <w:pStyle w:val="Heading2"/>
      </w:pPr>
      <w:bookmarkStart w:id="1670" w:name="_Toc461542091"/>
      <w:r>
        <w:t>High-level solution structure</w:t>
      </w:r>
      <w:bookmarkEnd w:id="1670"/>
      <w:r>
        <w:t xml:space="preserve"> </w:t>
      </w:r>
    </w:p>
    <w:p w14:paraId="5AC8CB8C" w14:textId="77777777" w:rsidR="00E52611" w:rsidRPr="009B2E12" w:rsidRDefault="00E52611"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w:t>
      </w:r>
      <w:r w:rsidRPr="009B2E12">
        <w:t xml:space="preserve"> (in the context of the whole IT landscape):</w:t>
      </w:r>
    </w:p>
    <w:p w14:paraId="643598A4" w14:textId="77777777" w:rsidR="00E52611" w:rsidRPr="009B2E12" w:rsidRDefault="00AA1745" w:rsidP="000953FC">
      <w:pPr>
        <w:pStyle w:val="Comment"/>
        <w:numPr>
          <w:ilvl w:val="0"/>
          <w:numId w:val="16"/>
        </w:numPr>
      </w:pPr>
      <w:r w:rsidRPr="009B2E12">
        <w:t>S</w:t>
      </w:r>
      <w:r w:rsidR="00E52611" w:rsidRPr="009B2E12">
        <w:t>et of solution components</w:t>
      </w:r>
    </w:p>
    <w:p w14:paraId="772DC329" w14:textId="77777777" w:rsidR="00E52611" w:rsidRPr="009B2E12" w:rsidRDefault="00AA1745" w:rsidP="000953FC">
      <w:pPr>
        <w:pStyle w:val="Comment"/>
        <w:numPr>
          <w:ilvl w:val="0"/>
          <w:numId w:val="16"/>
        </w:numPr>
      </w:pPr>
      <w:r w:rsidRPr="009B2E12">
        <w:t>S</w:t>
      </w:r>
      <w:r w:rsidR="00E52611" w:rsidRPr="009B2E12">
        <w:t>olution component integration</w:t>
      </w:r>
    </w:p>
    <w:p w14:paraId="31A4F834" w14:textId="77777777" w:rsidR="00E52611" w:rsidRPr="009B2E12" w:rsidRDefault="00AA1745" w:rsidP="000953FC">
      <w:pPr>
        <w:pStyle w:val="Comment"/>
        <w:numPr>
          <w:ilvl w:val="0"/>
          <w:numId w:val="16"/>
        </w:numPr>
      </w:pPr>
      <w:r w:rsidRPr="009B2E12">
        <w:t>H</w:t>
      </w:r>
      <w:r w:rsidR="00E52611" w:rsidRPr="009B2E12">
        <w:t xml:space="preserve">igh-level architectural styles </w:t>
      </w:r>
      <w:r w:rsidRPr="009B2E12">
        <w:t>to</w:t>
      </w:r>
      <w:r w:rsidR="00E52611" w:rsidRPr="009B2E12">
        <w:t xml:space="preserve"> be used in the solution architecture</w:t>
      </w:r>
    </w:p>
    <w:p w14:paraId="20D2A38E" w14:textId="77777777" w:rsidR="00E52611" w:rsidRPr="009B2E12" w:rsidRDefault="00E52611" w:rsidP="000953FC">
      <w:pPr>
        <w:pStyle w:val="Comment"/>
      </w:pPr>
    </w:p>
    <w:p w14:paraId="4BD94F0F" w14:textId="77777777" w:rsidR="00E52611" w:rsidRPr="009B2E12" w:rsidRDefault="00AA1745" w:rsidP="000953FC">
      <w:pPr>
        <w:pStyle w:val="Comment"/>
      </w:pPr>
      <w:r w:rsidRPr="009B2E12">
        <w:t>I</w:t>
      </w:r>
      <w:r w:rsidR="00E52611" w:rsidRPr="009B2E12">
        <w:t>nclude the following things:</w:t>
      </w:r>
    </w:p>
    <w:p w14:paraId="6ABACF6F" w14:textId="77777777" w:rsidR="00E52611" w:rsidRPr="009B2E12" w:rsidRDefault="00AA1745" w:rsidP="000953FC">
      <w:pPr>
        <w:pStyle w:val="Comment"/>
        <w:numPr>
          <w:ilvl w:val="0"/>
          <w:numId w:val="16"/>
        </w:numPr>
      </w:pPr>
      <w:r w:rsidRPr="009B2E12">
        <w:t>H</w:t>
      </w:r>
      <w:r w:rsidR="00E52611" w:rsidRPr="009B2E12">
        <w:t>igh-level solution diagram</w:t>
      </w:r>
    </w:p>
    <w:p w14:paraId="1BB4BF20" w14:textId="77777777" w:rsidR="00E52611" w:rsidRPr="009B2E12" w:rsidRDefault="00AA1745" w:rsidP="000953FC">
      <w:pPr>
        <w:pStyle w:val="Comment"/>
        <w:numPr>
          <w:ilvl w:val="0"/>
          <w:numId w:val="16"/>
        </w:numPr>
      </w:pPr>
      <w:r w:rsidRPr="009B2E12">
        <w:t>H</w:t>
      </w:r>
      <w:r w:rsidR="00E52611" w:rsidRPr="009B2E12">
        <w:t>igh-level</w:t>
      </w:r>
      <w:r w:rsidRPr="009B2E12">
        <w:t xml:space="preserve"> description of the</w:t>
      </w:r>
      <w:r w:rsidR="00E52611" w:rsidRPr="009B2E12">
        <w:t xml:space="preserve"> solution</w:t>
      </w:r>
      <w:r w:rsidRPr="009B2E12">
        <w:t>’s</w:t>
      </w:r>
      <w:r w:rsidR="00E52611" w:rsidRPr="009B2E12">
        <w:t xml:space="preserve"> </w:t>
      </w:r>
      <w:r w:rsidR="00B47267" w:rsidRPr="009B2E12">
        <w:t>behavior</w:t>
      </w:r>
      <w:r w:rsidR="00E52611" w:rsidRPr="009B2E12">
        <w:t xml:space="preserve"> (in terms of sequences, state-machine, data flow and execution diagrams)</w:t>
      </w:r>
    </w:p>
    <w:p w14:paraId="0014F463" w14:textId="77777777" w:rsidR="00E52611" w:rsidRPr="009B2E12" w:rsidRDefault="00AA1745" w:rsidP="000953FC">
      <w:pPr>
        <w:pStyle w:val="Comment"/>
        <w:numPr>
          <w:ilvl w:val="0"/>
          <w:numId w:val="16"/>
        </w:numPr>
      </w:pPr>
      <w:r w:rsidRPr="009B2E12">
        <w:t>C</w:t>
      </w:r>
      <w:r w:rsidR="00E52611" w:rsidRPr="009B2E12">
        <w:t xml:space="preserve">omments about architectural styles </w:t>
      </w:r>
      <w:r w:rsidRPr="009B2E12">
        <w:t>to</w:t>
      </w:r>
      <w:r w:rsidR="00E52611" w:rsidRPr="009B2E12">
        <w:t xml:space="preserve"> be used</w:t>
      </w:r>
    </w:p>
    <w:p w14:paraId="3EF03190" w14:textId="77777777" w:rsidR="00CE7063" w:rsidRPr="009B2E12" w:rsidRDefault="00AA1745" w:rsidP="000953FC">
      <w:pPr>
        <w:pStyle w:val="Comment"/>
        <w:numPr>
          <w:ilvl w:val="0"/>
          <w:numId w:val="16"/>
        </w:numPr>
      </w:pPr>
      <w:r w:rsidRPr="009B2E12">
        <w:t>L</w:t>
      </w:r>
      <w:r w:rsidR="00E52611" w:rsidRPr="009B2E12">
        <w:t>ist of architecturally significant components and description</w:t>
      </w:r>
      <w:r w:rsidRPr="009B2E12">
        <w:t>s</w:t>
      </w:r>
      <w:r w:rsidR="00E52611" w:rsidRPr="009B2E12">
        <w:t xml:space="preserve"> of their technology stack and integration with each other</w:t>
      </w:r>
    </w:p>
    <w:p w14:paraId="1FAA329D" w14:textId="77777777" w:rsidR="005658C9" w:rsidRPr="009B2E12" w:rsidRDefault="00CE7063" w:rsidP="000953FC">
      <w:pPr>
        <w:pStyle w:val="Comment"/>
      </w:pPr>
      <w:r w:rsidRPr="00C8030F">
        <w:t>Section Type:</w:t>
      </w:r>
      <w:r w:rsidRPr="009B2E12">
        <w:t xml:space="preserve"> Mandatory</w:t>
      </w:r>
      <w:r w:rsidR="00E52611" w:rsidRPr="009B2E12">
        <w:t>]</w:t>
      </w:r>
    </w:p>
    <w:p w14:paraId="5F647538" w14:textId="77777777" w:rsidR="00CE7063" w:rsidRPr="00CE7063" w:rsidRDefault="00CE7063" w:rsidP="000953FC">
      <w:pPr>
        <w:pStyle w:val="Comment"/>
      </w:pPr>
    </w:p>
    <w:p w14:paraId="2BF1CA6C" w14:textId="77777777" w:rsidR="00AC6D8F" w:rsidRPr="003254D3" w:rsidRDefault="00AC6D8F" w:rsidP="00AC6D8F">
      <w:pPr>
        <w:pStyle w:val="Heading3"/>
      </w:pPr>
      <w:bookmarkStart w:id="1671" w:name="_Toc461542092"/>
      <w:r>
        <w:t>Solution Component 1</w:t>
      </w:r>
      <w:bookmarkEnd w:id="1671"/>
    </w:p>
    <w:tbl>
      <w:tblPr>
        <w:tblStyle w:val="TableEPAM"/>
        <w:tblW w:w="0" w:type="auto"/>
        <w:tblInd w:w="-5" w:type="dxa"/>
        <w:tblLook w:val="0480" w:firstRow="0" w:lastRow="0" w:firstColumn="1" w:lastColumn="0" w:noHBand="0" w:noVBand="1"/>
      </w:tblPr>
      <w:tblGrid>
        <w:gridCol w:w="2084"/>
        <w:gridCol w:w="7268"/>
      </w:tblGrid>
      <w:tr w:rsidR="00AC6D8F" w14:paraId="45B6AE02"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5EF6C58" w14:textId="77777777" w:rsidR="00AC6D8F" w:rsidRDefault="00AC6D8F" w:rsidP="00BD7076">
            <w:pPr>
              <w:rPr>
                <w:b/>
              </w:rPr>
            </w:pPr>
            <w:r>
              <w:rPr>
                <w:b/>
              </w:rPr>
              <w:t>Description</w:t>
            </w:r>
          </w:p>
        </w:tc>
        <w:tc>
          <w:tcPr>
            <w:tcW w:w="7268" w:type="dxa"/>
          </w:tcPr>
          <w:p w14:paraId="7D1C675F" w14:textId="77777777" w:rsidR="00AC6D8F" w:rsidRDefault="00AC6D8F" w:rsidP="00BD7076">
            <w:pPr>
              <w:cnfStyle w:val="000000100000" w:firstRow="0" w:lastRow="0" w:firstColumn="0" w:lastColumn="0" w:oddVBand="0" w:evenVBand="0" w:oddHBand="1" w:evenHBand="0" w:firstRowFirstColumn="0" w:firstRowLastColumn="0" w:lastRowFirstColumn="0" w:lastRowLastColumn="0"/>
            </w:pPr>
            <w:r>
              <w:t>[Describe</w:t>
            </w:r>
            <w:r w:rsidR="00AA1745">
              <w:t xml:space="preserve"> the</w:t>
            </w:r>
            <w:r>
              <w:t xml:space="preserve"> general purpose of the component in the system]</w:t>
            </w:r>
          </w:p>
        </w:tc>
      </w:tr>
      <w:tr w:rsidR="00AC6D8F" w14:paraId="38EB3519" w14:textId="77777777" w:rsidTr="00637ED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0C3E5E5E" w14:textId="77777777" w:rsidR="00AC6D8F" w:rsidRPr="0018721D" w:rsidRDefault="00AC6D8F" w:rsidP="00BD7076">
            <w:pPr>
              <w:rPr>
                <w:b/>
              </w:rPr>
            </w:pPr>
            <w:r w:rsidRPr="0018721D">
              <w:rPr>
                <w:b/>
              </w:rPr>
              <w:t>Technology Stack</w:t>
            </w:r>
          </w:p>
        </w:tc>
        <w:tc>
          <w:tcPr>
            <w:tcW w:w="7268" w:type="dxa"/>
          </w:tcPr>
          <w:p w14:paraId="4FB6F53E" w14:textId="77777777" w:rsidR="00AC6D8F" w:rsidRPr="00DA6CF4" w:rsidRDefault="00AC6D8F" w:rsidP="00BD7076">
            <w:pPr>
              <w:cnfStyle w:val="000000010000" w:firstRow="0" w:lastRow="0" w:firstColumn="0" w:lastColumn="0" w:oddVBand="0" w:evenVBand="0" w:oddHBand="0" w:evenHBand="1" w:firstRowFirstColumn="0" w:firstRowLastColumn="0" w:lastRowFirstColumn="0" w:lastRowLastColumn="0"/>
            </w:pPr>
            <w:r>
              <w:t>[Describe</w:t>
            </w:r>
            <w:r w:rsidR="00AA1745">
              <w:t xml:space="preserve"> the</w:t>
            </w:r>
            <w:r>
              <w:t xml:space="preserve"> technology stack of the component by listing</w:t>
            </w:r>
            <w:r w:rsidR="00AA1745">
              <w:t xml:space="preserve"> the</w:t>
            </w:r>
            <w:r>
              <w:t xml:space="preserve"> main frameworks, libraries, tools</w:t>
            </w:r>
            <w:r w:rsidR="00AA1745">
              <w:t>, etc.</w:t>
            </w:r>
            <w:r>
              <w:t>]</w:t>
            </w:r>
          </w:p>
        </w:tc>
      </w:tr>
      <w:tr w:rsidR="00AC6D8F" w14:paraId="04366900"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260D74D" w14:textId="77777777" w:rsidR="00AC6D8F" w:rsidRPr="0018721D" w:rsidRDefault="00AC6D8F" w:rsidP="00BD7076">
            <w:pPr>
              <w:rPr>
                <w:b/>
              </w:rPr>
            </w:pPr>
            <w:r w:rsidRPr="0018721D">
              <w:rPr>
                <w:b/>
              </w:rPr>
              <w:lastRenderedPageBreak/>
              <w:t>Related components</w:t>
            </w:r>
          </w:p>
        </w:tc>
        <w:tc>
          <w:tcPr>
            <w:tcW w:w="7268" w:type="dxa"/>
          </w:tcPr>
          <w:p w14:paraId="483068EF" w14:textId="77777777" w:rsidR="00AC6D8F" w:rsidRDefault="00AC6D8F" w:rsidP="00BD7076">
            <w:pPr>
              <w:cnfStyle w:val="000000100000" w:firstRow="0" w:lastRow="0" w:firstColumn="0" w:lastColumn="0" w:oddVBand="0" w:evenVBand="0" w:oddHBand="1" w:evenHBand="0" w:firstRowFirstColumn="0" w:firstRowLastColumn="0" w:lastRowFirstColumn="0" w:lastRowLastColumn="0"/>
            </w:pPr>
            <w:r>
              <w:t>[List related components with short description</w:t>
            </w:r>
            <w:r w:rsidR="00AA1745">
              <w:t>s</w:t>
            </w:r>
            <w:r>
              <w:t xml:space="preserve"> of the relation</w:t>
            </w:r>
            <w:r w:rsidR="00AA1745">
              <w:t>’s</w:t>
            </w:r>
            <w:r>
              <w:t xml:space="preserve"> nature]</w:t>
            </w:r>
          </w:p>
        </w:tc>
      </w:tr>
      <w:tr w:rsidR="00AC6D8F" w14:paraId="457BDEC3" w14:textId="77777777" w:rsidTr="00637ED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666E61D" w14:textId="77777777" w:rsidR="00AC6D8F" w:rsidRPr="0018721D" w:rsidRDefault="00AC6D8F" w:rsidP="00BD7076">
            <w:pPr>
              <w:rPr>
                <w:b/>
              </w:rPr>
            </w:pPr>
            <w:r w:rsidRPr="0018721D">
              <w:rPr>
                <w:b/>
              </w:rPr>
              <w:t>Covered functional requirements</w:t>
            </w:r>
          </w:p>
        </w:tc>
        <w:tc>
          <w:tcPr>
            <w:tcW w:w="7268" w:type="dxa"/>
          </w:tcPr>
          <w:p w14:paraId="2496BA75" w14:textId="77777777" w:rsidR="00AC6D8F" w:rsidRDefault="00AC6D8F" w:rsidP="0027179A">
            <w:pPr>
              <w:cnfStyle w:val="000000010000" w:firstRow="0" w:lastRow="0" w:firstColumn="0" w:lastColumn="0" w:oddVBand="0" w:evenVBand="0" w:oddHBand="0" w:evenHBand="1" w:firstRowFirstColumn="0" w:firstRowLastColumn="0" w:lastRowFirstColumn="0" w:lastRowLastColumn="0"/>
            </w:pPr>
            <w:r>
              <w:t>[List covered functional requirements]</w:t>
            </w:r>
          </w:p>
        </w:tc>
      </w:tr>
      <w:tr w:rsidR="00AC6D8F" w14:paraId="572B86EC"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C1DCAE3" w14:textId="77777777" w:rsidR="00AC6D8F" w:rsidRPr="0018721D" w:rsidRDefault="00AC6D8F" w:rsidP="00BD7076">
            <w:pPr>
              <w:rPr>
                <w:b/>
              </w:rPr>
            </w:pPr>
            <w:r w:rsidRPr="0018721D">
              <w:rPr>
                <w:b/>
              </w:rPr>
              <w:t>Notes</w:t>
            </w:r>
          </w:p>
        </w:tc>
        <w:tc>
          <w:tcPr>
            <w:tcW w:w="7268" w:type="dxa"/>
          </w:tcPr>
          <w:p w14:paraId="5DFD3D75" w14:textId="77777777" w:rsidR="00AC6D8F" w:rsidRDefault="00AC6D8F" w:rsidP="00BD7076">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3BE3E845" w14:textId="77777777" w:rsidR="00AC6D8F" w:rsidRDefault="00AC6D8F" w:rsidP="00AC6D8F">
      <w:pPr>
        <w:widowControl/>
        <w:spacing w:line="240" w:lineRule="auto"/>
      </w:pPr>
    </w:p>
    <w:p w14:paraId="3152856B" w14:textId="77777777" w:rsidR="00AC6D8F" w:rsidRPr="003254D3" w:rsidRDefault="00AC6D8F" w:rsidP="00AC6D8F">
      <w:pPr>
        <w:pStyle w:val="Heading3"/>
      </w:pPr>
      <w:bookmarkStart w:id="1672" w:name="_Toc461542093"/>
      <w:r>
        <w:t>Solution Component 2</w:t>
      </w:r>
      <w:bookmarkEnd w:id="1672"/>
    </w:p>
    <w:tbl>
      <w:tblPr>
        <w:tblStyle w:val="TableEPAM"/>
        <w:tblW w:w="9352" w:type="dxa"/>
        <w:tblInd w:w="-5" w:type="dxa"/>
        <w:tblLook w:val="0480" w:firstRow="0" w:lastRow="0" w:firstColumn="1" w:lastColumn="0" w:noHBand="0" w:noVBand="1"/>
      </w:tblPr>
      <w:tblGrid>
        <w:gridCol w:w="2084"/>
        <w:gridCol w:w="7268"/>
      </w:tblGrid>
      <w:tr w:rsidR="00AA1745" w14:paraId="693F29FE"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5D5385B" w14:textId="77777777" w:rsidR="00AA1745" w:rsidRDefault="00AA1745" w:rsidP="00AA1745">
            <w:pPr>
              <w:rPr>
                <w:b/>
              </w:rPr>
            </w:pPr>
            <w:r>
              <w:rPr>
                <w:b/>
              </w:rPr>
              <w:t>Description</w:t>
            </w:r>
          </w:p>
        </w:tc>
        <w:tc>
          <w:tcPr>
            <w:tcW w:w="7268" w:type="dxa"/>
          </w:tcPr>
          <w:p w14:paraId="1FDFD6C6" w14:textId="77777777" w:rsidR="00AA1745" w:rsidRDefault="00AA1745" w:rsidP="00AA1745">
            <w:pPr>
              <w:cnfStyle w:val="000000100000" w:firstRow="0" w:lastRow="0" w:firstColumn="0" w:lastColumn="0" w:oddVBand="0" w:evenVBand="0" w:oddHBand="1" w:evenHBand="0" w:firstRowFirstColumn="0" w:firstRowLastColumn="0" w:lastRowFirstColumn="0" w:lastRowLastColumn="0"/>
            </w:pPr>
            <w:r>
              <w:t>[Describe the general purpose of the component in the system]</w:t>
            </w:r>
          </w:p>
        </w:tc>
      </w:tr>
      <w:tr w:rsidR="00AA1745" w14:paraId="7A2EB0B1" w14:textId="77777777" w:rsidTr="00637ED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73ADABA" w14:textId="77777777" w:rsidR="00AA1745" w:rsidRPr="0018721D" w:rsidRDefault="00AA1745" w:rsidP="00AA1745">
            <w:pPr>
              <w:rPr>
                <w:b/>
              </w:rPr>
            </w:pPr>
            <w:r w:rsidRPr="0018721D">
              <w:rPr>
                <w:b/>
              </w:rPr>
              <w:t>Technology Stack</w:t>
            </w:r>
          </w:p>
        </w:tc>
        <w:tc>
          <w:tcPr>
            <w:tcW w:w="7268" w:type="dxa"/>
          </w:tcPr>
          <w:p w14:paraId="67E5E929" w14:textId="77777777" w:rsidR="00AA1745" w:rsidRDefault="00AA1745" w:rsidP="00AA1745">
            <w:pPr>
              <w:cnfStyle w:val="000000010000" w:firstRow="0" w:lastRow="0" w:firstColumn="0" w:lastColumn="0" w:oddVBand="0" w:evenVBand="0" w:oddHBand="0" w:evenHBand="1" w:firstRowFirstColumn="0" w:firstRowLastColumn="0" w:lastRowFirstColumn="0" w:lastRowLastColumn="0"/>
            </w:pPr>
            <w:r>
              <w:t>[Describe the technology stack of the component by listing the main frameworks, libraries, tools, etc.]</w:t>
            </w:r>
          </w:p>
        </w:tc>
      </w:tr>
      <w:tr w:rsidR="00AA1745" w14:paraId="278A614C"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C3D7E98" w14:textId="77777777" w:rsidR="00AA1745" w:rsidRPr="0018721D" w:rsidRDefault="00AA1745" w:rsidP="00AA1745">
            <w:pPr>
              <w:rPr>
                <w:b/>
              </w:rPr>
            </w:pPr>
            <w:r w:rsidRPr="0018721D">
              <w:rPr>
                <w:b/>
              </w:rPr>
              <w:t>Related components</w:t>
            </w:r>
          </w:p>
        </w:tc>
        <w:tc>
          <w:tcPr>
            <w:tcW w:w="7268" w:type="dxa"/>
          </w:tcPr>
          <w:p w14:paraId="0E2E76A5" w14:textId="77777777" w:rsidR="00AA1745" w:rsidRDefault="00AA1745" w:rsidP="00AA1745">
            <w:pPr>
              <w:cnfStyle w:val="000000100000" w:firstRow="0" w:lastRow="0" w:firstColumn="0" w:lastColumn="0" w:oddVBand="0" w:evenVBand="0" w:oddHBand="1" w:evenHBand="0" w:firstRowFirstColumn="0" w:firstRowLastColumn="0" w:lastRowFirstColumn="0" w:lastRowLastColumn="0"/>
            </w:pPr>
            <w:r>
              <w:t>[List related components with short descriptions of the relation’s nature]</w:t>
            </w:r>
          </w:p>
        </w:tc>
      </w:tr>
      <w:tr w:rsidR="00AA1745" w14:paraId="1708C7E7" w14:textId="77777777" w:rsidTr="00637ED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02C373C9" w14:textId="77777777" w:rsidR="00AA1745" w:rsidRPr="0018721D" w:rsidRDefault="00AA1745" w:rsidP="00AA1745">
            <w:pPr>
              <w:rPr>
                <w:b/>
              </w:rPr>
            </w:pPr>
            <w:r w:rsidRPr="0018721D">
              <w:rPr>
                <w:b/>
              </w:rPr>
              <w:t>Covered functional requirements</w:t>
            </w:r>
          </w:p>
        </w:tc>
        <w:tc>
          <w:tcPr>
            <w:tcW w:w="7268" w:type="dxa"/>
          </w:tcPr>
          <w:p w14:paraId="1F3D8AF6" w14:textId="77777777" w:rsidR="00AA1745" w:rsidRDefault="00AA1745" w:rsidP="00AA1745">
            <w:pPr>
              <w:cnfStyle w:val="000000010000" w:firstRow="0" w:lastRow="0" w:firstColumn="0" w:lastColumn="0" w:oddVBand="0" w:evenVBand="0" w:oddHBand="0" w:evenHBand="1" w:firstRowFirstColumn="0" w:firstRowLastColumn="0" w:lastRowFirstColumn="0" w:lastRowLastColumn="0"/>
            </w:pPr>
            <w:r>
              <w:t>[List covered functional requirements]</w:t>
            </w:r>
          </w:p>
        </w:tc>
      </w:tr>
      <w:tr w:rsidR="00AA1745" w14:paraId="7A4E7F3A"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6E9ACCE" w14:textId="77777777" w:rsidR="00AA1745" w:rsidRPr="0018721D" w:rsidRDefault="00AA1745" w:rsidP="00AA1745">
            <w:pPr>
              <w:rPr>
                <w:b/>
              </w:rPr>
            </w:pPr>
            <w:r w:rsidRPr="0018721D">
              <w:rPr>
                <w:b/>
              </w:rPr>
              <w:t>Notes</w:t>
            </w:r>
          </w:p>
        </w:tc>
        <w:tc>
          <w:tcPr>
            <w:tcW w:w="7268" w:type="dxa"/>
          </w:tcPr>
          <w:p w14:paraId="0D97240B" w14:textId="77777777" w:rsidR="00AA1745" w:rsidRDefault="00AA1745" w:rsidP="00AA1745">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3073CDFB" w14:textId="77777777" w:rsidR="00AC6D8F" w:rsidRDefault="00AC6D8F" w:rsidP="00AC6D8F">
      <w:pPr>
        <w:widowControl/>
        <w:spacing w:line="240" w:lineRule="auto"/>
      </w:pPr>
    </w:p>
    <w:p w14:paraId="65B1DE0A" w14:textId="77777777" w:rsidR="00AC6D8F" w:rsidRDefault="00AC6D8F" w:rsidP="00AC6D8F">
      <w:pPr>
        <w:pStyle w:val="Heading3"/>
      </w:pPr>
      <w:bookmarkStart w:id="1673" w:name="_Toc461542094"/>
      <w:r>
        <w:t>…</w:t>
      </w:r>
      <w:bookmarkEnd w:id="1673"/>
    </w:p>
    <w:p w14:paraId="73A006E3" w14:textId="77777777" w:rsidR="00AC6D8F" w:rsidRDefault="00AC6D8F" w:rsidP="000953FC">
      <w:pPr>
        <w:pStyle w:val="BodyText"/>
      </w:pPr>
    </w:p>
    <w:p w14:paraId="5D3529D3" w14:textId="77777777" w:rsidR="00AC6D8F" w:rsidRDefault="00AC6D8F" w:rsidP="001272FD">
      <w:pPr>
        <w:pStyle w:val="Heading2"/>
      </w:pPr>
      <w:bookmarkStart w:id="1674" w:name="_Toc461542095"/>
      <w:r>
        <w:t>Solution components structure</w:t>
      </w:r>
      <w:bookmarkEnd w:id="1674"/>
      <w:r>
        <w:t xml:space="preserve"> </w:t>
      </w:r>
    </w:p>
    <w:p w14:paraId="5B926B21" w14:textId="77777777" w:rsidR="00AC6D8F" w:rsidRPr="009B2E12" w:rsidRDefault="00AC6D8F"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w:t>
      </w:r>
      <w:r w:rsidR="00AA1745" w:rsidRPr="009B2E12">
        <w:t xml:space="preserve"> the</w:t>
      </w:r>
      <w:r w:rsidRPr="009B2E12">
        <w:t xml:space="preserve"> internal structure of architecturally significant components.</w:t>
      </w:r>
    </w:p>
    <w:p w14:paraId="1B24A4E9" w14:textId="77777777" w:rsidR="00AC6D8F" w:rsidRPr="009B2E12" w:rsidRDefault="00AC6D8F" w:rsidP="000953FC">
      <w:pPr>
        <w:pStyle w:val="Comment"/>
      </w:pPr>
    </w:p>
    <w:p w14:paraId="67D742E7" w14:textId="77777777" w:rsidR="00AC6D8F" w:rsidRPr="009B2E12" w:rsidRDefault="00814B17" w:rsidP="000953FC">
      <w:pPr>
        <w:pStyle w:val="Comment"/>
      </w:pPr>
      <w:r w:rsidRPr="009B2E12">
        <w:t>F</w:t>
      </w:r>
      <w:r w:rsidR="00AC6D8F" w:rsidRPr="009B2E12">
        <w:t>or every solution component</w:t>
      </w:r>
      <w:r w:rsidR="00AA1745" w:rsidRPr="009B2E12">
        <w:t>,</w:t>
      </w:r>
      <w:r w:rsidR="00AC6D8F" w:rsidRPr="009B2E12">
        <w:t xml:space="preserve"> describe the following:</w:t>
      </w:r>
    </w:p>
    <w:p w14:paraId="482E83F7" w14:textId="77777777" w:rsidR="00AC6D8F" w:rsidRPr="009B2E12" w:rsidRDefault="00172D97" w:rsidP="000953FC">
      <w:pPr>
        <w:pStyle w:val="Comment"/>
        <w:numPr>
          <w:ilvl w:val="0"/>
          <w:numId w:val="16"/>
        </w:numPr>
      </w:pPr>
      <w:r w:rsidRPr="009B2E12">
        <w:t>D</w:t>
      </w:r>
      <w:r w:rsidR="00AC6D8F" w:rsidRPr="009B2E12">
        <w:t>iagram of sub-components</w:t>
      </w:r>
    </w:p>
    <w:p w14:paraId="3B8971B9" w14:textId="77777777" w:rsidR="00AC6D8F" w:rsidRPr="009B2E12" w:rsidRDefault="00172D97" w:rsidP="000953FC">
      <w:pPr>
        <w:pStyle w:val="Comment"/>
        <w:numPr>
          <w:ilvl w:val="0"/>
          <w:numId w:val="16"/>
        </w:numPr>
      </w:pPr>
      <w:r w:rsidRPr="009B2E12">
        <w:t>D</w:t>
      </w:r>
      <w:r w:rsidR="00AC6D8F" w:rsidRPr="009B2E12">
        <w:t>escription of</w:t>
      </w:r>
      <w:r w:rsidRPr="009B2E12">
        <w:t xml:space="preserve"> the</w:t>
      </w:r>
      <w:r w:rsidR="00AC6D8F" w:rsidRPr="009B2E12">
        <w:t xml:space="preserve"> sub-components</w:t>
      </w:r>
      <w:r w:rsidRPr="009B2E12">
        <w:t>’</w:t>
      </w:r>
      <w:r w:rsidR="00AC6D8F" w:rsidRPr="009B2E12">
        <w:t xml:space="preserve"> behavior (in terms of sequences, state-machine, data flow and execution diagrams)</w:t>
      </w:r>
    </w:p>
    <w:p w14:paraId="22DC9BA1" w14:textId="77777777" w:rsidR="00CE7063" w:rsidRPr="009B2E12" w:rsidRDefault="00172D97" w:rsidP="000953FC">
      <w:pPr>
        <w:pStyle w:val="Comment"/>
        <w:numPr>
          <w:ilvl w:val="0"/>
          <w:numId w:val="16"/>
        </w:numPr>
      </w:pPr>
      <w:r w:rsidRPr="009B2E12">
        <w:t>S</w:t>
      </w:r>
      <w:r w:rsidR="00AC6D8F" w:rsidRPr="009B2E12">
        <w:t>ub-component integration</w:t>
      </w:r>
    </w:p>
    <w:p w14:paraId="044B25AA" w14:textId="77777777" w:rsidR="00AC6D8F" w:rsidRPr="009B2E12" w:rsidRDefault="00CE7063" w:rsidP="000953FC">
      <w:pPr>
        <w:pStyle w:val="Comment"/>
      </w:pPr>
      <w:r w:rsidRPr="009B2E12">
        <w:rPr>
          <w:b/>
        </w:rPr>
        <w:t>Section Type:</w:t>
      </w:r>
      <w:r w:rsidRPr="009B2E12">
        <w:t xml:space="preserve"> Highly recommended (to describe solution components in details)</w:t>
      </w:r>
      <w:r w:rsidR="00AC6D8F" w:rsidRPr="009B2E12">
        <w:t>]</w:t>
      </w:r>
    </w:p>
    <w:p w14:paraId="51F0AABF" w14:textId="77777777" w:rsidR="00AC6D8F" w:rsidRDefault="00AC6D8F" w:rsidP="000953FC">
      <w:pPr>
        <w:pStyle w:val="BodyText"/>
      </w:pPr>
    </w:p>
    <w:p w14:paraId="18D33FE0" w14:textId="77777777" w:rsidR="00AC6D8F" w:rsidRDefault="00AC6D8F" w:rsidP="00AC6D8F">
      <w:pPr>
        <w:pStyle w:val="Heading3"/>
      </w:pPr>
      <w:bookmarkStart w:id="1675" w:name="_Toc461542096"/>
      <w:r>
        <w:t>Solution Component 1</w:t>
      </w:r>
      <w:bookmarkEnd w:id="1675"/>
    </w:p>
    <w:p w14:paraId="7B4629B8" w14:textId="77777777" w:rsidR="00AC6D8F" w:rsidRPr="009B2E12" w:rsidRDefault="00AC6D8F" w:rsidP="000953FC">
      <w:pPr>
        <w:pStyle w:val="Comment"/>
      </w:pPr>
      <w:r w:rsidRPr="009B2E12">
        <w:t>[</w:t>
      </w:r>
      <w:r w:rsidR="00CE7063" w:rsidRPr="009B2E12">
        <w:rPr>
          <w:b/>
        </w:rPr>
        <w:t xml:space="preserve">Description: </w:t>
      </w:r>
      <w:r w:rsidRPr="009B2E12">
        <w:t>Describe</w:t>
      </w:r>
      <w:r w:rsidR="00172D97" w:rsidRPr="009B2E12">
        <w:t xml:space="preserve"> the</w:t>
      </w:r>
      <w:r w:rsidRPr="009B2E12">
        <w:t xml:space="preserve"> main sub-components in this section: </w:t>
      </w:r>
    </w:p>
    <w:p w14:paraId="4DBB84A2" w14:textId="77777777" w:rsidR="00AC6D8F" w:rsidRPr="009B2E12" w:rsidRDefault="00AC6D8F" w:rsidP="000953FC">
      <w:pPr>
        <w:pStyle w:val="Comment"/>
        <w:numPr>
          <w:ilvl w:val="0"/>
          <w:numId w:val="16"/>
        </w:numPr>
      </w:pPr>
      <w:r w:rsidRPr="009B2E12">
        <w:t>Sub-component contract</w:t>
      </w:r>
    </w:p>
    <w:p w14:paraId="2DDC2061" w14:textId="77777777" w:rsidR="00AC6D8F" w:rsidRPr="009B2E12" w:rsidRDefault="00AC6D8F" w:rsidP="000953FC">
      <w:pPr>
        <w:pStyle w:val="Comment"/>
        <w:numPr>
          <w:ilvl w:val="0"/>
          <w:numId w:val="16"/>
        </w:numPr>
      </w:pPr>
      <w:r w:rsidRPr="009B2E12">
        <w:t>Sub-component diagram</w:t>
      </w:r>
    </w:p>
    <w:p w14:paraId="70D307CC" w14:textId="77777777" w:rsidR="00CE7063" w:rsidRPr="009B2E12" w:rsidRDefault="00AC6D8F" w:rsidP="000953FC">
      <w:pPr>
        <w:pStyle w:val="Comment"/>
        <w:numPr>
          <w:ilvl w:val="0"/>
          <w:numId w:val="16"/>
        </w:numPr>
      </w:pPr>
      <w:r w:rsidRPr="009B2E12">
        <w:t>Sub-component relations/dependencies</w:t>
      </w:r>
    </w:p>
    <w:p w14:paraId="6ADEFFCA" w14:textId="77777777" w:rsidR="00AC6D8F" w:rsidRPr="009B2E12" w:rsidRDefault="00CE7063" w:rsidP="000953FC">
      <w:pPr>
        <w:pStyle w:val="Comment"/>
      </w:pPr>
      <w:r w:rsidRPr="009B2E12">
        <w:rPr>
          <w:b/>
        </w:rPr>
        <w:t>Section Type:</w:t>
      </w:r>
      <w:r w:rsidRPr="009B2E12">
        <w:t xml:space="preserve"> Highly recommended (to describe solution component in technological details)</w:t>
      </w:r>
      <w:r w:rsidR="00AC6D8F" w:rsidRPr="009B2E12">
        <w:t>]</w:t>
      </w:r>
    </w:p>
    <w:p w14:paraId="0807CAC4" w14:textId="77777777" w:rsidR="00AC6D8F" w:rsidRDefault="00AC6D8F" w:rsidP="000953FC">
      <w:pPr>
        <w:pStyle w:val="BodyText"/>
      </w:pPr>
    </w:p>
    <w:p w14:paraId="2DFA87B6" w14:textId="77777777" w:rsidR="00AC6D8F" w:rsidRDefault="00AC6D8F" w:rsidP="00AC6D8F">
      <w:pPr>
        <w:pStyle w:val="Heading3"/>
      </w:pPr>
      <w:bookmarkStart w:id="1676" w:name="_Toc461542097"/>
      <w:r>
        <w:t>Solution Component 2</w:t>
      </w:r>
      <w:bookmarkEnd w:id="1676"/>
    </w:p>
    <w:p w14:paraId="7F352808" w14:textId="77777777" w:rsidR="00AC6D8F" w:rsidRPr="009B2E12" w:rsidRDefault="00AC6D8F" w:rsidP="000953FC">
      <w:pPr>
        <w:pStyle w:val="Comment"/>
      </w:pPr>
      <w:r w:rsidRPr="009B2E12">
        <w:t>[</w:t>
      </w:r>
      <w:r w:rsidR="00CE7063" w:rsidRPr="009B2E12">
        <w:rPr>
          <w:b/>
        </w:rPr>
        <w:t>Description:</w:t>
      </w:r>
      <w:r w:rsidR="00CE7063" w:rsidRPr="009B2E12">
        <w:t xml:space="preserve"> </w:t>
      </w:r>
      <w:r w:rsidRPr="009B2E12">
        <w:t xml:space="preserve">Describe </w:t>
      </w:r>
      <w:r w:rsidR="00172D97" w:rsidRPr="009B2E12">
        <w:t xml:space="preserve">the </w:t>
      </w:r>
      <w:r w:rsidRPr="009B2E12">
        <w:t xml:space="preserve">main sub-components in this section: </w:t>
      </w:r>
    </w:p>
    <w:p w14:paraId="354DAFB8" w14:textId="77777777" w:rsidR="00AC6D8F" w:rsidRPr="009B2E12" w:rsidRDefault="00AC6D8F" w:rsidP="000953FC">
      <w:pPr>
        <w:pStyle w:val="Comment"/>
        <w:numPr>
          <w:ilvl w:val="0"/>
          <w:numId w:val="16"/>
        </w:numPr>
      </w:pPr>
      <w:r w:rsidRPr="009B2E12">
        <w:t>Sub-component contract</w:t>
      </w:r>
    </w:p>
    <w:p w14:paraId="005B0695" w14:textId="77777777" w:rsidR="00AC6D8F" w:rsidRPr="009B2E12" w:rsidRDefault="00AC6D8F" w:rsidP="000953FC">
      <w:pPr>
        <w:pStyle w:val="Comment"/>
        <w:numPr>
          <w:ilvl w:val="0"/>
          <w:numId w:val="16"/>
        </w:numPr>
      </w:pPr>
      <w:r w:rsidRPr="009B2E12">
        <w:t>Sub-component diagram</w:t>
      </w:r>
    </w:p>
    <w:p w14:paraId="3F182259" w14:textId="77777777" w:rsidR="00CE7063" w:rsidRPr="009B2E12" w:rsidRDefault="00AC6D8F" w:rsidP="000953FC">
      <w:pPr>
        <w:pStyle w:val="Comment"/>
        <w:numPr>
          <w:ilvl w:val="0"/>
          <w:numId w:val="16"/>
        </w:numPr>
      </w:pPr>
      <w:r w:rsidRPr="009B2E12">
        <w:t>Sub-component relations/dependencies</w:t>
      </w:r>
    </w:p>
    <w:p w14:paraId="1BEA8E39" w14:textId="77777777" w:rsidR="00AC6D8F" w:rsidRPr="009B2E12" w:rsidRDefault="00CE7063" w:rsidP="000953FC">
      <w:pPr>
        <w:pStyle w:val="Comment"/>
      </w:pPr>
      <w:r w:rsidRPr="009B2E12">
        <w:rPr>
          <w:b/>
        </w:rPr>
        <w:t>Section Type:</w:t>
      </w:r>
      <w:r w:rsidRPr="009B2E12">
        <w:t xml:space="preserve"> Highly recommended (to describe solution component in technological details)</w:t>
      </w:r>
      <w:r w:rsidR="00AC6D8F" w:rsidRPr="009B2E12">
        <w:t>]</w:t>
      </w:r>
    </w:p>
    <w:p w14:paraId="105ED310" w14:textId="77777777" w:rsidR="00AC6D8F" w:rsidRDefault="00AC6D8F" w:rsidP="000953FC">
      <w:pPr>
        <w:pStyle w:val="BodyText"/>
      </w:pPr>
    </w:p>
    <w:p w14:paraId="20D3C2B0" w14:textId="77777777" w:rsidR="00AC6D8F" w:rsidRDefault="00AC6D8F" w:rsidP="00AC6D8F">
      <w:pPr>
        <w:pStyle w:val="Heading3"/>
      </w:pPr>
      <w:bookmarkStart w:id="1677" w:name="_Toc461542098"/>
      <w:r>
        <w:lastRenderedPageBreak/>
        <w:t>…</w:t>
      </w:r>
      <w:bookmarkEnd w:id="1677"/>
    </w:p>
    <w:p w14:paraId="76E0A46A" w14:textId="77777777" w:rsidR="00AC6D8F" w:rsidRDefault="00AC6D8F" w:rsidP="000953FC">
      <w:pPr>
        <w:pStyle w:val="BodyText"/>
      </w:pPr>
    </w:p>
    <w:p w14:paraId="2310657B" w14:textId="77777777" w:rsidR="00AC6D8F" w:rsidRDefault="00AC6D8F" w:rsidP="001272FD">
      <w:pPr>
        <w:pStyle w:val="Heading2"/>
      </w:pPr>
      <w:bookmarkStart w:id="1678" w:name="_Toc461542099"/>
      <w:r>
        <w:t>Domain model</w:t>
      </w:r>
      <w:bookmarkEnd w:id="1678"/>
      <w:r>
        <w:t xml:space="preserve"> </w:t>
      </w:r>
    </w:p>
    <w:p w14:paraId="4711D39C" w14:textId="77777777" w:rsidR="009B2E12" w:rsidRPr="009B2E12" w:rsidRDefault="00AC6D8F" w:rsidP="000953FC">
      <w:pPr>
        <w:pStyle w:val="Comment"/>
      </w:pPr>
      <w:r w:rsidRPr="009B2E12">
        <w:t>[</w:t>
      </w:r>
      <w:r w:rsidR="009B2E12" w:rsidRPr="009B2E12">
        <w:rPr>
          <w:b/>
        </w:rPr>
        <w:t>Description:</w:t>
      </w:r>
      <w:r w:rsidR="009B2E12" w:rsidRPr="009B2E12">
        <w:t xml:space="preserve"> </w:t>
      </w:r>
      <w:r w:rsidRPr="009B2E12">
        <w:t>This section describe</w:t>
      </w:r>
      <w:r w:rsidR="00172D97" w:rsidRPr="009B2E12">
        <w:t>s the</w:t>
      </w:r>
      <w:r w:rsidRPr="009B2E12">
        <w:t xml:space="preserve"> domain model if Domain-Driven Design was used during baseline solution design. D</w:t>
      </w:r>
      <w:r w:rsidR="00172D97" w:rsidRPr="009B2E12">
        <w:t>escribe the d</w:t>
      </w:r>
      <w:r w:rsidRPr="009B2E12">
        <w:t xml:space="preserve">omain model in terms of bounded contexts and </w:t>
      </w:r>
      <w:r w:rsidR="00172D97" w:rsidRPr="009B2E12">
        <w:t xml:space="preserve">the </w:t>
      </w:r>
      <w:r w:rsidRPr="009B2E12">
        <w:t>main entities in every context.</w:t>
      </w:r>
    </w:p>
    <w:p w14:paraId="11EFDCCB" w14:textId="77777777" w:rsidR="00AC6D8F" w:rsidRPr="009B2E12" w:rsidRDefault="009B2E12" w:rsidP="000953FC">
      <w:pPr>
        <w:pStyle w:val="Comment"/>
      </w:pPr>
      <w:r w:rsidRPr="009B2E12">
        <w:rPr>
          <w:b/>
        </w:rPr>
        <w:t>Section Type:</w:t>
      </w:r>
      <w:r w:rsidRPr="009B2E12">
        <w:t xml:space="preserve"> Highly recommended (If applicable, in order to direct the development to Domain-Driven Design practices)</w:t>
      </w:r>
      <w:r w:rsidR="00AC6D8F" w:rsidRPr="009B2E12">
        <w:t>]</w:t>
      </w:r>
    </w:p>
    <w:p w14:paraId="39F61869" w14:textId="77777777" w:rsidR="00AC6D8F" w:rsidRDefault="00AC6D8F" w:rsidP="000953FC">
      <w:pPr>
        <w:pStyle w:val="BodyText"/>
      </w:pPr>
    </w:p>
    <w:p w14:paraId="3113449E" w14:textId="77777777" w:rsidR="00AC6D8F" w:rsidRDefault="00AC6D8F" w:rsidP="001272FD">
      <w:pPr>
        <w:pStyle w:val="Heading2"/>
      </w:pPr>
      <w:bookmarkStart w:id="1679" w:name="_Toc461542100"/>
      <w:r>
        <w:t>Data model</w:t>
      </w:r>
      <w:bookmarkEnd w:id="1679"/>
      <w:r>
        <w:t xml:space="preserve"> </w:t>
      </w:r>
    </w:p>
    <w:p w14:paraId="4B3C3E62" w14:textId="77777777" w:rsidR="009B2E12" w:rsidRPr="009B2E12" w:rsidRDefault="00AC6D8F" w:rsidP="000953FC">
      <w:pPr>
        <w:pStyle w:val="Comment"/>
      </w:pPr>
      <w:r w:rsidRPr="009B2E12">
        <w:t>[</w:t>
      </w:r>
      <w:r w:rsidR="009B2E12" w:rsidRPr="009B2E12">
        <w:rPr>
          <w:b/>
        </w:rPr>
        <w:t>Description:</w:t>
      </w:r>
      <w:r w:rsidR="009B2E12" w:rsidRPr="009B2E12">
        <w:t xml:space="preserve"> </w:t>
      </w:r>
      <w:r w:rsidR="00172D97" w:rsidRPr="009B2E12">
        <w:t>This section describes the approach to data storage and data models. List data storage components of any nature, relational and non-relational, with data model diagrams for each storage.</w:t>
      </w:r>
    </w:p>
    <w:p w14:paraId="61321F66" w14:textId="77777777" w:rsidR="00AC6D8F" w:rsidRPr="009B2E12" w:rsidRDefault="009B2E12" w:rsidP="000953FC">
      <w:pPr>
        <w:pStyle w:val="Comment"/>
      </w:pPr>
      <w:r w:rsidRPr="009B2E12">
        <w:rPr>
          <w:b/>
        </w:rPr>
        <w:t>Section Type:</w:t>
      </w:r>
      <w:r w:rsidRPr="009B2E12">
        <w:t xml:space="preserve"> Highly recommended (If applicable, in order to form approach to data storing)</w:t>
      </w:r>
      <w:r w:rsidR="00172D97" w:rsidRPr="009B2E12">
        <w:t>]</w:t>
      </w:r>
    </w:p>
    <w:p w14:paraId="5AEB782D" w14:textId="77777777" w:rsidR="00AC6D8F" w:rsidRDefault="00AC6D8F" w:rsidP="000953FC">
      <w:pPr>
        <w:pStyle w:val="BodyText"/>
      </w:pPr>
    </w:p>
    <w:p w14:paraId="166E3450" w14:textId="77777777" w:rsidR="00AC6D8F" w:rsidRDefault="00AC6D8F" w:rsidP="00AC6D8F">
      <w:pPr>
        <w:pStyle w:val="Heading3"/>
      </w:pPr>
      <w:bookmarkStart w:id="1680" w:name="_Toc461542101"/>
      <w:r>
        <w:t>Storage 1</w:t>
      </w:r>
      <w:bookmarkEnd w:id="1680"/>
    </w:p>
    <w:p w14:paraId="1CD98C00" w14:textId="77777777" w:rsidR="00172D97" w:rsidRPr="009B2E12" w:rsidRDefault="00AC6D8F" w:rsidP="000953FC">
      <w:pPr>
        <w:pStyle w:val="Comment"/>
      </w:pPr>
      <w:r w:rsidRPr="009B2E12">
        <w:t>[</w:t>
      </w:r>
      <w:r w:rsidR="00172D97" w:rsidRPr="009B2E12">
        <w:t>This section describes the data storage technology stack and the used data model with data model diagrams.]</w:t>
      </w:r>
    </w:p>
    <w:p w14:paraId="60DC928C" w14:textId="77777777" w:rsidR="00AC6D8F" w:rsidRDefault="00AC6D8F" w:rsidP="000953FC">
      <w:pPr>
        <w:pStyle w:val="BodyText"/>
      </w:pPr>
    </w:p>
    <w:p w14:paraId="08EEE7B2" w14:textId="77777777" w:rsidR="00AC6D8F" w:rsidRDefault="00AC6D8F" w:rsidP="00AC6D8F">
      <w:pPr>
        <w:pStyle w:val="Heading3"/>
      </w:pPr>
      <w:bookmarkStart w:id="1681" w:name="_Toc461542102"/>
      <w:r>
        <w:t>Storage 2</w:t>
      </w:r>
      <w:bookmarkEnd w:id="1681"/>
    </w:p>
    <w:p w14:paraId="503B3B2E" w14:textId="77777777" w:rsidR="00172D97" w:rsidRPr="009B2E12" w:rsidRDefault="00AC6D8F" w:rsidP="000953FC">
      <w:pPr>
        <w:pStyle w:val="Comment"/>
      </w:pPr>
      <w:r w:rsidRPr="009B2E12">
        <w:t>[</w:t>
      </w:r>
      <w:r w:rsidR="00172D97" w:rsidRPr="009B2E12">
        <w:t>This section describes the data storage technology stack and the used data model with data model diagrams.]</w:t>
      </w:r>
    </w:p>
    <w:p w14:paraId="0B5A314D" w14:textId="77777777" w:rsidR="00AC6D8F" w:rsidRDefault="00AC6D8F" w:rsidP="000953FC">
      <w:pPr>
        <w:pStyle w:val="BodyText"/>
      </w:pPr>
    </w:p>
    <w:p w14:paraId="1E22056E" w14:textId="19754321" w:rsidR="00AC6D8F" w:rsidRDefault="00AC6D8F" w:rsidP="00AC6D8F">
      <w:pPr>
        <w:pStyle w:val="Heading3"/>
      </w:pPr>
      <w:bookmarkStart w:id="1682" w:name="_Toc461542103"/>
      <w:r>
        <w:t>…</w:t>
      </w:r>
      <w:bookmarkEnd w:id="1682"/>
    </w:p>
    <w:p w14:paraId="429D00E3" w14:textId="0F020304" w:rsidR="00CD28A5" w:rsidRPr="00CD28A5" w:rsidRDefault="00CD28A5" w:rsidP="00CD28A5">
      <w:pPr>
        <w:pStyle w:val="Heading1"/>
      </w:pPr>
      <w:bookmarkStart w:id="1683" w:name="_Toc461542104"/>
      <w:r>
        <w:t>Technology stack</w:t>
      </w:r>
      <w:bookmarkEnd w:id="1683"/>
    </w:p>
    <w:tbl>
      <w:tblPr>
        <w:tblStyle w:val="GridTable4-Accent3"/>
        <w:tblW w:w="0" w:type="auto"/>
        <w:tblLook w:val="04A0" w:firstRow="1" w:lastRow="0" w:firstColumn="1" w:lastColumn="0" w:noHBand="0" w:noVBand="1"/>
      </w:tblPr>
      <w:tblGrid>
        <w:gridCol w:w="3236"/>
        <w:gridCol w:w="2816"/>
        <w:gridCol w:w="3295"/>
      </w:tblGrid>
      <w:tr w:rsidR="00CD28A5" w:rsidRPr="00D44532" w14:paraId="45952E48" w14:textId="77777777" w:rsidTr="0038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shd w:val="clear" w:color="auto" w:fill="2FC2D9"/>
          </w:tcPr>
          <w:p w14:paraId="5C59C6EA" w14:textId="77777777" w:rsidR="00CD28A5" w:rsidRPr="006F1FDE" w:rsidRDefault="00CD28A5" w:rsidP="00381F74">
            <w:pPr>
              <w:pStyle w:val="BodyText"/>
            </w:pPr>
            <w:r w:rsidRPr="006F1FDE">
              <w:t>Technology</w:t>
            </w:r>
          </w:p>
        </w:tc>
        <w:tc>
          <w:tcPr>
            <w:tcW w:w="2816" w:type="dxa"/>
            <w:shd w:val="clear" w:color="auto" w:fill="2FC2D9"/>
          </w:tcPr>
          <w:p w14:paraId="7B30DD0A" w14:textId="77777777" w:rsidR="00CD28A5" w:rsidRPr="006F1FDE" w:rsidRDefault="00CD28A5" w:rsidP="00381F74">
            <w:pPr>
              <w:pStyle w:val="BodyText"/>
              <w:cnfStyle w:val="100000000000" w:firstRow="1" w:lastRow="0" w:firstColumn="0" w:lastColumn="0" w:oddVBand="0" w:evenVBand="0" w:oddHBand="0" w:evenHBand="0" w:firstRowFirstColumn="0" w:firstRowLastColumn="0" w:lastRowFirstColumn="0" w:lastRowLastColumn="0"/>
            </w:pPr>
            <w:r w:rsidRPr="006F1FDE">
              <w:t>Usage</w:t>
            </w:r>
          </w:p>
        </w:tc>
        <w:tc>
          <w:tcPr>
            <w:tcW w:w="3295" w:type="dxa"/>
            <w:shd w:val="clear" w:color="auto" w:fill="2FC2D9"/>
          </w:tcPr>
          <w:p w14:paraId="1C9CC744" w14:textId="77777777" w:rsidR="00CD28A5" w:rsidRPr="006F1FDE" w:rsidRDefault="00CD28A5" w:rsidP="00381F74">
            <w:pPr>
              <w:pStyle w:val="BodyText"/>
              <w:cnfStyle w:val="100000000000" w:firstRow="1" w:lastRow="0" w:firstColumn="0" w:lastColumn="0" w:oddVBand="0" w:evenVBand="0" w:oddHBand="0" w:evenHBand="0" w:firstRowFirstColumn="0" w:firstRowLastColumn="0" w:lastRowFirstColumn="0" w:lastRowLastColumn="0"/>
            </w:pPr>
            <w:r w:rsidRPr="006F1FDE">
              <w:t>Description</w:t>
            </w:r>
          </w:p>
        </w:tc>
      </w:tr>
      <w:tr w:rsidR="00CD28A5" w14:paraId="72513CD2"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071D4AF0" w14:textId="77777777" w:rsidR="00CD28A5" w:rsidRPr="00D44532" w:rsidRDefault="00CD28A5" w:rsidP="00381F74">
            <w:pPr>
              <w:pStyle w:val="BodyText"/>
            </w:pPr>
            <w:commentRangeStart w:id="1684"/>
            <w:r>
              <w:t>Ubuntu 16.04 x64 LTS</w:t>
            </w:r>
            <w:commentRangeEnd w:id="1684"/>
            <w:r>
              <w:rPr>
                <w:rStyle w:val="CommentReference"/>
                <w:rFonts w:ascii="Times New Roman" w:hAnsi="Times New Roman"/>
                <w:bCs w:val="0"/>
              </w:rPr>
              <w:commentReference w:id="1684"/>
            </w:r>
          </w:p>
        </w:tc>
        <w:tc>
          <w:tcPr>
            <w:tcW w:w="2816" w:type="dxa"/>
          </w:tcPr>
          <w:p w14:paraId="09D0974F"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OS image and version used as base image / OS for Edge, Self-Service, Exploratory Environment Nodes, Docker base image</w:t>
            </w:r>
          </w:p>
        </w:tc>
        <w:tc>
          <w:tcPr>
            <w:tcW w:w="3295" w:type="dxa"/>
          </w:tcPr>
          <w:p w14:paraId="22495511"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One of the leading open-source OS platforms.</w:t>
            </w:r>
          </w:p>
        </w:tc>
      </w:tr>
      <w:tr w:rsidR="00CD28A5" w14:paraId="41DC4E90"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319747B7" w14:textId="77777777" w:rsidR="00CD28A5" w:rsidRPr="00D44532" w:rsidRDefault="00CD28A5" w:rsidP="00381F74">
            <w:pPr>
              <w:pStyle w:val="BodyText"/>
            </w:pPr>
            <w:r>
              <w:t>Docker</w:t>
            </w:r>
          </w:p>
        </w:tc>
        <w:tc>
          <w:tcPr>
            <w:tcW w:w="2816" w:type="dxa"/>
          </w:tcPr>
          <w:p w14:paraId="13A7020A"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pPr>
            <w:r>
              <w:t>Containerization and isolation platform used as container for Initial Setup Package, Self Service Container</w:t>
            </w:r>
          </w:p>
        </w:tc>
        <w:tc>
          <w:tcPr>
            <w:tcW w:w="3295" w:type="dxa"/>
          </w:tcPr>
          <w:p w14:paraId="0905E2D9"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rPr>
                <w:lang w:val="uk-UA"/>
              </w:rPr>
            </w:pPr>
            <w:r>
              <w:t>Open-source web-based platform for data-analytics.</w:t>
            </w:r>
          </w:p>
        </w:tc>
      </w:tr>
      <w:tr w:rsidR="00CD28A5" w14:paraId="184739BF"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3BBEB8D7" w14:textId="77777777" w:rsidR="00CD28A5" w:rsidRDefault="00CD28A5" w:rsidP="00381F74">
            <w:pPr>
              <w:pStyle w:val="BodyText"/>
            </w:pPr>
            <w:r>
              <w:t>MongoDB</w:t>
            </w:r>
          </w:p>
        </w:tc>
        <w:tc>
          <w:tcPr>
            <w:tcW w:w="2816" w:type="dxa"/>
          </w:tcPr>
          <w:p w14:paraId="1EC5D15F"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Database for Self-Service node.</w:t>
            </w:r>
          </w:p>
        </w:tc>
        <w:tc>
          <w:tcPr>
            <w:tcW w:w="3295" w:type="dxa"/>
          </w:tcPr>
          <w:p w14:paraId="25FDE502"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p>
        </w:tc>
      </w:tr>
      <w:tr w:rsidR="00CD28A5" w14:paraId="2B622E17"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7F7F1AD1" w14:textId="77777777" w:rsidR="00CD28A5" w:rsidRDefault="00CD28A5" w:rsidP="00381F74">
            <w:pPr>
              <w:pStyle w:val="BodyText"/>
            </w:pPr>
            <w:proofErr w:type="spellStart"/>
            <w:r>
              <w:t>Jupyter</w:t>
            </w:r>
            <w:proofErr w:type="spellEnd"/>
            <w:r>
              <w:t xml:space="preserve"> 4.1</w:t>
            </w:r>
          </w:p>
        </w:tc>
        <w:tc>
          <w:tcPr>
            <w:tcW w:w="2816" w:type="dxa"/>
          </w:tcPr>
          <w:p w14:paraId="4A34BA3D"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Used in exploratory environment as workplace for data scientist.</w:t>
            </w:r>
          </w:p>
        </w:tc>
        <w:tc>
          <w:tcPr>
            <w:tcW w:w="3295" w:type="dxa"/>
          </w:tcPr>
          <w:p w14:paraId="63D988CE"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Open-source web-based platform for data-analytics.</w:t>
            </w:r>
          </w:p>
        </w:tc>
      </w:tr>
      <w:tr w:rsidR="00CD28A5" w14:paraId="4D2D2DFC"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708EE75E" w14:textId="77777777" w:rsidR="00CD28A5" w:rsidRPr="00F4301A" w:rsidRDefault="00CD28A5" w:rsidP="00381F74">
            <w:pPr>
              <w:pStyle w:val="BodyText"/>
            </w:pPr>
            <w:r>
              <w:lastRenderedPageBreak/>
              <w:t>Apache Spark 1.6.0 (</w:t>
            </w:r>
            <w:proofErr w:type="spellStart"/>
            <w:r>
              <w:t>hdInsight</w:t>
            </w:r>
            <w:proofErr w:type="spellEnd"/>
            <w:r>
              <w:t>, Notebook Server)</w:t>
            </w:r>
          </w:p>
        </w:tc>
        <w:tc>
          <w:tcPr>
            <w:tcW w:w="2816" w:type="dxa"/>
          </w:tcPr>
          <w:p w14:paraId="354EF823"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Data processing engine used in Exploratory environment.</w:t>
            </w:r>
          </w:p>
        </w:tc>
        <w:tc>
          <w:tcPr>
            <w:tcW w:w="3295" w:type="dxa"/>
          </w:tcPr>
          <w:p w14:paraId="31921B47"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Open-source Big Data batch in-memory data processing platform.</w:t>
            </w:r>
          </w:p>
        </w:tc>
      </w:tr>
      <w:tr w:rsidR="00CD28A5" w14:paraId="5A6CF709"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594A096B" w14:textId="77777777" w:rsidR="00CD28A5" w:rsidRPr="00D44532" w:rsidRDefault="00CD28A5" w:rsidP="00381F74">
            <w:pPr>
              <w:pStyle w:val="BodyText"/>
            </w:pPr>
            <w:r>
              <w:t>Anaconda (Python 2.7)</w:t>
            </w:r>
          </w:p>
        </w:tc>
        <w:tc>
          <w:tcPr>
            <w:tcW w:w="2816" w:type="dxa"/>
          </w:tcPr>
          <w:p w14:paraId="085824CB"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pPr>
            <w:r>
              <w:t xml:space="preserve">Used in exploratory environment in </w:t>
            </w:r>
            <w:proofErr w:type="spellStart"/>
            <w:r>
              <w:t>Jupyter</w:t>
            </w:r>
            <w:proofErr w:type="spellEnd"/>
            <w:r>
              <w:t>.</w:t>
            </w:r>
          </w:p>
        </w:tc>
        <w:tc>
          <w:tcPr>
            <w:tcW w:w="3295" w:type="dxa"/>
          </w:tcPr>
          <w:p w14:paraId="388827D5"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pPr>
            <w:r>
              <w:t>Open-source Data Science Platform</w:t>
            </w:r>
          </w:p>
        </w:tc>
      </w:tr>
      <w:tr w:rsidR="00CD28A5" w14:paraId="06178300"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214DFA40" w14:textId="77777777" w:rsidR="00CD28A5" w:rsidRPr="00D44532" w:rsidRDefault="00CD28A5" w:rsidP="00381F74">
            <w:pPr>
              <w:pStyle w:val="BodyText"/>
            </w:pPr>
            <w:proofErr w:type="spellStart"/>
            <w:r w:rsidRPr="00A5596D">
              <w:rPr>
                <w:strike/>
              </w:rPr>
              <w:t>nGinx</w:t>
            </w:r>
            <w:proofErr w:type="spellEnd"/>
            <w:r>
              <w:t xml:space="preserve"> 1.11.1 Community Edition</w:t>
            </w:r>
          </w:p>
        </w:tc>
        <w:tc>
          <w:tcPr>
            <w:tcW w:w="2816" w:type="dxa"/>
          </w:tcPr>
          <w:p w14:paraId="478624E5" w14:textId="77777777" w:rsidR="00CD28A5" w:rsidRPr="00AE694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Reverse Proxy for Data Science Toolbox.</w:t>
            </w:r>
          </w:p>
        </w:tc>
        <w:tc>
          <w:tcPr>
            <w:tcW w:w="3295" w:type="dxa"/>
          </w:tcPr>
          <w:p w14:paraId="00422F26"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Open-source reverse proxy.</w:t>
            </w:r>
          </w:p>
        </w:tc>
      </w:tr>
      <w:tr w:rsidR="00CD28A5" w14:paraId="4BDE4057"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4F094156" w14:textId="77777777" w:rsidR="00CD28A5" w:rsidRPr="00D44532" w:rsidRDefault="00CD28A5" w:rsidP="00381F74">
            <w:pPr>
              <w:pStyle w:val="BodyText"/>
            </w:pPr>
            <w:proofErr w:type="spellStart"/>
            <w:r>
              <w:t>MLLib</w:t>
            </w:r>
            <w:proofErr w:type="spellEnd"/>
            <w:r>
              <w:t xml:space="preserve"> 1.5.1</w:t>
            </w:r>
          </w:p>
        </w:tc>
        <w:tc>
          <w:tcPr>
            <w:tcW w:w="2816" w:type="dxa"/>
          </w:tcPr>
          <w:p w14:paraId="311C5A25"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 xml:space="preserve">Visualization library for </w:t>
            </w:r>
            <w:proofErr w:type="spellStart"/>
            <w:r>
              <w:t>Jupyter</w:t>
            </w:r>
            <w:proofErr w:type="spellEnd"/>
            <w:r>
              <w:t>.</w:t>
            </w:r>
          </w:p>
        </w:tc>
        <w:tc>
          <w:tcPr>
            <w:tcW w:w="3295" w:type="dxa"/>
          </w:tcPr>
          <w:p w14:paraId="27BAFF3B"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pPr>
            <w:proofErr w:type="spellStart"/>
            <w:r>
              <w:t>OpenSource</w:t>
            </w:r>
            <w:proofErr w:type="spellEnd"/>
            <w:r>
              <w:t xml:space="preserve"> python-based visualization library.</w:t>
            </w:r>
          </w:p>
        </w:tc>
      </w:tr>
      <w:tr w:rsidR="00CD28A5" w14:paraId="5D5F7DB1"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28573581" w14:textId="77777777" w:rsidR="00CD28A5" w:rsidRDefault="00CD28A5" w:rsidP="00381F74">
            <w:pPr>
              <w:pStyle w:val="BodyText"/>
            </w:pPr>
            <w:r>
              <w:t>PANDAS 0.18.1.</w:t>
            </w:r>
          </w:p>
        </w:tc>
        <w:tc>
          <w:tcPr>
            <w:tcW w:w="2816" w:type="dxa"/>
          </w:tcPr>
          <w:p w14:paraId="34AC5EEB"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Data analysis toolkit.</w:t>
            </w:r>
          </w:p>
        </w:tc>
        <w:tc>
          <w:tcPr>
            <w:tcW w:w="3295" w:type="dxa"/>
          </w:tcPr>
          <w:p w14:paraId="53C23B08" w14:textId="77777777" w:rsidR="00CD28A5" w:rsidRPr="003840FD" w:rsidRDefault="00CD28A5" w:rsidP="00381F74">
            <w:pPr>
              <w:pStyle w:val="BodyText"/>
              <w:cnfStyle w:val="000000100000" w:firstRow="0" w:lastRow="0" w:firstColumn="0" w:lastColumn="0" w:oddVBand="0" w:evenVBand="0" w:oddHBand="1" w:evenHBand="0" w:firstRowFirstColumn="0" w:firstRowLastColumn="0" w:lastRowFirstColumn="0" w:lastRowLastColumn="0"/>
            </w:pPr>
            <w:proofErr w:type="spellStart"/>
            <w:r>
              <w:t>OpenSource</w:t>
            </w:r>
            <w:proofErr w:type="spellEnd"/>
            <w:r>
              <w:t xml:space="preserve"> python-based analysis toolkit for working with relational and labeled data.</w:t>
            </w:r>
          </w:p>
        </w:tc>
      </w:tr>
      <w:tr w:rsidR="00CD28A5" w14:paraId="31C80E3A"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3365DCB2" w14:textId="77777777" w:rsidR="00CD28A5" w:rsidRDefault="00CD28A5" w:rsidP="00381F74">
            <w:pPr>
              <w:pStyle w:val="BodyText"/>
            </w:pPr>
            <w:r>
              <w:t xml:space="preserve">Scala Kernel for </w:t>
            </w:r>
            <w:proofErr w:type="spellStart"/>
            <w:r>
              <w:t>Jupyter</w:t>
            </w:r>
            <w:proofErr w:type="spellEnd"/>
          </w:p>
        </w:tc>
        <w:tc>
          <w:tcPr>
            <w:tcW w:w="2816" w:type="dxa"/>
          </w:tcPr>
          <w:p w14:paraId="65D079FE"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Used in exploratory environment for implementation of data science scripts in Scala.</w:t>
            </w:r>
          </w:p>
        </w:tc>
        <w:tc>
          <w:tcPr>
            <w:tcW w:w="3295" w:type="dxa"/>
          </w:tcPr>
          <w:p w14:paraId="09E5039B"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Functional language based on JVM.</w:t>
            </w:r>
          </w:p>
        </w:tc>
      </w:tr>
      <w:tr w:rsidR="00CD28A5" w14:paraId="5757164A"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62D69465" w14:textId="77777777" w:rsidR="00CD28A5" w:rsidRPr="009B71BA" w:rsidRDefault="00CD28A5" w:rsidP="00381F74">
            <w:pPr>
              <w:pStyle w:val="BodyText"/>
            </w:pPr>
            <w:r>
              <w:t>Breeze, Wisp</w:t>
            </w:r>
          </w:p>
        </w:tc>
        <w:tc>
          <w:tcPr>
            <w:tcW w:w="2816" w:type="dxa"/>
          </w:tcPr>
          <w:p w14:paraId="5D07D1EA"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 xml:space="preserve">Scala-based visualization frameworks for </w:t>
            </w:r>
            <w:proofErr w:type="spellStart"/>
            <w:r>
              <w:t>Jupyter</w:t>
            </w:r>
            <w:proofErr w:type="spellEnd"/>
            <w:r>
              <w:t>.</w:t>
            </w:r>
          </w:p>
        </w:tc>
        <w:tc>
          <w:tcPr>
            <w:tcW w:w="3295" w:type="dxa"/>
          </w:tcPr>
          <w:p w14:paraId="100CD514"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p>
        </w:tc>
      </w:tr>
      <w:tr w:rsidR="00CD28A5" w14:paraId="7F79795B"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42FEED4C" w14:textId="77777777" w:rsidR="00CD28A5" w:rsidRDefault="00CD28A5" w:rsidP="00381F74">
            <w:pPr>
              <w:pStyle w:val="BodyText"/>
            </w:pPr>
            <w:r>
              <w:t xml:space="preserve">Python, </w:t>
            </w:r>
            <w:proofErr w:type="spellStart"/>
            <w:r>
              <w:t>Boto</w:t>
            </w:r>
            <w:proofErr w:type="spellEnd"/>
          </w:p>
        </w:tc>
        <w:tc>
          <w:tcPr>
            <w:tcW w:w="2816" w:type="dxa"/>
          </w:tcPr>
          <w:p w14:paraId="48E26356"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Environment preparation scripts.</w:t>
            </w:r>
          </w:p>
        </w:tc>
        <w:tc>
          <w:tcPr>
            <w:tcW w:w="3295" w:type="dxa"/>
          </w:tcPr>
          <w:p w14:paraId="3009B535"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p>
        </w:tc>
      </w:tr>
      <w:tr w:rsidR="00CD28A5" w14:paraId="6FDDE3FC"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7231A6B8" w14:textId="77777777" w:rsidR="00CD28A5" w:rsidRDefault="00CD28A5" w:rsidP="00381F74">
            <w:pPr>
              <w:pStyle w:val="BodyText"/>
            </w:pPr>
            <w:proofErr w:type="spellStart"/>
            <w:r>
              <w:t>ReactJS</w:t>
            </w:r>
            <w:proofErr w:type="spellEnd"/>
            <w:r>
              <w:t xml:space="preserve">, </w:t>
            </w:r>
            <w:proofErr w:type="spellStart"/>
            <w:r>
              <w:t>ImmutableObjectJS</w:t>
            </w:r>
            <w:proofErr w:type="spellEnd"/>
            <w:r>
              <w:t>, Dispatcher</w:t>
            </w:r>
          </w:p>
        </w:tc>
        <w:tc>
          <w:tcPr>
            <w:tcW w:w="2816" w:type="dxa"/>
          </w:tcPr>
          <w:p w14:paraId="75D5DB0D"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Front-end libraries for SPA development.</w:t>
            </w:r>
          </w:p>
        </w:tc>
        <w:tc>
          <w:tcPr>
            <w:tcW w:w="3295" w:type="dxa"/>
          </w:tcPr>
          <w:p w14:paraId="28416574"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 xml:space="preserve">One of the leading </w:t>
            </w:r>
            <w:proofErr w:type="spellStart"/>
            <w:r>
              <w:t>Javascript</w:t>
            </w:r>
            <w:proofErr w:type="spellEnd"/>
            <w:r>
              <w:t xml:space="preserve"> frameworks for client-side UI implementation based on Flux architecture</w:t>
            </w:r>
          </w:p>
        </w:tc>
      </w:tr>
      <w:tr w:rsidR="00CD28A5" w14:paraId="24E3A41F"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2E803A60" w14:textId="77777777" w:rsidR="00CD28A5" w:rsidRDefault="00CD28A5" w:rsidP="00381F74">
            <w:pPr>
              <w:pStyle w:val="BodyText"/>
            </w:pPr>
            <w:r>
              <w:t xml:space="preserve">jQuery, </w:t>
            </w:r>
            <w:proofErr w:type="spellStart"/>
            <w:r>
              <w:t>requirejs</w:t>
            </w:r>
            <w:proofErr w:type="spellEnd"/>
          </w:p>
        </w:tc>
        <w:tc>
          <w:tcPr>
            <w:tcW w:w="2816" w:type="dxa"/>
          </w:tcPr>
          <w:p w14:paraId="084C4A39"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 xml:space="preserve">Helper frameworks for </w:t>
            </w:r>
            <w:proofErr w:type="spellStart"/>
            <w:r>
              <w:t>Javascript</w:t>
            </w:r>
            <w:proofErr w:type="spellEnd"/>
            <w:r>
              <w:t>.</w:t>
            </w:r>
          </w:p>
        </w:tc>
        <w:tc>
          <w:tcPr>
            <w:tcW w:w="3295" w:type="dxa"/>
          </w:tcPr>
          <w:p w14:paraId="71C81BE9"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p>
        </w:tc>
      </w:tr>
      <w:tr w:rsidR="00CD28A5" w14:paraId="5EBDAF0D"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4C1BF115" w14:textId="77777777" w:rsidR="00CD28A5" w:rsidRDefault="00CD28A5" w:rsidP="00381F74">
            <w:pPr>
              <w:pStyle w:val="BodyText"/>
            </w:pPr>
            <w:r>
              <w:t>Bootstrap</w:t>
            </w:r>
          </w:p>
        </w:tc>
        <w:tc>
          <w:tcPr>
            <w:tcW w:w="2816" w:type="dxa"/>
          </w:tcPr>
          <w:p w14:paraId="66FC98D4"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Helper framework for front-end development and styling.</w:t>
            </w:r>
          </w:p>
        </w:tc>
        <w:tc>
          <w:tcPr>
            <w:tcW w:w="3295" w:type="dxa"/>
          </w:tcPr>
          <w:p w14:paraId="037FF3EE"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One of the most popular frameworks for UI development.</w:t>
            </w:r>
          </w:p>
        </w:tc>
      </w:tr>
      <w:tr w:rsidR="00CD28A5" w14:paraId="5B561973"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2DF16B67" w14:textId="77777777" w:rsidR="00CD28A5" w:rsidRDefault="00CD28A5" w:rsidP="00381F74">
            <w:pPr>
              <w:pStyle w:val="BodyText"/>
            </w:pPr>
            <w:r>
              <w:t xml:space="preserve">Java 8, dropwizard.io, </w:t>
            </w:r>
            <w:proofErr w:type="spellStart"/>
            <w:r>
              <w:t>NodeJS</w:t>
            </w:r>
            <w:proofErr w:type="spellEnd"/>
            <w:r>
              <w:t>, Sails.js, Waterline</w:t>
            </w:r>
          </w:p>
        </w:tc>
        <w:tc>
          <w:tcPr>
            <w:tcW w:w="2816" w:type="dxa"/>
          </w:tcPr>
          <w:p w14:paraId="21B2148E"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Backend frameworks for Self-Service UI</w:t>
            </w:r>
          </w:p>
        </w:tc>
        <w:tc>
          <w:tcPr>
            <w:tcW w:w="3295" w:type="dxa"/>
          </w:tcPr>
          <w:p w14:paraId="47CB3FA9"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p>
        </w:tc>
      </w:tr>
      <w:tr w:rsidR="00CD28A5" w14:paraId="46E72E12"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111B2F91" w14:textId="77777777" w:rsidR="00CD28A5" w:rsidRDefault="00CD28A5" w:rsidP="00381F74">
            <w:pPr>
              <w:pStyle w:val="BodyText"/>
            </w:pPr>
            <w:r>
              <w:t>Jetty</w:t>
            </w:r>
          </w:p>
        </w:tc>
        <w:tc>
          <w:tcPr>
            <w:tcW w:w="2816" w:type="dxa"/>
          </w:tcPr>
          <w:p w14:paraId="5AFC7889"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HTTP server based on JVM</w:t>
            </w:r>
          </w:p>
        </w:tc>
        <w:tc>
          <w:tcPr>
            <w:tcW w:w="3295" w:type="dxa"/>
          </w:tcPr>
          <w:p w14:paraId="22A8F5B7"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p>
        </w:tc>
      </w:tr>
    </w:tbl>
    <w:p w14:paraId="1A37181E" w14:textId="3FE9AF11" w:rsidR="00AC6D8F" w:rsidRDefault="00AC6D8F" w:rsidP="000953FC">
      <w:pPr>
        <w:pStyle w:val="BodyText"/>
      </w:pPr>
    </w:p>
    <w:p w14:paraId="02EDF3A0" w14:textId="77777777" w:rsidR="00CD28A5" w:rsidRDefault="00CD28A5" w:rsidP="000953FC">
      <w:pPr>
        <w:pStyle w:val="BodyText"/>
      </w:pPr>
    </w:p>
    <w:p w14:paraId="4EA4F17E" w14:textId="77777777" w:rsidR="00AC6D8F" w:rsidRDefault="00AC6D8F" w:rsidP="001272FD">
      <w:pPr>
        <w:pStyle w:val="Heading2"/>
      </w:pPr>
      <w:bookmarkStart w:id="1685" w:name="_Toc461542105"/>
      <w:r>
        <w:t>High-level deployment approach</w:t>
      </w:r>
      <w:bookmarkEnd w:id="1685"/>
      <w:r>
        <w:t xml:space="preserve"> </w:t>
      </w:r>
    </w:p>
    <w:p w14:paraId="28D14A43" w14:textId="77777777" w:rsidR="009B2E12" w:rsidRPr="00333952" w:rsidRDefault="00AC6D8F" w:rsidP="000953FC">
      <w:pPr>
        <w:pStyle w:val="BodyText"/>
      </w:pPr>
      <w:r w:rsidRPr="00333952">
        <w:t>[</w:t>
      </w:r>
      <w:r w:rsidR="009B2E12" w:rsidRPr="00333952">
        <w:rPr>
          <w:b/>
        </w:rPr>
        <w:t>Description:</w:t>
      </w:r>
      <w:r w:rsidR="009B2E12" w:rsidRPr="00333952">
        <w:t xml:space="preserve"> </w:t>
      </w:r>
      <w:r w:rsidRPr="00333952">
        <w:t>This section</w:t>
      </w:r>
      <w:r w:rsidR="00172D97" w:rsidRPr="00333952">
        <w:t xml:space="preserve"> </w:t>
      </w:r>
      <w:r w:rsidRPr="00333952">
        <w:t>describe</w:t>
      </w:r>
      <w:r w:rsidR="00172D97" w:rsidRPr="00333952">
        <w:t>s the</w:t>
      </w:r>
      <w:r w:rsidRPr="00333952">
        <w:t xml:space="preserve"> high-level deployment approach </w:t>
      </w:r>
      <w:r w:rsidR="00172D97" w:rsidRPr="00333952">
        <w:t>to</w:t>
      </w:r>
      <w:r w:rsidRPr="00333952">
        <w:t xml:space="preserve"> all required environments (development, staging, production, etc.). This is a blueprint in high-level detail without specific physical parameters of hardware and so on.</w:t>
      </w:r>
    </w:p>
    <w:p w14:paraId="001ABDDE" w14:textId="77777777" w:rsidR="00AC6D8F" w:rsidRPr="00333952" w:rsidRDefault="009B2E12" w:rsidP="000953FC">
      <w:pPr>
        <w:pStyle w:val="BodyText"/>
      </w:pPr>
      <w:r w:rsidRPr="00333952">
        <w:t>Section Type: Mandatory</w:t>
      </w:r>
      <w:r w:rsidR="00AC6D8F" w:rsidRPr="00333952">
        <w:t xml:space="preserve">] </w:t>
      </w:r>
    </w:p>
    <w:p w14:paraId="1CF292BE" w14:textId="77777777" w:rsidR="00AC6D8F" w:rsidRDefault="00AC6D8F" w:rsidP="000953FC">
      <w:pPr>
        <w:pStyle w:val="BodyText"/>
      </w:pPr>
    </w:p>
    <w:p w14:paraId="20F43322" w14:textId="77777777" w:rsidR="00AC6D8F" w:rsidRDefault="00AC6D8F" w:rsidP="001272FD">
      <w:pPr>
        <w:pStyle w:val="Heading2"/>
      </w:pPr>
      <w:bookmarkStart w:id="1686" w:name="_Toc461542106"/>
      <w:r>
        <w:t>Architecturally Significant Quality Attributes</w:t>
      </w:r>
      <w:bookmarkEnd w:id="1686"/>
    </w:p>
    <w:p w14:paraId="535A5260" w14:textId="6351B8CA" w:rsidR="00AC6D8F" w:rsidRDefault="00AC6D8F" w:rsidP="00AC6D8F">
      <w:pPr>
        <w:pStyle w:val="Heading3"/>
      </w:pPr>
      <w:bookmarkStart w:id="1687" w:name="_Toc461542107"/>
      <w:r>
        <w:t>Security</w:t>
      </w:r>
      <w:bookmarkEnd w:id="1687"/>
    </w:p>
    <w:p w14:paraId="4B172177" w14:textId="77777777" w:rsidR="00AC6D8F" w:rsidRPr="009B2E12" w:rsidRDefault="00AC6D8F" w:rsidP="000953FC">
      <w:pPr>
        <w:pStyle w:val="Comment"/>
      </w:pPr>
      <w:r w:rsidRPr="009B2E12">
        <w:t>[</w:t>
      </w:r>
      <w:r w:rsidR="009B2E12" w:rsidRPr="009B2E12">
        <w:rPr>
          <w:b/>
        </w:rPr>
        <w:t>Description:</w:t>
      </w:r>
      <w:r w:rsidR="009B2E12" w:rsidRPr="009B2E12">
        <w:t xml:space="preserve"> </w:t>
      </w:r>
      <w:r w:rsidRPr="009B2E12">
        <w:t xml:space="preserve">Possible focus areas to </w:t>
      </w:r>
      <w:r w:rsidR="00172D97" w:rsidRPr="009B2E12">
        <w:t>consider</w:t>
      </w:r>
      <w:r w:rsidRPr="009B2E12">
        <w:t xml:space="preserve"> in this section:</w:t>
      </w:r>
    </w:p>
    <w:p w14:paraId="516B9DFB" w14:textId="77777777" w:rsidR="00AC6D8F" w:rsidRPr="009B2E12" w:rsidRDefault="00AC6D8F" w:rsidP="000953FC">
      <w:pPr>
        <w:pStyle w:val="Comment"/>
        <w:numPr>
          <w:ilvl w:val="0"/>
          <w:numId w:val="16"/>
        </w:numPr>
      </w:pPr>
      <w:r w:rsidRPr="009B2E12">
        <w:t>Customer security policies</w:t>
      </w:r>
    </w:p>
    <w:p w14:paraId="28989887" w14:textId="77777777" w:rsidR="00AC6D8F" w:rsidRPr="009B2E12" w:rsidRDefault="00AC6D8F" w:rsidP="000953FC">
      <w:pPr>
        <w:pStyle w:val="Comment"/>
        <w:numPr>
          <w:ilvl w:val="0"/>
          <w:numId w:val="16"/>
        </w:numPr>
      </w:pPr>
      <w:r w:rsidRPr="009B2E12">
        <w:t>Authorization/</w:t>
      </w:r>
      <w:r w:rsidR="00172D97" w:rsidRPr="009B2E12">
        <w:t>a</w:t>
      </w:r>
      <w:r w:rsidRPr="009B2E12">
        <w:t>uthentications</w:t>
      </w:r>
    </w:p>
    <w:p w14:paraId="01202D91" w14:textId="77777777" w:rsidR="00AC6D8F" w:rsidRPr="009B2E12" w:rsidRDefault="00AC6D8F" w:rsidP="000953FC">
      <w:pPr>
        <w:pStyle w:val="Comment"/>
        <w:numPr>
          <w:ilvl w:val="0"/>
          <w:numId w:val="16"/>
        </w:numPr>
      </w:pPr>
      <w:r w:rsidRPr="009B2E12">
        <w:t xml:space="preserve">Communication </w:t>
      </w:r>
      <w:r w:rsidR="00172D97" w:rsidRPr="009B2E12">
        <w:t>e</w:t>
      </w:r>
      <w:r w:rsidRPr="009B2E12">
        <w:t>ncryption</w:t>
      </w:r>
    </w:p>
    <w:p w14:paraId="4A80C1D5" w14:textId="77777777" w:rsidR="00AC6D8F" w:rsidRPr="009B2E12" w:rsidRDefault="00AC6D8F" w:rsidP="000953FC">
      <w:pPr>
        <w:pStyle w:val="Comment"/>
        <w:numPr>
          <w:ilvl w:val="0"/>
          <w:numId w:val="16"/>
        </w:numPr>
      </w:pPr>
      <w:r w:rsidRPr="009B2E12">
        <w:lastRenderedPageBreak/>
        <w:t>Encryption of stored data</w:t>
      </w:r>
    </w:p>
    <w:p w14:paraId="4898DE06" w14:textId="77777777" w:rsidR="00AC6D8F" w:rsidRPr="009B2E12" w:rsidRDefault="00AC6D8F" w:rsidP="000953FC">
      <w:pPr>
        <w:pStyle w:val="Comment"/>
        <w:numPr>
          <w:ilvl w:val="0"/>
          <w:numId w:val="16"/>
        </w:numPr>
      </w:pPr>
      <w:r w:rsidRPr="009B2E12">
        <w:t>Personal data management</w:t>
      </w:r>
    </w:p>
    <w:p w14:paraId="2B8A62B9" w14:textId="77777777" w:rsidR="00AC6D8F" w:rsidRPr="009B2E12" w:rsidRDefault="00AC6D8F" w:rsidP="000953FC">
      <w:pPr>
        <w:pStyle w:val="Comment"/>
        <w:numPr>
          <w:ilvl w:val="0"/>
          <w:numId w:val="16"/>
        </w:numPr>
      </w:pPr>
      <w:r w:rsidRPr="009B2E12">
        <w:t>Deployment security</w:t>
      </w:r>
    </w:p>
    <w:p w14:paraId="76FA252D" w14:textId="77777777" w:rsidR="009B2E12" w:rsidRDefault="00AC6D8F" w:rsidP="000953FC">
      <w:pPr>
        <w:pStyle w:val="Comment"/>
        <w:numPr>
          <w:ilvl w:val="0"/>
          <w:numId w:val="16"/>
        </w:numPr>
      </w:pPr>
      <w:r w:rsidRPr="009B2E12">
        <w:t>Etc.</w:t>
      </w:r>
    </w:p>
    <w:p w14:paraId="7571249C" w14:textId="77777777" w:rsidR="00AC6D8F" w:rsidRPr="009B2E12" w:rsidRDefault="009B2E12" w:rsidP="000953FC">
      <w:pPr>
        <w:pStyle w:val="Comment"/>
      </w:pPr>
      <w:r w:rsidRPr="009B2E12">
        <w:rPr>
          <w:b/>
        </w:rPr>
        <w:t>Section Type:</w:t>
      </w:r>
      <w:r w:rsidRPr="009B2E12">
        <w:t xml:space="preserve"> Mandatory (If this quality attribute is architecturally significant one)</w:t>
      </w:r>
      <w:r w:rsidR="00AC6D8F" w:rsidRPr="009B2E12">
        <w:t>]</w:t>
      </w:r>
    </w:p>
    <w:p w14:paraId="109658DB" w14:textId="77777777" w:rsidR="006E608E" w:rsidRDefault="006E608E" w:rsidP="000953FC">
      <w:pPr>
        <w:pStyle w:val="BodyText"/>
      </w:pPr>
    </w:p>
    <w:p w14:paraId="72DB777D" w14:textId="77777777" w:rsidR="00AC6D8F" w:rsidRDefault="00AC6D8F" w:rsidP="00AC6D8F">
      <w:pPr>
        <w:pStyle w:val="Heading3"/>
      </w:pPr>
      <w:bookmarkStart w:id="1688" w:name="_Toc461542108"/>
      <w:r>
        <w:t>Supportability</w:t>
      </w:r>
      <w:bookmarkEnd w:id="1688"/>
    </w:p>
    <w:p w14:paraId="6883DD82" w14:textId="77777777" w:rsidR="00333952" w:rsidRDefault="00333952" w:rsidP="000953FC">
      <w:pPr>
        <w:pStyle w:val="Comment"/>
      </w:pPr>
      <w:r w:rsidRPr="009B2E12">
        <w:t>[</w:t>
      </w:r>
      <w:r w:rsidRPr="009B2E12">
        <w:rPr>
          <w:b/>
        </w:rPr>
        <w:t>Description:</w:t>
      </w:r>
      <w:r w:rsidRPr="009B2E12">
        <w:t xml:space="preserve"> </w:t>
      </w:r>
      <w:r>
        <w:t>Address supportability.</w:t>
      </w:r>
    </w:p>
    <w:p w14:paraId="25D5C208" w14:textId="77777777" w:rsidR="00333952" w:rsidRPr="009B2E12" w:rsidRDefault="00333952" w:rsidP="000953FC">
      <w:pPr>
        <w:pStyle w:val="Comment"/>
      </w:pPr>
      <w:r w:rsidRPr="009B2E12">
        <w:rPr>
          <w:b/>
        </w:rPr>
        <w:t>Section Type:</w:t>
      </w:r>
      <w:r w:rsidRPr="009B2E12">
        <w:t xml:space="preserve"> Mandatory (If this quality attribute is architecturally significant one)]</w:t>
      </w:r>
    </w:p>
    <w:p w14:paraId="148185C6" w14:textId="77777777" w:rsidR="00333952" w:rsidRPr="00333952" w:rsidRDefault="00333952" w:rsidP="000953FC">
      <w:pPr>
        <w:pStyle w:val="BodyText"/>
      </w:pPr>
    </w:p>
    <w:p w14:paraId="47F5C0BD" w14:textId="77777777" w:rsidR="00AC6D8F" w:rsidRDefault="00AC6D8F" w:rsidP="00AC6D8F">
      <w:pPr>
        <w:pStyle w:val="Heading4"/>
      </w:pPr>
      <w:bookmarkStart w:id="1689" w:name="_Toc461542109"/>
      <w:r>
        <w:t>Monitoring</w:t>
      </w:r>
      <w:bookmarkEnd w:id="1689"/>
      <w:r>
        <w:t xml:space="preserve"> </w:t>
      </w:r>
    </w:p>
    <w:p w14:paraId="39EFFB43" w14:textId="77777777" w:rsidR="00AC6D8F" w:rsidRDefault="00AC6D8F" w:rsidP="000953FC">
      <w:pPr>
        <w:pStyle w:val="Comment"/>
      </w:pPr>
      <w:r>
        <w:t>[</w:t>
      </w:r>
      <w:r w:rsidR="00333952" w:rsidRPr="00333952">
        <w:rPr>
          <w:b/>
        </w:rPr>
        <w:t>Description:</w:t>
      </w:r>
      <w:r w:rsidR="00333952">
        <w:t xml:space="preserve"> </w:t>
      </w:r>
      <w:r w:rsidR="00172D97">
        <w:t>Describe the a</w:t>
      </w:r>
      <w:r>
        <w:t xml:space="preserve">pproach to solution support. </w:t>
      </w:r>
      <w:r w:rsidR="00172D97">
        <w:t>Consider</w:t>
      </w:r>
      <w:r>
        <w:t xml:space="preserve"> the following aspects:</w:t>
      </w:r>
    </w:p>
    <w:p w14:paraId="468702B2" w14:textId="77777777" w:rsidR="00AC6D8F" w:rsidRDefault="00AC6D8F" w:rsidP="000953FC">
      <w:pPr>
        <w:pStyle w:val="Comment"/>
        <w:numPr>
          <w:ilvl w:val="0"/>
          <w:numId w:val="16"/>
        </w:numPr>
      </w:pPr>
      <w:r>
        <w:t>Logging</w:t>
      </w:r>
    </w:p>
    <w:p w14:paraId="447F39D6" w14:textId="77777777" w:rsidR="00AC6D8F" w:rsidRDefault="00AC6D8F" w:rsidP="000953FC">
      <w:pPr>
        <w:pStyle w:val="Comment"/>
        <w:numPr>
          <w:ilvl w:val="0"/>
          <w:numId w:val="16"/>
        </w:numPr>
      </w:pPr>
      <w:r>
        <w:t>Performance counters/metrics</w:t>
      </w:r>
    </w:p>
    <w:p w14:paraId="5FDA920B" w14:textId="77777777" w:rsidR="00AC6D8F" w:rsidRDefault="00AC6D8F" w:rsidP="000953FC">
      <w:pPr>
        <w:pStyle w:val="Comment"/>
        <w:numPr>
          <w:ilvl w:val="0"/>
          <w:numId w:val="16"/>
        </w:numPr>
      </w:pPr>
      <w:r>
        <w:t>Monitoring tools</w:t>
      </w:r>
    </w:p>
    <w:p w14:paraId="5F219EE3" w14:textId="77777777" w:rsidR="00AC6D8F" w:rsidRDefault="00AC6D8F" w:rsidP="000953FC">
      <w:pPr>
        <w:pStyle w:val="Comment"/>
        <w:numPr>
          <w:ilvl w:val="0"/>
          <w:numId w:val="16"/>
        </w:numPr>
      </w:pPr>
      <w:r>
        <w:t>Solution component availability</w:t>
      </w:r>
    </w:p>
    <w:p w14:paraId="27D96413" w14:textId="77777777" w:rsidR="00AC6D8F" w:rsidRDefault="006E608E" w:rsidP="000953FC">
      <w:pPr>
        <w:pStyle w:val="Comment"/>
        <w:numPr>
          <w:ilvl w:val="0"/>
          <w:numId w:val="16"/>
        </w:numPr>
      </w:pPr>
      <w:r>
        <w:t>Etc.</w:t>
      </w:r>
    </w:p>
    <w:p w14:paraId="59E0FF2C" w14:textId="77777777" w:rsidR="00333952" w:rsidRPr="009B2E12" w:rsidRDefault="00333952" w:rsidP="000953FC">
      <w:pPr>
        <w:pStyle w:val="Comment"/>
      </w:pPr>
      <w:r w:rsidRPr="009B2E12">
        <w:rPr>
          <w:b/>
        </w:rPr>
        <w:t>Section Type:</w:t>
      </w:r>
      <w:r w:rsidRPr="009B2E12">
        <w:t xml:space="preserve"> Mandatory (If this quality attribute is architecturally significant one)]</w:t>
      </w:r>
    </w:p>
    <w:p w14:paraId="27AA25C2" w14:textId="77777777" w:rsidR="00333952" w:rsidRDefault="00333952" w:rsidP="000953FC">
      <w:pPr>
        <w:pStyle w:val="Comment"/>
      </w:pPr>
    </w:p>
    <w:p w14:paraId="45775719" w14:textId="77777777" w:rsidR="006E608E" w:rsidRDefault="006E608E" w:rsidP="000953FC">
      <w:pPr>
        <w:pStyle w:val="BodyText"/>
      </w:pPr>
    </w:p>
    <w:p w14:paraId="0E5528D6" w14:textId="77777777" w:rsidR="00AC6D8F" w:rsidRDefault="00AC6D8F" w:rsidP="00AC6D8F">
      <w:pPr>
        <w:pStyle w:val="Heading4"/>
      </w:pPr>
      <w:bookmarkStart w:id="1690" w:name="_Toc461542110"/>
      <w:r>
        <w:t>Administration Tools</w:t>
      </w:r>
      <w:bookmarkEnd w:id="1690"/>
    </w:p>
    <w:p w14:paraId="740C498B" w14:textId="77777777" w:rsidR="006E608E" w:rsidRPr="006E608E" w:rsidRDefault="006E608E" w:rsidP="000953FC">
      <w:pPr>
        <w:pStyle w:val="BodyText"/>
      </w:pPr>
    </w:p>
    <w:p w14:paraId="166E555B" w14:textId="77777777" w:rsidR="00AC6D8F" w:rsidRDefault="00AC6D8F" w:rsidP="00AC6D8F">
      <w:pPr>
        <w:pStyle w:val="Heading4"/>
      </w:pPr>
      <w:bookmarkStart w:id="1691" w:name="_Toc461542111"/>
      <w:r>
        <w:t>Specific deployment aspects</w:t>
      </w:r>
      <w:bookmarkEnd w:id="1691"/>
      <w:r>
        <w:t xml:space="preserve"> </w:t>
      </w:r>
    </w:p>
    <w:p w14:paraId="21CD4147" w14:textId="77777777" w:rsidR="00AC6D8F" w:rsidRDefault="00AC6D8F" w:rsidP="000953FC">
      <w:pPr>
        <w:pStyle w:val="Comment"/>
      </w:pPr>
      <w:r>
        <w:t>[</w:t>
      </w:r>
      <w:r w:rsidR="00333952" w:rsidRPr="00333952">
        <w:rPr>
          <w:b/>
        </w:rPr>
        <w:t>Description:</w:t>
      </w:r>
      <w:r w:rsidR="00333952">
        <w:t xml:space="preserve"> </w:t>
      </w:r>
      <w:r w:rsidR="00172D97">
        <w:t xml:space="preserve">For example, </w:t>
      </w:r>
      <w:r>
        <w:t xml:space="preserve">complex database deployment] </w:t>
      </w:r>
    </w:p>
    <w:p w14:paraId="5A4E03A1" w14:textId="77777777" w:rsidR="00333952" w:rsidRDefault="00AC6D8F" w:rsidP="000953FC">
      <w:pPr>
        <w:pStyle w:val="Comment"/>
      </w:pPr>
      <w:r>
        <w:t xml:space="preserve">[Notice: </w:t>
      </w:r>
      <w:r w:rsidR="00172D97">
        <w:t>Note that you must consider the migration process, risks, issues, and so on if you have a legacy solution to migrate to the new architecture. In this case, you need to design the new solution having this legacy architecture in mind.</w:t>
      </w:r>
    </w:p>
    <w:p w14:paraId="7DEE1239" w14:textId="77777777" w:rsidR="00AC6D8F" w:rsidRDefault="00333952" w:rsidP="000953FC">
      <w:pPr>
        <w:pStyle w:val="Comment"/>
      </w:pPr>
      <w:r w:rsidRPr="009B2E12">
        <w:t xml:space="preserve">Section Type: </w:t>
      </w:r>
      <w:r>
        <w:t>Optional</w:t>
      </w:r>
      <w:r w:rsidR="00AC6D8F">
        <w:t>]</w:t>
      </w:r>
    </w:p>
    <w:p w14:paraId="313E13A3" w14:textId="77777777" w:rsidR="006E608E" w:rsidRDefault="006E608E" w:rsidP="000953FC">
      <w:pPr>
        <w:pStyle w:val="BodyText"/>
      </w:pPr>
    </w:p>
    <w:p w14:paraId="358422AA" w14:textId="77777777" w:rsidR="00AC6D8F" w:rsidRPr="00AC6D8F" w:rsidRDefault="00AC6D8F" w:rsidP="001272FD">
      <w:pPr>
        <w:pStyle w:val="Heading2"/>
      </w:pPr>
      <w:bookmarkStart w:id="1692" w:name="_Toc461542112"/>
      <w:r w:rsidRPr="00AC6D8F">
        <w:t>Architecture Constraints and Limitations</w:t>
      </w:r>
      <w:bookmarkEnd w:id="1692"/>
    </w:p>
    <w:p w14:paraId="2932B46B" w14:textId="77777777" w:rsidR="00AC6D8F" w:rsidRPr="00AC6D8F" w:rsidRDefault="00AC6D8F" w:rsidP="000953FC">
      <w:pPr>
        <w:pStyle w:val="Comment"/>
      </w:pPr>
      <w:r w:rsidRPr="00AC6D8F">
        <w:t>[</w:t>
      </w:r>
      <w:r w:rsidR="00C8030F" w:rsidRPr="00C8030F">
        <w:rPr>
          <w:b/>
        </w:rPr>
        <w:t>Description:</w:t>
      </w:r>
      <w:r w:rsidR="00C8030F">
        <w:t xml:space="preserve"> </w:t>
      </w:r>
      <w:r w:rsidRPr="00AC6D8F">
        <w:t>This section describe</w:t>
      </w:r>
      <w:r w:rsidR="00172D97">
        <w:t>s</w:t>
      </w:r>
      <w:r w:rsidRPr="00AC6D8F">
        <w:t xml:space="preserve"> all the constraints and limitations that the proposed solution architecture has.</w:t>
      </w:r>
    </w:p>
    <w:p w14:paraId="19402C7D" w14:textId="77777777" w:rsidR="00C8030F" w:rsidRDefault="00172D97" w:rsidP="000953FC">
      <w:pPr>
        <w:pStyle w:val="Comment"/>
      </w:pPr>
      <w:r>
        <w:t xml:space="preserve">The </w:t>
      </w:r>
      <w:r w:rsidR="00AC6D8F" w:rsidRPr="00AC6D8F">
        <w:t xml:space="preserve">Customer </w:t>
      </w:r>
      <w:r>
        <w:t>must</w:t>
      </w:r>
      <w:r w:rsidRPr="00AC6D8F">
        <w:t xml:space="preserve"> </w:t>
      </w:r>
      <w:r w:rsidR="00AC6D8F" w:rsidRPr="00AC6D8F">
        <w:t>be</w:t>
      </w:r>
      <w:r>
        <w:t xml:space="preserve"> made</w:t>
      </w:r>
      <w:r w:rsidR="00AC6D8F" w:rsidRPr="00AC6D8F">
        <w:t xml:space="preserve"> aware </w:t>
      </w:r>
      <w:r>
        <w:t>of</w:t>
      </w:r>
      <w:r w:rsidRPr="00AC6D8F">
        <w:t xml:space="preserve"> </w:t>
      </w:r>
      <w:r w:rsidR="00AC6D8F" w:rsidRPr="00AC6D8F">
        <w:t xml:space="preserve">them, </w:t>
      </w:r>
      <w:r>
        <w:t>so</w:t>
      </w:r>
      <w:r w:rsidR="00AC6D8F" w:rsidRPr="00AC6D8F">
        <w:t xml:space="preserve"> you must</w:t>
      </w:r>
      <w:r w:rsidRPr="00AC6D8F">
        <w:t xml:space="preserve"> communicate</w:t>
      </w:r>
      <w:r>
        <w:t xml:space="preserve"> them</w:t>
      </w:r>
      <w:r w:rsidR="00AC6D8F" w:rsidRPr="00AC6D8F">
        <w:t xml:space="preserve"> explicitly and clearly.</w:t>
      </w:r>
    </w:p>
    <w:p w14:paraId="4DF7730D" w14:textId="77777777" w:rsidR="00C611E9" w:rsidRDefault="00C8030F" w:rsidP="000953FC">
      <w:pPr>
        <w:pStyle w:val="Comment"/>
      </w:pPr>
      <w:r w:rsidRPr="009B2E12">
        <w:t xml:space="preserve">Section Type: </w:t>
      </w:r>
      <w:r>
        <w:t>Optional</w:t>
      </w:r>
      <w:r w:rsidR="00AC6D8F" w:rsidRPr="00AC6D8F">
        <w:t>]</w:t>
      </w:r>
    </w:p>
    <w:p w14:paraId="2905AA0B" w14:textId="77777777" w:rsidR="00C611E9" w:rsidRDefault="00C611E9" w:rsidP="000953FC">
      <w:pPr>
        <w:pStyle w:val="BodyText"/>
      </w:pPr>
    </w:p>
    <w:p w14:paraId="5959262F" w14:textId="77777777" w:rsidR="009F6A7E" w:rsidRDefault="009F6A7E" w:rsidP="009F6A7E">
      <w:pPr>
        <w:pStyle w:val="Heading1"/>
      </w:pPr>
      <w:bookmarkStart w:id="1693" w:name="_Toc461542113"/>
      <w:r>
        <w:t>Transition</w:t>
      </w:r>
      <w:bookmarkEnd w:id="1693"/>
    </w:p>
    <w:p w14:paraId="4C1AD023" w14:textId="77777777" w:rsidR="009F6A7E" w:rsidRDefault="009F6A7E" w:rsidP="000953FC">
      <w:pPr>
        <w:pStyle w:val="Comment"/>
      </w:pPr>
      <w:r>
        <w:t>[</w:t>
      </w:r>
      <w:r w:rsidR="00C8030F" w:rsidRPr="00C8030F">
        <w:rPr>
          <w:b/>
        </w:rPr>
        <w:t>Description:</w:t>
      </w:r>
      <w:r w:rsidR="00C8030F">
        <w:t xml:space="preserve"> </w:t>
      </w:r>
      <w:r>
        <w:t>This section describe</w:t>
      </w:r>
      <w:r w:rsidR="004000B0">
        <w:t>s</w:t>
      </w:r>
      <w:r>
        <w:t xml:space="preserve"> the approach to migration and compatibility (applicable in the case of “brown</w:t>
      </w:r>
      <w:r w:rsidR="00C5445B">
        <w:t xml:space="preserve"> </w:t>
      </w:r>
      <w:r>
        <w:t>field”, when you need to migrate</w:t>
      </w:r>
      <w:r w:rsidR="004000B0">
        <w:t xml:space="preserve"> the</w:t>
      </w:r>
      <w:r>
        <w:t xml:space="preserve"> customer smoothly from</w:t>
      </w:r>
      <w:r w:rsidR="004000B0">
        <w:t xml:space="preserve"> a</w:t>
      </w:r>
      <w:r>
        <w:t xml:space="preserve"> legacy solution to </w:t>
      </w:r>
      <w:r w:rsidR="004000B0">
        <w:t>a</w:t>
      </w:r>
      <w:r>
        <w:t xml:space="preserve"> new one, including customer data.</w:t>
      </w:r>
    </w:p>
    <w:p w14:paraId="3BAF9A3E" w14:textId="77777777" w:rsidR="009F6A7E" w:rsidRDefault="009F6A7E" w:rsidP="000953FC">
      <w:pPr>
        <w:pStyle w:val="Comment"/>
      </w:pPr>
      <w:r>
        <w:lastRenderedPageBreak/>
        <w:t>It is recommended to provide</w:t>
      </w:r>
      <w:r w:rsidR="004000B0">
        <w:t xml:space="preserve"> the</w:t>
      </w:r>
      <w:r>
        <w:t xml:space="preserve"> customer with a set of high-level transition architectures (if applicable).</w:t>
      </w:r>
    </w:p>
    <w:p w14:paraId="5ABD19F5" w14:textId="77777777" w:rsidR="009F6A7E" w:rsidRDefault="009F6A7E" w:rsidP="000953FC">
      <w:pPr>
        <w:pStyle w:val="Comment"/>
      </w:pPr>
      <w:r>
        <w:t>Also, it is recommended to describe:</w:t>
      </w:r>
    </w:p>
    <w:p w14:paraId="2399B940" w14:textId="77777777" w:rsidR="009F6A7E" w:rsidRDefault="009F6A7E" w:rsidP="000953FC">
      <w:pPr>
        <w:pStyle w:val="Comment"/>
        <w:numPr>
          <w:ilvl w:val="0"/>
          <w:numId w:val="16"/>
        </w:numPr>
      </w:pPr>
      <w:r>
        <w:t>General approach to backward/forward compatibility (if applicable)</w:t>
      </w:r>
    </w:p>
    <w:p w14:paraId="5B649FA5" w14:textId="77777777" w:rsidR="009F6A7E" w:rsidRDefault="009F6A7E" w:rsidP="000953FC">
      <w:pPr>
        <w:pStyle w:val="Comment"/>
        <w:numPr>
          <w:ilvl w:val="0"/>
          <w:numId w:val="16"/>
        </w:numPr>
      </w:pPr>
      <w:r>
        <w:t>General approach</w:t>
      </w:r>
      <w:r w:rsidR="004000B0">
        <w:t xml:space="preserve"> to</w:t>
      </w:r>
      <w:r>
        <w:t xml:space="preserve"> data compatibility</w:t>
      </w:r>
    </w:p>
    <w:p w14:paraId="3E4D5D26" w14:textId="77777777" w:rsidR="009F6A7E" w:rsidRDefault="009F6A7E" w:rsidP="000953FC">
      <w:pPr>
        <w:pStyle w:val="Comment"/>
        <w:numPr>
          <w:ilvl w:val="0"/>
          <w:numId w:val="16"/>
        </w:numPr>
      </w:pPr>
      <w:r>
        <w:t>General approach</w:t>
      </w:r>
      <w:r w:rsidR="004000B0">
        <w:t xml:space="preserve"> to</w:t>
      </w:r>
      <w:r>
        <w:t xml:space="preserve"> interface compatibility</w:t>
      </w:r>
    </w:p>
    <w:p w14:paraId="38FB5D56" w14:textId="77777777" w:rsidR="009F6A7E" w:rsidRDefault="009F6A7E" w:rsidP="000953FC">
      <w:pPr>
        <w:pStyle w:val="Comment"/>
        <w:numPr>
          <w:ilvl w:val="0"/>
          <w:numId w:val="16"/>
        </w:numPr>
      </w:pPr>
      <w:r>
        <w:t>Component-by-component migration description</w:t>
      </w:r>
    </w:p>
    <w:p w14:paraId="1E38809D" w14:textId="77777777" w:rsidR="009F6A7E" w:rsidRDefault="009F6A7E" w:rsidP="000953FC">
      <w:pPr>
        <w:pStyle w:val="Comment"/>
        <w:numPr>
          <w:ilvl w:val="0"/>
          <w:numId w:val="16"/>
        </w:numPr>
      </w:pPr>
      <w:r>
        <w:t>Migration scenario and data migration should be described (physical view</w:t>
      </w:r>
      <w:r w:rsidR="004000B0">
        <w:t>)</w:t>
      </w:r>
    </w:p>
    <w:p w14:paraId="78AACEBD" w14:textId="77777777" w:rsidR="009F6A7E" w:rsidRDefault="009F6A7E" w:rsidP="000953FC">
      <w:pPr>
        <w:pStyle w:val="Comment"/>
        <w:numPr>
          <w:ilvl w:val="0"/>
          <w:numId w:val="16"/>
        </w:numPr>
      </w:pPr>
      <w:r>
        <w:t>Deployment windows and how deployment affects availability</w:t>
      </w:r>
    </w:p>
    <w:p w14:paraId="4BCA2258" w14:textId="77777777" w:rsidR="009F6A7E" w:rsidRDefault="009F6A7E" w:rsidP="000953FC">
      <w:pPr>
        <w:pStyle w:val="Comment"/>
        <w:numPr>
          <w:ilvl w:val="0"/>
          <w:numId w:val="16"/>
        </w:numPr>
      </w:pPr>
      <w:r>
        <w:t>Level of support needed from others (operations, 3rd-party vendors, etc.)</w:t>
      </w:r>
    </w:p>
    <w:p w14:paraId="24946336" w14:textId="77777777" w:rsidR="00C8030F" w:rsidRDefault="009F6A7E" w:rsidP="000953FC">
      <w:pPr>
        <w:pStyle w:val="Comment"/>
        <w:numPr>
          <w:ilvl w:val="0"/>
          <w:numId w:val="16"/>
        </w:numPr>
      </w:pPr>
      <w:r>
        <w:t>Etc.</w:t>
      </w:r>
    </w:p>
    <w:p w14:paraId="6BAECEE7" w14:textId="77777777" w:rsidR="009F6A7E" w:rsidRDefault="00C8030F" w:rsidP="000953FC">
      <w:pPr>
        <w:pStyle w:val="Comment"/>
      </w:pPr>
      <w:r w:rsidRPr="009B2E12">
        <w:rPr>
          <w:b/>
        </w:rPr>
        <w:t>Section Type:</w:t>
      </w:r>
      <w:r w:rsidRPr="009B2E12">
        <w:t xml:space="preserve"> </w:t>
      </w:r>
      <w:r>
        <w:t>Mandatory (if migration from legacy solution must be done)</w:t>
      </w:r>
      <w:r w:rsidR="009F6A7E">
        <w:t>]</w:t>
      </w:r>
    </w:p>
    <w:p w14:paraId="2C446E47" w14:textId="77777777" w:rsidR="00167612" w:rsidRDefault="00167612">
      <w:pPr>
        <w:widowControl/>
        <w:spacing w:line="240" w:lineRule="auto"/>
      </w:pPr>
      <w:r>
        <w:br w:type="page"/>
      </w:r>
    </w:p>
    <w:p w14:paraId="58476518" w14:textId="77777777" w:rsidR="00167612" w:rsidRDefault="00167612" w:rsidP="00167612">
      <w:pPr>
        <w:pStyle w:val="AppendixLevel1"/>
      </w:pPr>
      <w:bookmarkStart w:id="1694" w:name="_Ref427243657"/>
      <w:bookmarkStart w:id="1695" w:name="_Ref427243680"/>
      <w:bookmarkStart w:id="1696" w:name="_Toc461542114"/>
      <w:r>
        <w:lastRenderedPageBreak/>
        <w:t>Solution Architecture Quality Attributes</w:t>
      </w:r>
      <w:bookmarkEnd w:id="1694"/>
      <w:bookmarkEnd w:id="1695"/>
      <w:bookmarkEnd w:id="1696"/>
    </w:p>
    <w:p w14:paraId="45FE389D" w14:textId="77777777" w:rsidR="00167612" w:rsidRDefault="00167612" w:rsidP="000953FC">
      <w:pPr>
        <w:pStyle w:val="BodyText"/>
      </w:pPr>
      <w:r>
        <w:t>See considered solution architecture quality attributes in the table below:</w:t>
      </w:r>
    </w:p>
    <w:tbl>
      <w:tblPr>
        <w:tblStyle w:val="TableEPAM"/>
        <w:tblW w:w="0" w:type="auto"/>
        <w:tblInd w:w="-5" w:type="dxa"/>
        <w:tblLook w:val="04A0" w:firstRow="1" w:lastRow="0" w:firstColumn="1" w:lastColumn="0" w:noHBand="0" w:noVBand="1"/>
      </w:tblPr>
      <w:tblGrid>
        <w:gridCol w:w="1648"/>
        <w:gridCol w:w="1692"/>
        <w:gridCol w:w="6012"/>
      </w:tblGrid>
      <w:tr w:rsidR="00E67C90" w14:paraId="6D0A4621" w14:textId="77777777" w:rsidTr="00580325">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tcPr>
          <w:p w14:paraId="44CEB248" w14:textId="77777777" w:rsidR="00E67C90" w:rsidRPr="00E67C90" w:rsidRDefault="00E67C90" w:rsidP="00E67C90">
            <w:pPr>
              <w:jc w:val="left"/>
            </w:pPr>
            <w:r w:rsidRPr="00E67C90">
              <w:t>Category</w:t>
            </w:r>
          </w:p>
        </w:tc>
        <w:tc>
          <w:tcPr>
            <w:tcW w:w="1692" w:type="dxa"/>
          </w:tcPr>
          <w:p w14:paraId="489A466D" w14:textId="77777777" w:rsidR="00E67C90" w:rsidRDefault="00E67C90" w:rsidP="00BD7076">
            <w:pPr>
              <w:jc w:val="left"/>
              <w:cnfStyle w:val="100000000000" w:firstRow="1" w:lastRow="0" w:firstColumn="0" w:lastColumn="0" w:oddVBand="0" w:evenVBand="0" w:oddHBand="0" w:evenHBand="0" w:firstRowFirstColumn="0" w:firstRowLastColumn="0" w:lastRowFirstColumn="0" w:lastRowLastColumn="0"/>
            </w:pPr>
            <w:r>
              <w:t>Quality attribute</w:t>
            </w:r>
            <w:r>
              <w:tab/>
            </w:r>
          </w:p>
        </w:tc>
        <w:tc>
          <w:tcPr>
            <w:tcW w:w="6012" w:type="dxa"/>
          </w:tcPr>
          <w:p w14:paraId="618CAE5E" w14:textId="77777777" w:rsidR="00E67C90" w:rsidRDefault="00E67C90" w:rsidP="00BD7076">
            <w:pPr>
              <w:cnfStyle w:val="100000000000" w:firstRow="1" w:lastRow="0" w:firstColumn="0" w:lastColumn="0" w:oddVBand="0" w:evenVBand="0" w:oddHBand="0" w:evenHBand="0" w:firstRowFirstColumn="0" w:firstRowLastColumn="0" w:lastRowFirstColumn="0" w:lastRowLastColumn="0"/>
            </w:pPr>
            <w:r>
              <w:t>Description</w:t>
            </w:r>
          </w:p>
        </w:tc>
      </w:tr>
      <w:tr w:rsidR="00E67C90" w14:paraId="3AD57070"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D0CECE" w:themeFill="background2" w:themeFillShade="E6"/>
          </w:tcPr>
          <w:p w14:paraId="3E31551A" w14:textId="77777777" w:rsidR="00E67C90" w:rsidRPr="0018721D" w:rsidRDefault="00E67C90" w:rsidP="00BD7076">
            <w:pPr>
              <w:rPr>
                <w:b/>
              </w:rPr>
            </w:pPr>
            <w:r>
              <w:t>Design Qualities</w:t>
            </w:r>
          </w:p>
        </w:tc>
        <w:tc>
          <w:tcPr>
            <w:tcW w:w="1692" w:type="dxa"/>
          </w:tcPr>
          <w:p w14:paraId="059A9CB1" w14:textId="77777777" w:rsidR="00E67C90" w:rsidRPr="00DA6CF4" w:rsidRDefault="00E67C90" w:rsidP="00BD7076">
            <w:pPr>
              <w:cnfStyle w:val="000000100000" w:firstRow="0" w:lastRow="0" w:firstColumn="0" w:lastColumn="0" w:oddVBand="0" w:evenVBand="0" w:oddHBand="1" w:evenHBand="0" w:firstRowFirstColumn="0" w:firstRowLastColumn="0" w:lastRowFirstColumn="0" w:lastRowLastColumn="0"/>
            </w:pPr>
            <w:r>
              <w:t>Conceptual Integrity</w:t>
            </w:r>
          </w:p>
        </w:tc>
        <w:tc>
          <w:tcPr>
            <w:tcW w:w="6012" w:type="dxa"/>
          </w:tcPr>
          <w:p w14:paraId="1779E867" w14:textId="77777777" w:rsidR="00E67C90" w:rsidRDefault="00E67C90" w:rsidP="005E1972">
            <w:pPr>
              <w:widowControl/>
              <w:spacing w:line="240" w:lineRule="auto"/>
              <w:cnfStyle w:val="000000100000" w:firstRow="0" w:lastRow="0" w:firstColumn="0" w:lastColumn="0" w:oddVBand="0" w:evenVBand="0" w:oddHBand="1" w:evenHBand="0" w:firstRowFirstColumn="0" w:firstRowLastColumn="0" w:lastRowFirstColumn="0" w:lastRowLastColumn="0"/>
            </w:pPr>
            <w:r>
              <w:t>Conceptual integrity defines the consistency and coherence of the overall design. This includes the way that components or modules are designed, as well as</w:t>
            </w:r>
            <w:r w:rsidR="005E1972" w:rsidRPr="004F796E">
              <w:t xml:space="preserve"> </w:t>
            </w:r>
            <w:r w:rsidR="005E1972">
              <w:t>such</w:t>
            </w:r>
            <w:r>
              <w:t xml:space="preserve"> factors as</w:t>
            </w:r>
            <w:r w:rsidR="005E1972">
              <w:t xml:space="preserve"> the</w:t>
            </w:r>
            <w:r>
              <w:t xml:space="preserve"> coding style and variable naming.</w:t>
            </w:r>
          </w:p>
        </w:tc>
      </w:tr>
      <w:tr w:rsidR="00E67C90" w14:paraId="3830F7F6"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29475B4B" w14:textId="77777777" w:rsidR="00E67C90" w:rsidRPr="0018721D" w:rsidRDefault="00E67C90" w:rsidP="00BD7076">
            <w:pPr>
              <w:rPr>
                <w:b/>
              </w:rPr>
            </w:pPr>
          </w:p>
        </w:tc>
        <w:tc>
          <w:tcPr>
            <w:tcW w:w="1692" w:type="dxa"/>
          </w:tcPr>
          <w:p w14:paraId="31862796"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Maintainability</w:t>
            </w:r>
          </w:p>
        </w:tc>
        <w:tc>
          <w:tcPr>
            <w:tcW w:w="6012" w:type="dxa"/>
          </w:tcPr>
          <w:p w14:paraId="02A96915" w14:textId="77777777" w:rsidR="00E67C90" w:rsidRDefault="00E67C90" w:rsidP="005E1972">
            <w:pPr>
              <w:cnfStyle w:val="000000010000" w:firstRow="0" w:lastRow="0" w:firstColumn="0" w:lastColumn="0" w:oddVBand="0" w:evenVBand="0" w:oddHBand="0" w:evenHBand="1" w:firstRowFirstColumn="0" w:firstRowLastColumn="0" w:lastRowFirstColumn="0" w:lastRowLastColumn="0"/>
            </w:pPr>
            <w:r>
              <w:t>Maintainability is the ability of the system to undergo changes with a degree of ease. These changes c</w:t>
            </w:r>
            <w:r w:rsidR="005E1972">
              <w:t>an</w:t>
            </w:r>
            <w:r>
              <w:t xml:space="preserve"> impact components, services, features, and interfaces when adding or changing the functionality, fixing errors, and meeting new business requirements.</w:t>
            </w:r>
          </w:p>
        </w:tc>
      </w:tr>
      <w:tr w:rsidR="00E67C90" w14:paraId="2E5C9FEB"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49A56E16" w14:textId="77777777" w:rsidR="00E67C90" w:rsidRPr="0018721D" w:rsidRDefault="00E67C90" w:rsidP="00BD7076">
            <w:pPr>
              <w:rPr>
                <w:b/>
              </w:rPr>
            </w:pPr>
          </w:p>
        </w:tc>
        <w:tc>
          <w:tcPr>
            <w:tcW w:w="1692" w:type="dxa"/>
          </w:tcPr>
          <w:p w14:paraId="6A7D2B0A"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Reusability</w:t>
            </w:r>
          </w:p>
        </w:tc>
        <w:tc>
          <w:tcPr>
            <w:tcW w:w="6012" w:type="dxa"/>
          </w:tcPr>
          <w:p w14:paraId="5EE911CC" w14:textId="77777777" w:rsidR="00E67C90" w:rsidRDefault="00E67C90" w:rsidP="00E67C90">
            <w:pPr>
              <w:widowControl/>
              <w:spacing w:line="240" w:lineRule="auto"/>
              <w:cnfStyle w:val="000000100000" w:firstRow="0" w:lastRow="0" w:firstColumn="0" w:lastColumn="0" w:oddVBand="0" w:evenVBand="0" w:oddHBand="1" w:evenHBand="0" w:firstRowFirstColumn="0" w:firstRowLastColumn="0" w:lastRowFirstColumn="0" w:lastRowLastColumn="0"/>
            </w:pPr>
            <w:r>
              <w:t>Reusability defines the capability for components and subsystems to be suitable for use in other applications and in other scenarios. Reusability minimizes the duplication of components</w:t>
            </w:r>
            <w:r w:rsidR="005E1972">
              <w:t>,</w:t>
            </w:r>
            <w:r>
              <w:t xml:space="preserve"> </w:t>
            </w:r>
            <w:r w:rsidR="005E1972">
              <w:t>and</w:t>
            </w:r>
            <w:r>
              <w:t xml:space="preserve"> the implementation time.</w:t>
            </w:r>
          </w:p>
        </w:tc>
      </w:tr>
      <w:tr w:rsidR="00E67C90" w14:paraId="03C52F68"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D0CECE" w:themeFill="background2" w:themeFillShade="E6"/>
          </w:tcPr>
          <w:p w14:paraId="326FC7EC" w14:textId="77777777" w:rsidR="00E67C90" w:rsidRPr="0018721D" w:rsidRDefault="00E67C90" w:rsidP="00E67C90">
            <w:pPr>
              <w:rPr>
                <w:b/>
              </w:rPr>
            </w:pPr>
            <w:r>
              <w:t>Run-time Qualities</w:t>
            </w:r>
          </w:p>
        </w:tc>
        <w:tc>
          <w:tcPr>
            <w:tcW w:w="1692" w:type="dxa"/>
          </w:tcPr>
          <w:p w14:paraId="05558281"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Availability</w:t>
            </w:r>
          </w:p>
        </w:tc>
        <w:tc>
          <w:tcPr>
            <w:tcW w:w="6012" w:type="dxa"/>
          </w:tcPr>
          <w:p w14:paraId="3C7C3334" w14:textId="77777777" w:rsidR="00E67C90" w:rsidRDefault="00E67C90" w:rsidP="005E1972">
            <w:pPr>
              <w:cnfStyle w:val="000000010000" w:firstRow="0" w:lastRow="0" w:firstColumn="0" w:lastColumn="0" w:oddVBand="0" w:evenVBand="0" w:oddHBand="0" w:evenHBand="1" w:firstRowFirstColumn="0" w:firstRowLastColumn="0" w:lastRowFirstColumn="0" w:lastRowLastColumn="0"/>
            </w:pPr>
            <w:r>
              <w:t xml:space="preserve">Availability defines the proportion of time that the system is functional and working. It can be measured as a percentage of the total system downtime over a predefined period. Availability </w:t>
            </w:r>
            <w:r w:rsidR="005E1972">
              <w:t>is</w:t>
            </w:r>
            <w:r>
              <w:t xml:space="preserve"> affected by system errors, infrastructure problems, malicious attacks, and system load.</w:t>
            </w:r>
          </w:p>
        </w:tc>
      </w:tr>
      <w:tr w:rsidR="00E67C90" w14:paraId="2A8E7873"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3EB85045" w14:textId="77777777" w:rsidR="00E67C90" w:rsidRPr="0018721D" w:rsidRDefault="00E67C90" w:rsidP="00BD7076">
            <w:pPr>
              <w:rPr>
                <w:b/>
              </w:rPr>
            </w:pPr>
          </w:p>
        </w:tc>
        <w:tc>
          <w:tcPr>
            <w:tcW w:w="1692" w:type="dxa"/>
          </w:tcPr>
          <w:p w14:paraId="3FEC3657"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Interoperability</w:t>
            </w:r>
          </w:p>
        </w:tc>
        <w:tc>
          <w:tcPr>
            <w:tcW w:w="6012" w:type="dxa"/>
          </w:tcPr>
          <w:p w14:paraId="63ED8830" w14:textId="77777777" w:rsidR="00E67C90" w:rsidRDefault="00E67C90" w:rsidP="00E67C90">
            <w:pPr>
              <w:widowControl/>
              <w:spacing w:line="240" w:lineRule="auto"/>
              <w:cnfStyle w:val="000000100000" w:firstRow="0" w:lastRow="0" w:firstColumn="0" w:lastColumn="0" w:oddVBand="0" w:evenVBand="0" w:oddHBand="1" w:evenHBand="0" w:firstRowFirstColumn="0" w:firstRowLastColumn="0" w:lastRowFirstColumn="0" w:lastRowLastColumn="0"/>
            </w:pPr>
            <w:r>
              <w:t>Interoperability is the ability of a system or different systems to operate successfully by communicating and exchanging information with other external systems written and run by external parties. An interoperable system makes it easier to exchange and reuse information internally as well as externally.</w:t>
            </w:r>
          </w:p>
        </w:tc>
      </w:tr>
      <w:tr w:rsidR="00E67C90" w14:paraId="2CBC0920"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36AF938B" w14:textId="77777777" w:rsidR="00E67C90" w:rsidRDefault="00E67C90" w:rsidP="00BD7076">
            <w:pPr>
              <w:rPr>
                <w:b/>
              </w:rPr>
            </w:pPr>
          </w:p>
        </w:tc>
        <w:tc>
          <w:tcPr>
            <w:tcW w:w="1692" w:type="dxa"/>
          </w:tcPr>
          <w:p w14:paraId="08BC0514"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Manageability</w:t>
            </w:r>
          </w:p>
        </w:tc>
        <w:tc>
          <w:tcPr>
            <w:tcW w:w="6012" w:type="dxa"/>
          </w:tcPr>
          <w:p w14:paraId="301B91FB"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Manageability defines how easy it is for system administrators to manage the application, usually through sufficient and useful instrumentation exposed for use in monitoring systems and for debugging and performance tuning.</w:t>
            </w:r>
          </w:p>
        </w:tc>
      </w:tr>
      <w:tr w:rsidR="00E67C90" w14:paraId="209E1C21"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44B6DA48" w14:textId="77777777" w:rsidR="00E67C90" w:rsidRDefault="00E67C90" w:rsidP="00BD7076">
            <w:pPr>
              <w:rPr>
                <w:b/>
              </w:rPr>
            </w:pPr>
          </w:p>
        </w:tc>
        <w:tc>
          <w:tcPr>
            <w:tcW w:w="1692" w:type="dxa"/>
          </w:tcPr>
          <w:p w14:paraId="35E0C4D6"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Performance</w:t>
            </w:r>
          </w:p>
        </w:tc>
        <w:tc>
          <w:tcPr>
            <w:tcW w:w="6012" w:type="dxa"/>
          </w:tcPr>
          <w:p w14:paraId="0AEC26EE" w14:textId="77777777" w:rsidR="00E67C90" w:rsidRDefault="00E67C90" w:rsidP="008F6A33">
            <w:pPr>
              <w:cnfStyle w:val="000000100000" w:firstRow="0" w:lastRow="0" w:firstColumn="0" w:lastColumn="0" w:oddVBand="0" w:evenVBand="0" w:oddHBand="1" w:evenHBand="0" w:firstRowFirstColumn="0" w:firstRowLastColumn="0" w:lastRowFirstColumn="0" w:lastRowLastColumn="0"/>
            </w:pPr>
            <w:r>
              <w:t xml:space="preserve">Performance is an indication of the responsiveness of a system to execute any action within a given time interval. It can be measured in terms of latency or throughput. Latency is the time </w:t>
            </w:r>
            <w:r w:rsidR="008F6A33">
              <w:t xml:space="preserve">required </w:t>
            </w:r>
            <w:r>
              <w:t>to respond to any event. Throughput is the number of events that take place within a given amount of time.</w:t>
            </w:r>
          </w:p>
        </w:tc>
      </w:tr>
      <w:tr w:rsidR="00E67C90" w14:paraId="6497FA84"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6CA9E325" w14:textId="77777777" w:rsidR="00E67C90" w:rsidRDefault="00E67C90" w:rsidP="00BD7076">
            <w:pPr>
              <w:rPr>
                <w:b/>
              </w:rPr>
            </w:pPr>
          </w:p>
        </w:tc>
        <w:tc>
          <w:tcPr>
            <w:tcW w:w="1692" w:type="dxa"/>
          </w:tcPr>
          <w:p w14:paraId="4C7BF562"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Reliability</w:t>
            </w:r>
          </w:p>
        </w:tc>
        <w:tc>
          <w:tcPr>
            <w:tcW w:w="6012" w:type="dxa"/>
          </w:tcPr>
          <w:p w14:paraId="4A817CA7"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Reliability is the ability of a system to remain operational over time. Reliability is measured as the probability that a system will not fail to perform its intended functions over a specified time interval.</w:t>
            </w:r>
          </w:p>
        </w:tc>
      </w:tr>
      <w:tr w:rsidR="00E67C90" w14:paraId="394204D5"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357290B7" w14:textId="77777777" w:rsidR="00E67C90" w:rsidRDefault="00E67C90" w:rsidP="00BD7076">
            <w:pPr>
              <w:rPr>
                <w:b/>
              </w:rPr>
            </w:pPr>
          </w:p>
        </w:tc>
        <w:tc>
          <w:tcPr>
            <w:tcW w:w="1692" w:type="dxa"/>
          </w:tcPr>
          <w:p w14:paraId="07269280"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Scalability</w:t>
            </w:r>
          </w:p>
        </w:tc>
        <w:tc>
          <w:tcPr>
            <w:tcW w:w="6012" w:type="dxa"/>
          </w:tcPr>
          <w:p w14:paraId="6DCF000E"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Scalability is ability of a system to either handle increases in load without impact on the performance of the system, or the ability to be readily enlarged.</w:t>
            </w:r>
          </w:p>
        </w:tc>
      </w:tr>
      <w:tr w:rsidR="00E67C90" w14:paraId="2ACAAEC9"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34C04103" w14:textId="77777777" w:rsidR="00E67C90" w:rsidRDefault="00E67C90" w:rsidP="00BD7076">
            <w:pPr>
              <w:rPr>
                <w:b/>
              </w:rPr>
            </w:pPr>
          </w:p>
        </w:tc>
        <w:tc>
          <w:tcPr>
            <w:tcW w:w="1692" w:type="dxa"/>
          </w:tcPr>
          <w:p w14:paraId="4E8ADD91"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Security</w:t>
            </w:r>
          </w:p>
        </w:tc>
        <w:tc>
          <w:tcPr>
            <w:tcW w:w="6012" w:type="dxa"/>
          </w:tcPr>
          <w:p w14:paraId="4062D679"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Security is the capability of a system to prevent malicious or accidental actions outside of the designed usage, and to prevent disclosure or loss of information. A secure system aims to protect assets and prevent unauthorized modification of information.</w:t>
            </w:r>
          </w:p>
        </w:tc>
      </w:tr>
      <w:tr w:rsidR="00E67C90" w14:paraId="11BB6701"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D0CECE" w:themeFill="background2" w:themeFillShade="E6"/>
          </w:tcPr>
          <w:p w14:paraId="3CA00BCB" w14:textId="77777777" w:rsidR="00E67C90" w:rsidRDefault="00E67C90" w:rsidP="00E67C90">
            <w:pPr>
              <w:rPr>
                <w:b/>
              </w:rPr>
            </w:pPr>
            <w:r>
              <w:t>System Qualities</w:t>
            </w:r>
          </w:p>
        </w:tc>
        <w:tc>
          <w:tcPr>
            <w:tcW w:w="1692" w:type="dxa"/>
          </w:tcPr>
          <w:p w14:paraId="62F13C1E"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Supportability</w:t>
            </w:r>
          </w:p>
        </w:tc>
        <w:tc>
          <w:tcPr>
            <w:tcW w:w="6012" w:type="dxa"/>
          </w:tcPr>
          <w:p w14:paraId="5B9C2EC7"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Supportability is the ability of the system to provide information helpful for identifying and resolving issues when it fails to work correctly.</w:t>
            </w:r>
          </w:p>
        </w:tc>
      </w:tr>
      <w:tr w:rsidR="00E67C90" w14:paraId="32E1C984"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5D6B5B9E" w14:textId="77777777" w:rsidR="00E67C90" w:rsidRDefault="00E67C90" w:rsidP="00BD7076">
            <w:pPr>
              <w:rPr>
                <w:b/>
              </w:rPr>
            </w:pPr>
          </w:p>
        </w:tc>
        <w:tc>
          <w:tcPr>
            <w:tcW w:w="1692" w:type="dxa"/>
          </w:tcPr>
          <w:p w14:paraId="7AA69676"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Testability</w:t>
            </w:r>
          </w:p>
        </w:tc>
        <w:tc>
          <w:tcPr>
            <w:tcW w:w="6012" w:type="dxa"/>
          </w:tcPr>
          <w:p w14:paraId="63E71371"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Testability is a measure of how easy it is to create test criteria for the system and its components, and to execute these tests in order to determine if the criteria are met. Good testability makes it more likely that faults in a system can be isolated in a timely and effective manner.</w:t>
            </w:r>
          </w:p>
        </w:tc>
      </w:tr>
      <w:tr w:rsidR="00E67C90" w14:paraId="21B95C0A"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shd w:val="clear" w:color="auto" w:fill="D0CECE" w:themeFill="background2" w:themeFillShade="E6"/>
          </w:tcPr>
          <w:p w14:paraId="1AFCA346" w14:textId="77777777" w:rsidR="00E67C90" w:rsidRDefault="00E67C90" w:rsidP="00BD7076">
            <w:pPr>
              <w:rPr>
                <w:b/>
              </w:rPr>
            </w:pPr>
            <w:r>
              <w:t>User Qualities</w:t>
            </w:r>
          </w:p>
        </w:tc>
        <w:tc>
          <w:tcPr>
            <w:tcW w:w="1692" w:type="dxa"/>
          </w:tcPr>
          <w:p w14:paraId="6910717E"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Usability</w:t>
            </w:r>
          </w:p>
        </w:tc>
        <w:tc>
          <w:tcPr>
            <w:tcW w:w="6012" w:type="dxa"/>
          </w:tcPr>
          <w:p w14:paraId="36DEF066"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Usability defines how well the application meets the requirements of the user and consumer by being intuitive, easy to localize and globalize, providing good access for disabled users, and resulting in a good overall user experience.</w:t>
            </w:r>
          </w:p>
        </w:tc>
      </w:tr>
    </w:tbl>
    <w:p w14:paraId="5F0C9D15" w14:textId="77777777" w:rsidR="00AA2B88" w:rsidRDefault="00AA2B88">
      <w:pPr>
        <w:widowControl/>
        <w:spacing w:line="240" w:lineRule="auto"/>
      </w:pPr>
    </w:p>
    <w:sectPr w:rsidR="00AA2B88" w:rsidSect="005B4AE6">
      <w:footerReference w:type="default" r:id="rId36"/>
      <w:pgSz w:w="11909" w:h="16834" w:code="9"/>
      <w:pgMar w:top="1134" w:right="851" w:bottom="1134" w:left="1134" w:header="720" w:footer="720" w:gutter="567"/>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02" w:author="Kostiantyn Kudriavtsev" w:date="2016-09-08T16:30:00Z" w:initials="KK">
    <w:p w14:paraId="3495A38C" w14:textId="77777777" w:rsidR="008F59FD" w:rsidRDefault="008F59FD" w:rsidP="005D01A0">
      <w:pPr>
        <w:pStyle w:val="CommentText"/>
      </w:pPr>
      <w:r>
        <w:rPr>
          <w:rStyle w:val="CommentReference"/>
        </w:rPr>
        <w:annotationRef/>
      </w:r>
      <w:r>
        <w:t>What machine?</w:t>
      </w:r>
    </w:p>
  </w:comment>
  <w:comment w:id="1303" w:author="Oleh Hrynyk" w:date="2016-09-09T11:30:00Z" w:initials="OH">
    <w:p w14:paraId="6BB006D3" w14:textId="77777777" w:rsidR="008F59FD" w:rsidRDefault="008F59FD" w:rsidP="005D01A0">
      <w:pPr>
        <w:pStyle w:val="CommentText"/>
      </w:pPr>
      <w:r>
        <w:rPr>
          <w:rStyle w:val="CommentReference"/>
        </w:rPr>
        <w:annotationRef/>
      </w:r>
      <w:r>
        <w:t xml:space="preserve">I guess there is misunderstanding between us. Deployment server is NOT part of infrastructure, NOR is mandatory component. </w:t>
      </w:r>
    </w:p>
    <w:p w14:paraId="5B02CC1B" w14:textId="77777777" w:rsidR="008F59FD" w:rsidRDefault="008F59FD" w:rsidP="005D01A0">
      <w:pPr>
        <w:pStyle w:val="CommentText"/>
      </w:pPr>
    </w:p>
    <w:p w14:paraId="155D009A" w14:textId="77777777" w:rsidR="008F59FD" w:rsidRDefault="008F59FD" w:rsidP="005D01A0">
      <w:pPr>
        <w:pStyle w:val="CommentText"/>
      </w:pPr>
      <w:r>
        <w:t>This component is for US (</w:t>
      </w:r>
      <w:proofErr w:type="spellStart"/>
      <w:r>
        <w:t>epam</w:t>
      </w:r>
      <w:proofErr w:type="spellEnd"/>
      <w:r>
        <w:t xml:space="preserve"> employees and developer) and meant to MINIMIZE efforts for infrastructure setup from scratch. For example, I am working on windows…and for deployment purposes is good to have </w:t>
      </w:r>
      <w:proofErr w:type="spellStart"/>
      <w:r>
        <w:t>linux</w:t>
      </w:r>
      <w:proofErr w:type="spellEnd"/>
      <w:r>
        <w:t xml:space="preserve">, especially when troubleshooting/development…right now due to many steps required for various configuration changes this component greatly save us time…later we can </w:t>
      </w:r>
      <w:proofErr w:type="spellStart"/>
      <w:r>
        <w:t>opensource</w:t>
      </w:r>
      <w:proofErr w:type="spellEnd"/>
      <w:r>
        <w:t xml:space="preserve"> its setup script when necessary</w:t>
      </w:r>
    </w:p>
  </w:comment>
  <w:comment w:id="1304" w:author="Kostiantyn Kudriavtsev" w:date="2016-09-08T16:32:00Z" w:initials="KK">
    <w:p w14:paraId="2BECD0CA" w14:textId="77777777" w:rsidR="008F59FD" w:rsidRDefault="008F59FD" w:rsidP="005D01A0">
      <w:pPr>
        <w:pStyle w:val="CommentText"/>
      </w:pPr>
      <w:r>
        <w:rPr>
          <w:rStyle w:val="CommentReference"/>
        </w:rPr>
        <w:annotationRef/>
      </w:r>
      <w:r>
        <w:t xml:space="preserve">We want to make it </w:t>
      </w:r>
      <w:proofErr w:type="spellStart"/>
      <w:r>
        <w:t>opensource</w:t>
      </w:r>
      <w:proofErr w:type="spellEnd"/>
      <w:r>
        <w:t>…</w:t>
      </w:r>
    </w:p>
  </w:comment>
  <w:comment w:id="1305" w:author="Oleh Hrynyk" w:date="2016-09-09T11:33:00Z" w:initials="OH">
    <w:p w14:paraId="37129BBE" w14:textId="77777777" w:rsidR="008F59FD" w:rsidRDefault="008F59FD" w:rsidP="005D01A0">
      <w:pPr>
        <w:pStyle w:val="CommentText"/>
      </w:pPr>
      <w:r>
        <w:rPr>
          <w:rStyle w:val="CommentReference"/>
        </w:rPr>
        <w:annotationRef/>
      </w:r>
      <w:r>
        <w:t xml:space="preserve">Please see my prev. comment…right now this component shall save us time for development. Later we might remove </w:t>
      </w:r>
      <w:proofErr w:type="spellStart"/>
      <w:r>
        <w:t>git</w:t>
      </w:r>
      <w:proofErr w:type="spellEnd"/>
      <w:r>
        <w:t xml:space="preserve"> configuration part.</w:t>
      </w:r>
    </w:p>
  </w:comment>
  <w:comment w:id="1307" w:author="Kostiantyn Kudriavtsev" w:date="2016-09-08T16:33:00Z" w:initials="KK">
    <w:p w14:paraId="5FED9101" w14:textId="77777777" w:rsidR="008F59FD" w:rsidRDefault="008F59FD" w:rsidP="00720506">
      <w:pPr>
        <w:pStyle w:val="CommentText"/>
      </w:pPr>
      <w:r>
        <w:rPr>
          <w:rStyle w:val="CommentReference"/>
        </w:rPr>
        <w:annotationRef/>
      </w:r>
      <w:r w:rsidRPr="000A44DB">
        <w:rPr>
          <w:b/>
        </w:rPr>
        <w:t>@</w:t>
      </w:r>
      <w:proofErr w:type="spellStart"/>
      <w:r w:rsidRPr="000A44DB">
        <w:rPr>
          <w:b/>
        </w:rPr>
        <w:t>V.Veres</w:t>
      </w:r>
      <w:proofErr w:type="spellEnd"/>
      <w:r w:rsidRPr="000A44DB">
        <w:rPr>
          <w:b/>
        </w:rPr>
        <w:t>:</w:t>
      </w:r>
      <w:r>
        <w:t xml:space="preserve"> could you wrote exact components for AWS here?</w:t>
      </w:r>
    </w:p>
  </w:comment>
  <w:comment w:id="1309" w:author="Oleh Hrynyk" w:date="2016-09-09T11:51:00Z" w:initials="OH">
    <w:p w14:paraId="37E0AA0E" w14:textId="77777777" w:rsidR="008F59FD" w:rsidRDefault="008F59FD">
      <w:pPr>
        <w:pStyle w:val="CommentText"/>
      </w:pPr>
      <w:r>
        <w:rPr>
          <w:rStyle w:val="CommentReference"/>
        </w:rPr>
        <w:annotationRef/>
      </w:r>
      <w:proofErr w:type="spellStart"/>
      <w:r>
        <w:t>Kostia</w:t>
      </w:r>
      <w:proofErr w:type="spellEnd"/>
      <w:r>
        <w:t>, on slide 3 or 4 S3 bucket is added as collaborative space so is it completely out of scope?</w:t>
      </w:r>
    </w:p>
  </w:comment>
  <w:comment w:id="1310" w:author="Kostiantyn Kudriavtsev" w:date="2016-09-09T16:46:00Z" w:initials="KK">
    <w:p w14:paraId="67662F03" w14:textId="21D52F34" w:rsidR="008F59FD" w:rsidRDefault="008F59FD">
      <w:pPr>
        <w:pStyle w:val="CommentText"/>
      </w:pPr>
      <w:r>
        <w:rPr>
          <w:rStyle w:val="CommentReference"/>
        </w:rPr>
        <w:annotationRef/>
      </w:r>
      <w:r>
        <w:t xml:space="preserve">Yeah, we not doing nothing about </w:t>
      </w:r>
      <w:proofErr w:type="spellStart"/>
      <w:r>
        <w:t>coll</w:t>
      </w:r>
      <w:proofErr w:type="spellEnd"/>
      <w:r>
        <w:t xml:space="preserve"> space in MVP, only reusing existing S3 buckets if they exist and provided by customer</w:t>
      </w:r>
    </w:p>
  </w:comment>
  <w:comment w:id="1312" w:author="Kostiantyn Kudriavtsev" w:date="2016-09-08T17:34:00Z" w:initials="KK">
    <w:p w14:paraId="51086222" w14:textId="77777777" w:rsidR="008F59FD" w:rsidRDefault="008F59FD" w:rsidP="00332710">
      <w:pPr>
        <w:pStyle w:val="CommentText"/>
      </w:pPr>
      <w:r>
        <w:rPr>
          <w:rStyle w:val="CommentReference"/>
        </w:rPr>
        <w:annotationRef/>
      </w:r>
      <w:r>
        <w:t xml:space="preserve">Question: Do we really wont to pack it in </w:t>
      </w:r>
      <w:proofErr w:type="spellStart"/>
      <w:r>
        <w:t>docker</w:t>
      </w:r>
      <w:proofErr w:type="spellEnd"/>
      <w:r>
        <w:t xml:space="preserve">? Perhaps lets deploy it on bare OS? It can be pain in the ass to support and update, </w:t>
      </w:r>
      <w:proofErr w:type="spellStart"/>
      <w:r>
        <w:t>imho</w:t>
      </w:r>
      <w:proofErr w:type="spellEnd"/>
    </w:p>
    <w:p w14:paraId="49A98705" w14:textId="77777777" w:rsidR="008F59FD" w:rsidRDefault="008F59FD" w:rsidP="00332710">
      <w:pPr>
        <w:pStyle w:val="CommentText"/>
      </w:pPr>
      <w:r>
        <w:t xml:space="preserve">Also, if we make several </w:t>
      </w:r>
      <w:proofErr w:type="spellStart"/>
      <w:r>
        <w:t>docker</w:t>
      </w:r>
      <w:proofErr w:type="spellEnd"/>
      <w:r>
        <w:t xml:space="preserve"> – it’d be pain in the ass to connect them; in one </w:t>
      </w:r>
      <w:proofErr w:type="spellStart"/>
      <w:r>
        <w:t>docker</w:t>
      </w:r>
      <w:proofErr w:type="spellEnd"/>
      <w:r>
        <w:t xml:space="preserve"> – </w:t>
      </w:r>
      <w:proofErr w:type="gramStart"/>
      <w:r>
        <w:t>pain  to</w:t>
      </w:r>
      <w:proofErr w:type="gramEnd"/>
      <w:r>
        <w:t xml:space="preserve"> update and against </w:t>
      </w:r>
      <w:proofErr w:type="spellStart"/>
      <w:r>
        <w:t>docker</w:t>
      </w:r>
      <w:proofErr w:type="spellEnd"/>
      <w:r>
        <w:t xml:space="preserve"> philosophy </w:t>
      </w:r>
    </w:p>
  </w:comment>
  <w:comment w:id="1313" w:author="Kostiantyn Kudriavtsev" w:date="2016-09-08T17:35:00Z" w:initials="KK">
    <w:p w14:paraId="07ADAE66" w14:textId="77777777" w:rsidR="008F59FD" w:rsidRDefault="008F59FD" w:rsidP="00332710">
      <w:pPr>
        <w:pStyle w:val="CommentText"/>
      </w:pPr>
      <w:r>
        <w:rPr>
          <w:rStyle w:val="CommentReference"/>
        </w:rPr>
        <w:annotationRef/>
      </w:r>
    </w:p>
  </w:comment>
  <w:comment w:id="1346" w:author="Kostiantyn Kudriavtsev" w:date="2016-09-08T16:40:00Z" w:initials="KK">
    <w:p w14:paraId="40E8BAFF" w14:textId="77777777" w:rsidR="008F59FD" w:rsidRDefault="008F59FD" w:rsidP="003E75E8">
      <w:pPr>
        <w:pStyle w:val="CommentText"/>
      </w:pPr>
      <w:r>
        <w:rPr>
          <w:rStyle w:val="CommentReference"/>
        </w:rPr>
        <w:annotationRef/>
      </w:r>
      <w:r>
        <w:t xml:space="preserve">To be validate with </w:t>
      </w:r>
      <w:proofErr w:type="spellStart"/>
      <w:r>
        <w:t>Ui</w:t>
      </w:r>
      <w:proofErr w:type="spellEnd"/>
      <w:r>
        <w:t xml:space="preserve"> guy till Sept 08</w:t>
      </w:r>
    </w:p>
  </w:comment>
  <w:comment w:id="1347" w:author="Kostiantyn Kudriavtsev" w:date="2016-09-08T16:41:00Z" w:initials="KK">
    <w:p w14:paraId="3B5A8F4B" w14:textId="77777777" w:rsidR="008F59FD" w:rsidRDefault="008F59FD" w:rsidP="003E75E8">
      <w:pPr>
        <w:pStyle w:val="CommentText"/>
      </w:pPr>
      <w:r>
        <w:rPr>
          <w:rStyle w:val="CommentReference"/>
        </w:rPr>
        <w:annotationRef/>
      </w:r>
      <w:r>
        <w:t>We agreed on Java</w:t>
      </w:r>
    </w:p>
  </w:comment>
  <w:comment w:id="1348" w:author="Kostiantyn Kudriavtsev" w:date="2016-09-08T16:41:00Z" w:initials="KK">
    <w:p w14:paraId="1C38151A" w14:textId="77777777" w:rsidR="008F59FD" w:rsidRDefault="008F59FD" w:rsidP="003E75E8">
      <w:pPr>
        <w:pStyle w:val="CommentText"/>
      </w:pPr>
      <w:r>
        <w:rPr>
          <w:rStyle w:val="CommentReference"/>
        </w:rPr>
        <w:annotationRef/>
      </w:r>
      <w:r>
        <w:t>To be validate with UI guy till Sept 08</w:t>
      </w:r>
    </w:p>
  </w:comment>
  <w:comment w:id="1350" w:author="Kostiantyn Kudriavtsev" w:date="2016-09-08T16:42:00Z" w:initials="KK">
    <w:p w14:paraId="6575419E" w14:textId="77777777" w:rsidR="008F59FD" w:rsidRDefault="008F59FD" w:rsidP="00332710">
      <w:pPr>
        <w:pStyle w:val="CommentText"/>
      </w:pPr>
      <w:r>
        <w:rPr>
          <w:rStyle w:val="CommentReference"/>
        </w:rPr>
        <w:annotationRef/>
      </w:r>
      <w:r>
        <w:t>What does it mean?</w:t>
      </w:r>
    </w:p>
  </w:comment>
  <w:comment w:id="1351" w:author="Oleh Hrynyk" w:date="2016-09-09T12:11:00Z" w:initials="OH">
    <w:p w14:paraId="4E8F4F26" w14:textId="2DC420EE" w:rsidR="008F59FD" w:rsidRDefault="008F59FD">
      <w:pPr>
        <w:pStyle w:val="CommentText"/>
      </w:pPr>
      <w:r>
        <w:rPr>
          <w:rStyle w:val="CommentReference"/>
        </w:rPr>
        <w:annotationRef/>
      </w:r>
      <w:r>
        <w:t>Change replace template/script via CLI</w:t>
      </w:r>
    </w:p>
  </w:comment>
  <w:comment w:id="1352" w:author="Kostiantyn Kudriavtsev" w:date="2016-09-09T16:48:00Z" w:initials="KK">
    <w:p w14:paraId="0A80902C" w14:textId="09BF0333" w:rsidR="008F59FD" w:rsidRDefault="008F59FD">
      <w:pPr>
        <w:pStyle w:val="CommentText"/>
      </w:pPr>
      <w:r>
        <w:rPr>
          <w:rStyle w:val="CommentReference"/>
        </w:rPr>
        <w:annotationRef/>
      </w:r>
      <w:r>
        <w:t>@Oleh, so it doesn’t sound like “service responsibility” if it’s “via CLI”. Agree?</w:t>
      </w:r>
    </w:p>
  </w:comment>
  <w:comment w:id="1353" w:author="Kostiantyn Kudriavtsev" w:date="2016-09-08T16:42:00Z" w:initials="KK">
    <w:p w14:paraId="5E6347D4" w14:textId="77777777" w:rsidR="008F59FD" w:rsidRDefault="008F59FD" w:rsidP="00332710">
      <w:pPr>
        <w:pStyle w:val="CommentText"/>
      </w:pPr>
      <w:r>
        <w:rPr>
          <w:rStyle w:val="CommentReference"/>
        </w:rPr>
        <w:annotationRef/>
      </w:r>
      <w:r>
        <w:t xml:space="preserve">I believe we agreed there is no API, we run </w:t>
      </w:r>
      <w:proofErr w:type="spellStart"/>
      <w:r>
        <w:t>docker</w:t>
      </w:r>
      <w:proofErr w:type="spellEnd"/>
      <w:r>
        <w:t xml:space="preserve"> from command line to execute provisioning of </w:t>
      </w:r>
      <w:proofErr w:type="spellStart"/>
      <w:r>
        <w:t>env</w:t>
      </w:r>
      <w:proofErr w:type="spellEnd"/>
      <w:r>
        <w:t xml:space="preserve">. I see it like there is a folder on disk with contains a list of subfolders, each with </w:t>
      </w:r>
      <w:proofErr w:type="spellStart"/>
      <w:r>
        <w:t>Dockerfile</w:t>
      </w:r>
      <w:proofErr w:type="spellEnd"/>
      <w:r>
        <w:t xml:space="preserve"> and README.md (about this template). When user clicks button “Create template” we execute appropriate command with arguments: inside </w:t>
      </w:r>
      <w:proofErr w:type="spellStart"/>
      <w:r>
        <w:t>docker</w:t>
      </w:r>
      <w:proofErr w:type="spellEnd"/>
      <w:r>
        <w:t xml:space="preserve"> </w:t>
      </w:r>
      <w:proofErr w:type="spellStart"/>
      <w:r>
        <w:t>boto</w:t>
      </w:r>
      <w:proofErr w:type="spellEnd"/>
      <w:r>
        <w:t xml:space="preserve">/python scripts are doing all work, after that </w:t>
      </w:r>
      <w:proofErr w:type="spellStart"/>
      <w:r>
        <w:t>docker</w:t>
      </w:r>
      <w:proofErr w:type="spellEnd"/>
      <w:r>
        <w:t xml:space="preserve"> is finished.  </w:t>
      </w:r>
    </w:p>
    <w:p w14:paraId="21C76C68" w14:textId="77777777" w:rsidR="008F59FD" w:rsidRDefault="008F59FD" w:rsidP="00332710">
      <w:pPr>
        <w:pStyle w:val="CommentText"/>
      </w:pPr>
      <w:r w:rsidRPr="008A3FFA">
        <w:rPr>
          <w:b/>
        </w:rPr>
        <w:t>@V. Veres:</w:t>
      </w:r>
      <w:r>
        <w:t xml:space="preserve"> could you prepare what information we need to pass into </w:t>
      </w:r>
      <w:proofErr w:type="spellStart"/>
      <w:r>
        <w:t>docker</w:t>
      </w:r>
      <w:proofErr w:type="spellEnd"/>
      <w:r>
        <w:t>/</w:t>
      </w:r>
      <w:proofErr w:type="spellStart"/>
      <w:r>
        <w:t>scropts</w:t>
      </w:r>
      <w:proofErr w:type="spellEnd"/>
      <w:r>
        <w:t xml:space="preserve"> to create </w:t>
      </w:r>
      <w:proofErr w:type="spellStart"/>
      <w:r>
        <w:t>expl</w:t>
      </w:r>
      <w:proofErr w:type="spellEnd"/>
      <w:r>
        <w:t xml:space="preserve"> </w:t>
      </w:r>
      <w:proofErr w:type="spellStart"/>
      <w:r>
        <w:t>env</w:t>
      </w:r>
      <w:proofErr w:type="spellEnd"/>
      <w:r>
        <w:t xml:space="preserve">? For instance, VPC id, all network groups, </w:t>
      </w:r>
      <w:proofErr w:type="spellStart"/>
      <w:r>
        <w:t>etc</w:t>
      </w:r>
      <w:proofErr w:type="spellEnd"/>
    </w:p>
  </w:comment>
  <w:comment w:id="1355" w:author="Kostiantyn Kudriavtsev" w:date="2016-09-08T17:23:00Z" w:initials="KK">
    <w:p w14:paraId="4995E1ED" w14:textId="77777777" w:rsidR="008F59FD" w:rsidRDefault="008F59FD" w:rsidP="00332710">
      <w:pPr>
        <w:pStyle w:val="CommentText"/>
      </w:pPr>
      <w:r>
        <w:rPr>
          <w:rStyle w:val="CommentReference"/>
        </w:rPr>
        <w:annotationRef/>
      </w:r>
      <w:r>
        <w:t xml:space="preserve">Do we really need separate API here? I’d start with monolithic application and wouldn’t introduce </w:t>
      </w:r>
      <w:proofErr w:type="spellStart"/>
      <w:r>
        <w:t>microservices</w:t>
      </w:r>
      <w:proofErr w:type="spellEnd"/>
      <w:r>
        <w:t xml:space="preserve"> now, check it out </w:t>
      </w:r>
      <w:hyperlink r:id="rId1" w:history="1">
        <w:r w:rsidRPr="00FC7A7B">
          <w:rPr>
            <w:rStyle w:val="Hyperlink"/>
            <w:rFonts w:ascii="Times New Roman" w:hAnsi="Times New Roman"/>
          </w:rPr>
          <w:t>http://martinfowler.com/bliki/MonolithFirst.html</w:t>
        </w:r>
      </w:hyperlink>
      <w:r>
        <w:t xml:space="preserve"> </w:t>
      </w:r>
    </w:p>
  </w:comment>
  <w:comment w:id="1356" w:author="Oleh Hrynyk" w:date="2016-09-09T12:14:00Z" w:initials="OH">
    <w:p w14:paraId="369D9373" w14:textId="7A7553E3" w:rsidR="008F59FD" w:rsidRDefault="008F59FD">
      <w:pPr>
        <w:pStyle w:val="CommentText"/>
      </w:pPr>
      <w:r>
        <w:rPr>
          <w:rStyle w:val="CommentReference"/>
        </w:rPr>
        <w:annotationRef/>
      </w:r>
      <w:r>
        <w:t xml:space="preserve">It is not that high efforts however it is much easier to manage…not to mention later </w:t>
      </w:r>
      <w:proofErr w:type="spellStart"/>
      <w:r>
        <w:t>refactorings</w:t>
      </w:r>
      <w:proofErr w:type="spellEnd"/>
      <w:r>
        <w:t>.</w:t>
      </w:r>
    </w:p>
  </w:comment>
  <w:comment w:id="1652" w:author="Kostiantyn Kudriavtsev" w:date="2016-09-08T17:25:00Z" w:initials="KK">
    <w:p w14:paraId="176B3B90" w14:textId="77777777" w:rsidR="008F59FD" w:rsidRDefault="008F59FD" w:rsidP="00332710">
      <w:pPr>
        <w:pStyle w:val="CommentText"/>
      </w:pPr>
      <w:r>
        <w:rPr>
          <w:rStyle w:val="CommentReference"/>
        </w:rPr>
        <w:annotationRef/>
      </w:r>
      <w:r>
        <w:t xml:space="preserve">As I wrote before, I have a vision of template as a folders hierarchy with content inside – it’s also simpler for admin to update them compared to </w:t>
      </w:r>
      <w:proofErr w:type="spellStart"/>
      <w:r>
        <w:t>mongodb</w:t>
      </w:r>
      <w:proofErr w:type="spellEnd"/>
    </w:p>
  </w:comment>
  <w:comment w:id="1653" w:author="Oleh Hrynyk" w:date="2016-09-09T12:15:00Z" w:initials="OH">
    <w:p w14:paraId="1FF1C465" w14:textId="51D9990D" w:rsidR="008F59FD" w:rsidRDefault="008F59FD">
      <w:pPr>
        <w:pStyle w:val="CommentText"/>
      </w:pPr>
      <w:r>
        <w:rPr>
          <w:rStyle w:val="CommentReference"/>
        </w:rPr>
        <w:annotationRef/>
      </w:r>
      <w:r>
        <w:t xml:space="preserve">DB has more benefits, as version management, </w:t>
      </w:r>
      <w:proofErr w:type="spellStart"/>
      <w:r>
        <w:t>ui</w:t>
      </w:r>
      <w:proofErr w:type="spellEnd"/>
      <w:r>
        <w:t>, isolation, worth considering.</w:t>
      </w:r>
    </w:p>
  </w:comment>
  <w:comment w:id="1684" w:author="Kostiantyn Kudriavtsev" w:date="2016-09-08T17:37:00Z" w:initials="KK">
    <w:p w14:paraId="2DDF320C" w14:textId="77777777" w:rsidR="008F59FD" w:rsidRDefault="008F59FD" w:rsidP="00CD28A5">
      <w:pPr>
        <w:pStyle w:val="CommentText"/>
      </w:pPr>
      <w:r>
        <w:rPr>
          <w:rStyle w:val="CommentReference"/>
        </w:rPr>
        <w:annotationRef/>
      </w:r>
      <w:r>
        <w:t>On all instances?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95A38C" w15:done="0"/>
  <w15:commentEx w15:paraId="155D009A" w15:paraIdParent="3495A38C" w15:done="0"/>
  <w15:commentEx w15:paraId="2BECD0CA" w15:done="0"/>
  <w15:commentEx w15:paraId="37129BBE" w15:paraIdParent="2BECD0CA" w15:done="0"/>
  <w15:commentEx w15:paraId="5FED9101" w15:done="0"/>
  <w15:commentEx w15:paraId="37E0AA0E" w15:done="0"/>
  <w15:commentEx w15:paraId="67662F03" w15:paraIdParent="37E0AA0E" w15:done="0"/>
  <w15:commentEx w15:paraId="49A98705" w15:done="0"/>
  <w15:commentEx w15:paraId="07ADAE66" w15:done="0"/>
  <w15:commentEx w15:paraId="40E8BAFF" w15:done="0"/>
  <w15:commentEx w15:paraId="3B5A8F4B" w15:done="0"/>
  <w15:commentEx w15:paraId="1C38151A" w15:done="0"/>
  <w15:commentEx w15:paraId="6575419E" w15:done="0"/>
  <w15:commentEx w15:paraId="4E8F4F26" w15:paraIdParent="6575419E" w15:done="0"/>
  <w15:commentEx w15:paraId="0A80902C" w15:paraIdParent="6575419E" w15:done="0"/>
  <w15:commentEx w15:paraId="21C76C68" w15:done="0"/>
  <w15:commentEx w15:paraId="4995E1ED" w15:done="0"/>
  <w15:commentEx w15:paraId="369D9373" w15:paraIdParent="4995E1ED" w15:done="0"/>
  <w15:commentEx w15:paraId="176B3B90" w15:done="0"/>
  <w15:commentEx w15:paraId="1FF1C465" w15:paraIdParent="176B3B90" w15:done="0"/>
  <w15:commentEx w15:paraId="2DDF32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E205C9" w14:textId="77777777" w:rsidR="00D0516B" w:rsidRDefault="00D0516B">
      <w:r>
        <w:separator/>
      </w:r>
    </w:p>
  </w:endnote>
  <w:endnote w:type="continuationSeparator" w:id="0">
    <w:p w14:paraId="52A26096" w14:textId="77777777" w:rsidR="00D0516B" w:rsidRDefault="00D05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343EA" w14:textId="77777777" w:rsidR="008F59FD" w:rsidRPr="002C5F65" w:rsidRDefault="008F59FD" w:rsidP="00AF3313">
    <w:pPr>
      <w:framePr w:wrap="around" w:vAnchor="page" w:hAnchor="page" w:x="10910" w:y="15764"/>
      <w:widowControl/>
      <w:tabs>
        <w:tab w:val="center" w:pos="4320"/>
        <w:tab w:val="right" w:pos="8640"/>
      </w:tabs>
      <w:spacing w:line="240" w:lineRule="auto"/>
      <w:rPr>
        <w:rStyle w:val="PageNumber"/>
        <w:rFonts w:eastAsia="MS Gothic"/>
        <w:sz w:val="18"/>
        <w:szCs w:val="18"/>
      </w:rPr>
    </w:pPr>
    <w:r w:rsidRPr="002C5F65">
      <w:rPr>
        <w:rStyle w:val="PageNumber"/>
        <w:rFonts w:eastAsia="MS Gothic"/>
        <w:sz w:val="18"/>
        <w:szCs w:val="18"/>
      </w:rPr>
      <w:fldChar w:fldCharType="begin"/>
    </w:r>
    <w:r w:rsidRPr="002C5F65">
      <w:rPr>
        <w:rStyle w:val="PageNumber"/>
        <w:rFonts w:eastAsia="MS Gothic"/>
        <w:sz w:val="18"/>
        <w:szCs w:val="18"/>
      </w:rPr>
      <w:instrText xml:space="preserve">PAGE  </w:instrText>
    </w:r>
    <w:r w:rsidRPr="002C5F65">
      <w:rPr>
        <w:rStyle w:val="PageNumber"/>
        <w:rFonts w:eastAsia="MS Gothic"/>
        <w:sz w:val="18"/>
        <w:szCs w:val="18"/>
      </w:rPr>
      <w:fldChar w:fldCharType="separate"/>
    </w:r>
    <w:r>
      <w:rPr>
        <w:rStyle w:val="PageNumber"/>
        <w:rFonts w:eastAsia="MS Gothic"/>
        <w:noProof/>
        <w:sz w:val="18"/>
        <w:szCs w:val="18"/>
      </w:rPr>
      <w:t>2</w:t>
    </w:r>
    <w:r w:rsidRPr="002C5F65">
      <w:rPr>
        <w:rStyle w:val="PageNumber"/>
        <w:rFonts w:eastAsia="MS Gothic"/>
        <w:sz w:val="18"/>
        <w:szCs w:val="18"/>
      </w:rPr>
      <w:fldChar w:fldCharType="end"/>
    </w:r>
  </w:p>
  <w:tbl>
    <w:tblPr>
      <w:tblpPr w:leftFromText="181" w:rightFromText="181" w:vertAnchor="text" w:horzAnchor="margin" w:tblpX="109" w:tblpY="1"/>
      <w:tblOverlap w:val="never"/>
      <w:tblW w:w="0" w:type="auto"/>
      <w:tblLook w:val="04A0" w:firstRow="1" w:lastRow="0" w:firstColumn="1" w:lastColumn="0" w:noHBand="0" w:noVBand="1"/>
    </w:tblPr>
    <w:tblGrid>
      <w:gridCol w:w="8472"/>
    </w:tblGrid>
    <w:tr w:rsidR="008F59FD" w14:paraId="16997932" w14:textId="77777777" w:rsidTr="00BD7076">
      <w:tc>
        <w:tcPr>
          <w:tcW w:w="8472" w:type="dxa"/>
        </w:tcPr>
        <w:p w14:paraId="1E113E8D" w14:textId="77777777" w:rsidR="008F59FD" w:rsidRDefault="008F59FD" w:rsidP="00673DBC">
          <w:fldSimple w:instr=" DOCPROPERTY  Classification  \* MERGEFORMAT ">
            <w:r>
              <w:t>CONFIDENTIAL</w:t>
            </w:r>
          </w:fldSimple>
          <w:r>
            <w:t xml:space="preserve"> | </w:t>
          </w:r>
          <w:r>
            <w:fldChar w:fldCharType="begin"/>
          </w:r>
          <w:r>
            <w:instrText xml:space="preserve"> SAVEDATE  \@ "MMMM d, yyyy"  \* MERGEFORMAT </w:instrText>
          </w:r>
          <w:r>
            <w:fldChar w:fldCharType="separate"/>
          </w:r>
          <w:r>
            <w:rPr>
              <w:noProof/>
            </w:rPr>
            <w:t>September 9, 2016</w:t>
          </w:r>
          <w:r>
            <w:fldChar w:fldCharType="end"/>
          </w:r>
          <w:r>
            <w:tab/>
          </w:r>
        </w:p>
      </w:tc>
    </w:tr>
  </w:tbl>
  <w:p w14:paraId="18CB4211" w14:textId="77777777" w:rsidR="008F59FD" w:rsidRDefault="008F59FD" w:rsidP="00673DBC">
    <w:r w:rsidRPr="00205D53">
      <w:rPr>
        <w:noProof/>
      </w:rPr>
      <mc:AlternateContent>
        <mc:Choice Requires="wps">
          <w:drawing>
            <wp:anchor distT="0" distB="0" distL="114300" distR="114300" simplePos="0" relativeHeight="251658240" behindDoc="0" locked="0" layoutInCell="1" allowOverlap="1" wp14:anchorId="108D7126" wp14:editId="1D3A755B">
              <wp:simplePos x="0" y="0"/>
              <wp:positionH relativeFrom="column">
                <wp:posOffset>-51171</wp:posOffset>
              </wp:positionH>
              <wp:positionV relativeFrom="paragraph">
                <wp:posOffset>-17780</wp:posOffset>
              </wp:positionV>
              <wp:extent cx="59436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5681B19E" id="Straight Connector 1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1.4pt" to="46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" strokecolor="#464547"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526"/>
      <w:gridCol w:w="7613"/>
    </w:tblGrid>
    <w:tr w:rsidR="008F59FD" w14:paraId="1B2EBFCB" w14:textId="77777777" w:rsidTr="00611EEB">
      <w:tc>
        <w:tcPr>
          <w:tcW w:w="1526" w:type="dxa"/>
          <w:vAlign w:val="center"/>
        </w:tcPr>
        <w:p w14:paraId="79E45B9E" w14:textId="77777777" w:rsidR="008F59FD" w:rsidRPr="007F4104" w:rsidRDefault="008F59FD" w:rsidP="007F4104">
          <w:pPr>
            <w:pStyle w:val="Footer"/>
            <w:rPr>
              <w:b/>
            </w:rPr>
          </w:pPr>
          <w:r w:rsidRPr="007F4104">
            <w:rPr>
              <w:b/>
            </w:rPr>
            <w:t>Legal Notice:</w:t>
          </w:r>
        </w:p>
      </w:tc>
      <w:tc>
        <w:tcPr>
          <w:tcW w:w="7613" w:type="dxa"/>
          <w:vAlign w:val="center"/>
        </w:tcPr>
        <w:p w14:paraId="489BC704" w14:textId="77777777" w:rsidR="008F59FD" w:rsidRPr="001F1D2E" w:rsidRDefault="008F59FD" w:rsidP="007F4104">
          <w:pPr>
            <w:pStyle w:val="Footer"/>
          </w:pPr>
          <w:r w:rsidRPr="001F1D2E">
            <w:t xml:space="preserve">This document contains privileged and/or confidential information and may not be </w:t>
          </w:r>
          <w:r w:rsidRPr="007F4104">
            <w:t>disclosed</w:t>
          </w:r>
          <w:r w:rsidRPr="001F1D2E">
            <w:t>, distributed or reproduced without the prior written permission of EPAM</w:t>
          </w:r>
          <w:r w:rsidRPr="008B7308">
            <w:t>®</w:t>
          </w:r>
          <w:r w:rsidRPr="001F1D2E">
            <w:t>.</w:t>
          </w:r>
        </w:p>
      </w:tc>
    </w:tr>
    <w:tr w:rsidR="008F59FD" w14:paraId="3E7A9A93" w14:textId="77777777" w:rsidTr="00611EEB">
      <w:tc>
        <w:tcPr>
          <w:tcW w:w="9139" w:type="dxa"/>
          <w:gridSpan w:val="2"/>
        </w:tcPr>
        <w:p w14:paraId="6B809254" w14:textId="77777777" w:rsidR="008F59FD" w:rsidRDefault="008F59FD" w:rsidP="007F4104">
          <w:pPr>
            <w:pStyle w:val="Footer"/>
          </w:pPr>
          <w:fldSimple w:instr=" DOCPROPERTY  Classification  \* MERGEFORMAT ">
            <w:r>
              <w:t>CONFIDENTIAL</w:t>
            </w:r>
          </w:fldSimple>
          <w:r w:rsidRPr="001F1D2E">
            <w:t xml:space="preserve"> | </w:t>
          </w:r>
          <w:r>
            <w:t xml:space="preserve">Effective Date: </w:t>
          </w:r>
          <w:r>
            <w:fldChar w:fldCharType="begin"/>
          </w:r>
          <w:r>
            <w:instrText xml:space="preserve"> DOCPROPERTY  "Approval Date"  \* MERGEFORMAT </w:instrText>
          </w:r>
          <w:r>
            <w:fldChar w:fldCharType="separate"/>
          </w:r>
          <w:proofErr w:type="spellStart"/>
          <w:r>
            <w:t>dd-Mmm-yyyy</w:t>
          </w:r>
          <w:proofErr w:type="spellEnd"/>
          <w:r>
            <w:fldChar w:fldCharType="end"/>
          </w:r>
        </w:p>
      </w:tc>
    </w:tr>
  </w:tbl>
  <w:p w14:paraId="0088CF33" w14:textId="77777777" w:rsidR="008F59FD" w:rsidRPr="005B4AE6" w:rsidRDefault="008F59FD" w:rsidP="007F4104">
    <w:pPr>
      <w:pStyle w:val="Footer"/>
    </w:pPr>
    <w:r w:rsidRPr="00DF38F2">
      <w:rPr>
        <w:noProof/>
      </w:rPr>
      <mc:AlternateContent>
        <mc:Choice Requires="wps">
          <w:drawing>
            <wp:anchor distT="0" distB="0" distL="114300" distR="114300" simplePos="0" relativeHeight="251654656" behindDoc="0" locked="0" layoutInCell="1" allowOverlap="1" wp14:anchorId="66B4E086" wp14:editId="441664EC">
              <wp:simplePos x="0" y="0"/>
              <wp:positionH relativeFrom="column">
                <wp:posOffset>-21219</wp:posOffset>
              </wp:positionH>
              <wp:positionV relativeFrom="paragraph">
                <wp:posOffset>-315595</wp:posOffset>
              </wp:positionV>
              <wp:extent cx="5943600" cy="0"/>
              <wp:effectExtent l="0" t="0" r="19050" b="19050"/>
              <wp:wrapSquare wrapText="bothSides"/>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39926C82" id="Straight Connector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4.85pt" to="466.3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" strokecolor="#464547" strokeweight="2pt">
              <w10:wrap type="square"/>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ED875" w14:textId="3D361728" w:rsidR="008F59FD" w:rsidRPr="00851FAD" w:rsidRDefault="008F59FD" w:rsidP="007D05FE">
    <w:pPr>
      <w:framePr w:w="197" w:wrap="around" w:vAnchor="page" w:hAnchor="page" w:x="10861" w:y="15764"/>
      <w:widowControl/>
      <w:tabs>
        <w:tab w:val="center" w:pos="4320"/>
        <w:tab w:val="right" w:pos="8640"/>
      </w:tabs>
      <w:spacing w:line="240" w:lineRule="auto"/>
      <w:jc w:val="right"/>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sidR="00C9198F">
      <w:rPr>
        <w:rStyle w:val="PageNumber"/>
        <w:rFonts w:eastAsia="MS Gothic"/>
        <w:noProof/>
        <w:sz w:val="18"/>
        <w:szCs w:val="18"/>
      </w:rPr>
      <w:t>34</w:t>
    </w:r>
    <w:r w:rsidRPr="00851FAD">
      <w:rPr>
        <w:rStyle w:val="PageNumber"/>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8F59FD" w14:paraId="0F928481" w14:textId="77777777" w:rsidTr="00611EEB">
      <w:tc>
        <w:tcPr>
          <w:tcW w:w="8472" w:type="dxa"/>
        </w:tcPr>
        <w:p w14:paraId="0FE2EC5E" w14:textId="77777777" w:rsidR="008F59FD" w:rsidRDefault="008F59FD" w:rsidP="00611EEB">
          <w:pPr>
            <w:pStyle w:val="Footer"/>
            <w:ind w:left="-80"/>
          </w:pPr>
          <w:fldSimple w:instr=" DOCPROPERTY  Classification  \* MERGEFORMAT ">
            <w:r>
              <w:t>CONFIDENTIAL</w:t>
            </w:r>
          </w:fldSimple>
          <w:r>
            <w:t xml:space="preserve"> | Effective Date: </w:t>
          </w:r>
          <w:r>
            <w:fldChar w:fldCharType="begin"/>
          </w:r>
          <w:r>
            <w:instrText xml:space="preserve"> DOCPROPERTY  "Approval Date"  \* MERGEFORMAT </w:instrText>
          </w:r>
          <w:r>
            <w:fldChar w:fldCharType="separate"/>
          </w:r>
          <w:proofErr w:type="spellStart"/>
          <w:r>
            <w:t>dd-Mmm-yyyy</w:t>
          </w:r>
          <w:proofErr w:type="spellEnd"/>
          <w:r>
            <w:fldChar w:fldCharType="end"/>
          </w:r>
          <w:r>
            <w:tab/>
          </w:r>
        </w:p>
      </w:tc>
    </w:tr>
  </w:tbl>
  <w:p w14:paraId="02F1FEBE" w14:textId="77777777" w:rsidR="008F59FD" w:rsidRPr="00205D53" w:rsidRDefault="008F59FD" w:rsidP="007F4104">
    <w:pPr>
      <w:pStyle w:val="Footer"/>
    </w:pPr>
    <w:r w:rsidRPr="00205D53">
      <w:rPr>
        <w:noProof/>
      </w:rPr>
      <mc:AlternateContent>
        <mc:Choice Requires="wps">
          <w:drawing>
            <wp:anchor distT="0" distB="0" distL="114300" distR="114300" simplePos="0" relativeHeight="251674112" behindDoc="0" locked="0" layoutInCell="1" allowOverlap="1" wp14:anchorId="2A2A8F52" wp14:editId="3DC9119C">
              <wp:simplePos x="0" y="0"/>
              <wp:positionH relativeFrom="column">
                <wp:posOffset>-15504</wp:posOffset>
              </wp:positionH>
              <wp:positionV relativeFrom="paragraph">
                <wp:posOffset>-8890</wp:posOffset>
              </wp:positionV>
              <wp:extent cx="59436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ACC657A" id="Straight Connector 2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7pt" to="46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" strokecolor="#464547"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C9882" w14:textId="77777777" w:rsidR="00D0516B" w:rsidRDefault="00D0516B">
      <w:r>
        <w:separator/>
      </w:r>
    </w:p>
  </w:footnote>
  <w:footnote w:type="continuationSeparator" w:id="0">
    <w:p w14:paraId="2E3941E6" w14:textId="77777777" w:rsidR="00D0516B" w:rsidRDefault="00D051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85" w:type="dxa"/>
      <w:tblLook w:val="04A0" w:firstRow="1" w:lastRow="0" w:firstColumn="1" w:lastColumn="0" w:noHBand="0" w:noVBand="1"/>
    </w:tblPr>
    <w:tblGrid>
      <w:gridCol w:w="8647"/>
      <w:gridCol w:w="1438"/>
    </w:tblGrid>
    <w:tr w:rsidR="008F59FD" w:rsidRPr="00347AA1" w14:paraId="632EDFC6" w14:textId="77777777" w:rsidTr="00611EEB">
      <w:tc>
        <w:tcPr>
          <w:tcW w:w="8647" w:type="dxa"/>
        </w:tcPr>
        <w:p w14:paraId="5ABE6BC3" w14:textId="77777777" w:rsidR="008F59FD" w:rsidRDefault="008F59FD" w:rsidP="00611EEB">
          <w:pPr>
            <w:pStyle w:val="Header"/>
          </w:pPr>
          <w:r>
            <w:fldChar w:fldCharType="begin"/>
          </w:r>
          <w:r>
            <w:instrText xml:space="preserve"> DOCPROPERTY  Title  \* MERGEFORMAT </w:instrText>
          </w:r>
          <w:r>
            <w:fldChar w:fldCharType="separate"/>
          </w:r>
          <w:r>
            <w:t>Title</w:t>
          </w:r>
          <w:r>
            <w:fldChar w:fldCharType="end"/>
          </w:r>
          <w:r w:rsidRPr="00205D53">
            <w:rPr>
              <w:color w:val="999999"/>
            </w:rPr>
            <w:tab/>
          </w:r>
        </w:p>
      </w:tc>
      <w:tc>
        <w:tcPr>
          <w:tcW w:w="1438" w:type="dxa"/>
        </w:tcPr>
        <w:p w14:paraId="5638FC2B" w14:textId="77777777" w:rsidR="008F59FD" w:rsidRPr="006B596A" w:rsidRDefault="008F59FD" w:rsidP="00611EEB">
          <w:pPr>
            <w:pStyle w:val="Header"/>
          </w:pPr>
        </w:p>
      </w:tc>
    </w:tr>
    <w:tr w:rsidR="008F59FD" w:rsidRPr="00347AA1" w14:paraId="6AC46769" w14:textId="77777777" w:rsidTr="00611EEB">
      <w:trPr>
        <w:trHeight w:val="340"/>
      </w:trPr>
      <w:tc>
        <w:tcPr>
          <w:tcW w:w="8647" w:type="dxa"/>
        </w:tcPr>
        <w:p w14:paraId="184BAD30" w14:textId="77777777" w:rsidR="008F59FD" w:rsidRDefault="008F59FD" w:rsidP="00611EEB">
          <w:pPr>
            <w:pStyle w:val="Header"/>
          </w:pPr>
          <w:r w:rsidRPr="009618CB">
            <w:t xml:space="preserve">PID: </w:t>
          </w:r>
          <w:r>
            <w:fldChar w:fldCharType="begin"/>
          </w:r>
          <w:r>
            <w:instrText xml:space="preserve"> DOCPROPERTY  PID  \* MERGEFORMAT </w:instrText>
          </w:r>
          <w:r>
            <w:fldChar w:fldCharType="separate"/>
          </w:r>
          <w:r>
            <w:t>&lt;</w:t>
          </w:r>
          <w:proofErr w:type="spellStart"/>
          <w:r>
            <w:t>ClientID</w:t>
          </w:r>
          <w:proofErr w:type="spellEnd"/>
          <w:r>
            <w:t>&gt;-&lt;</w:t>
          </w:r>
          <w:proofErr w:type="spellStart"/>
          <w:r>
            <w:t>ProductID</w:t>
          </w:r>
          <w:proofErr w:type="spellEnd"/>
          <w:r>
            <w:t>&gt;</w:t>
          </w:r>
          <w:r>
            <w:fldChar w:fldCharType="end"/>
          </w:r>
        </w:p>
      </w:tc>
      <w:tc>
        <w:tcPr>
          <w:tcW w:w="1438" w:type="dxa"/>
        </w:tcPr>
        <w:p w14:paraId="2A3FC063" w14:textId="77777777" w:rsidR="008F59FD" w:rsidRPr="009618CB" w:rsidRDefault="008F59FD" w:rsidP="00611EEB">
          <w:pPr>
            <w:pStyle w:val="Header"/>
          </w:pPr>
          <w:r w:rsidRPr="00205D53">
            <w:rPr>
              <w:noProof/>
            </w:rPr>
            <w:drawing>
              <wp:inline distT="0" distB="0" distL="0" distR="0" wp14:anchorId="6B4A3ECA" wp14:editId="1A57B6D5">
                <wp:extent cx="457200" cy="161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161925"/>
                        </a:xfrm>
                        <a:prstGeom prst="rect">
                          <a:avLst/>
                        </a:prstGeom>
                      </pic:spPr>
                    </pic:pic>
                  </a:graphicData>
                </a:graphic>
              </wp:inline>
            </w:drawing>
          </w:r>
        </w:p>
      </w:tc>
    </w:tr>
  </w:tbl>
  <w:p w14:paraId="0BC011FF" w14:textId="77777777" w:rsidR="008F59FD" w:rsidRPr="005B4AE6" w:rsidRDefault="008F59FD" w:rsidP="00611EEB">
    <w:pPr>
      <w:pStyle w:val="Header"/>
      <w:rPr>
        <w:sz w:val="16"/>
        <w:szCs w:val="16"/>
      </w:rPr>
    </w:pPr>
    <w:r>
      <w:rPr>
        <w:noProof/>
      </w:rPr>
      <mc:AlternateContent>
        <mc:Choice Requires="wps">
          <w:drawing>
            <wp:anchor distT="0" distB="0" distL="114300" distR="114300" simplePos="0" relativeHeight="251659776" behindDoc="0" locked="0" layoutInCell="1" allowOverlap="1" wp14:anchorId="320DCF23" wp14:editId="56D04FAD">
              <wp:simplePos x="0" y="0"/>
              <wp:positionH relativeFrom="column">
                <wp:posOffset>-8255</wp:posOffset>
              </wp:positionH>
              <wp:positionV relativeFrom="paragraph">
                <wp:posOffset>16019</wp:posOffset>
              </wp:positionV>
              <wp:extent cx="59436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49C46A79" id="Straight Connector 4"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1.25pt" to="467.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" strokecolor="#393737 [814]" strokeweight="2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B6905D72"/>
    <w:lvl w:ilvl="0">
      <w:start w:val="1"/>
      <w:numFmt w:val="bullet"/>
      <w:pStyle w:val="ListBullet2"/>
      <w:lvlText w:val="—"/>
      <w:lvlJc w:val="left"/>
      <w:pPr>
        <w:ind w:left="717" w:hanging="360"/>
      </w:pPr>
      <w:rPr>
        <w:rFonts w:ascii="Trebuchet MS" w:hAnsi="Trebuchet MS" w:hint="default"/>
      </w:rPr>
    </w:lvl>
  </w:abstractNum>
  <w:abstractNum w:abstractNumId="1" w15:restartNumberingAfterBreak="0">
    <w:nsid w:val="0149775F"/>
    <w:multiLevelType w:val="multilevel"/>
    <w:tmpl w:val="E17E2150"/>
    <w:lvl w:ilvl="0">
      <w:start w:val="1"/>
      <w:numFmt w:val="bullet"/>
      <w:pStyle w:val="ListBullet"/>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23F6289"/>
    <w:multiLevelType w:val="multilevel"/>
    <w:tmpl w:val="60DEAC6A"/>
    <w:lvl w:ilvl="0">
      <w:start w:val="1"/>
      <w:numFmt w:val="upperLetter"/>
      <w:lvlText w:val="Appendix %1."/>
      <w:lvlJc w:val="left"/>
      <w:pPr>
        <w:ind w:left="720" w:hanging="360"/>
      </w:pPr>
      <w:rPr>
        <w:rFonts w:hint="default"/>
      </w:rPr>
    </w:lvl>
    <w:lvl w:ilvl="1">
      <w:start w:val="1"/>
      <w:numFmt w:val="decimal"/>
      <w:pStyle w:val="AppendixLevel2"/>
      <w:lvlText w:val="Appendix %1.%2."/>
      <w:lvlJc w:val="left"/>
      <w:pPr>
        <w:ind w:left="1440" w:hanging="360"/>
      </w:pPr>
      <w:rPr>
        <w:b w:val="0"/>
        <w:bCs w:val="0"/>
        <w:i w:val="0"/>
        <w:iCs w:val="0"/>
        <w:caps/>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37F5035"/>
    <w:multiLevelType w:val="hybridMultilevel"/>
    <w:tmpl w:val="912E35E2"/>
    <w:lvl w:ilvl="0" w:tplc="741AA89E">
      <w:start w:val="1"/>
      <w:numFmt w:val="bullet"/>
      <w:lvlText w:val="•"/>
      <w:lvlJc w:val="left"/>
      <w:pPr>
        <w:tabs>
          <w:tab w:val="num" w:pos="720"/>
        </w:tabs>
        <w:ind w:left="720" w:hanging="360"/>
      </w:pPr>
      <w:rPr>
        <w:rFonts w:ascii="Arial" w:hAnsi="Arial" w:hint="default"/>
      </w:rPr>
    </w:lvl>
    <w:lvl w:ilvl="1" w:tplc="636216A0">
      <w:numFmt w:val="bullet"/>
      <w:lvlText w:val="•"/>
      <w:lvlJc w:val="left"/>
      <w:pPr>
        <w:tabs>
          <w:tab w:val="num" w:pos="1440"/>
        </w:tabs>
        <w:ind w:left="1440" w:hanging="360"/>
      </w:pPr>
      <w:rPr>
        <w:rFonts w:ascii="Arial" w:hAnsi="Arial" w:hint="default"/>
      </w:rPr>
    </w:lvl>
    <w:lvl w:ilvl="2" w:tplc="4438A1F8" w:tentative="1">
      <w:start w:val="1"/>
      <w:numFmt w:val="bullet"/>
      <w:lvlText w:val="•"/>
      <w:lvlJc w:val="left"/>
      <w:pPr>
        <w:tabs>
          <w:tab w:val="num" w:pos="2160"/>
        </w:tabs>
        <w:ind w:left="2160" w:hanging="360"/>
      </w:pPr>
      <w:rPr>
        <w:rFonts w:ascii="Arial" w:hAnsi="Arial" w:hint="default"/>
      </w:rPr>
    </w:lvl>
    <w:lvl w:ilvl="3" w:tplc="37E01F12" w:tentative="1">
      <w:start w:val="1"/>
      <w:numFmt w:val="bullet"/>
      <w:lvlText w:val="•"/>
      <w:lvlJc w:val="left"/>
      <w:pPr>
        <w:tabs>
          <w:tab w:val="num" w:pos="2880"/>
        </w:tabs>
        <w:ind w:left="2880" w:hanging="360"/>
      </w:pPr>
      <w:rPr>
        <w:rFonts w:ascii="Arial" w:hAnsi="Arial" w:hint="default"/>
      </w:rPr>
    </w:lvl>
    <w:lvl w:ilvl="4" w:tplc="67440D44" w:tentative="1">
      <w:start w:val="1"/>
      <w:numFmt w:val="bullet"/>
      <w:lvlText w:val="•"/>
      <w:lvlJc w:val="left"/>
      <w:pPr>
        <w:tabs>
          <w:tab w:val="num" w:pos="3600"/>
        </w:tabs>
        <w:ind w:left="3600" w:hanging="360"/>
      </w:pPr>
      <w:rPr>
        <w:rFonts w:ascii="Arial" w:hAnsi="Arial" w:hint="default"/>
      </w:rPr>
    </w:lvl>
    <w:lvl w:ilvl="5" w:tplc="27C88A52" w:tentative="1">
      <w:start w:val="1"/>
      <w:numFmt w:val="bullet"/>
      <w:lvlText w:val="•"/>
      <w:lvlJc w:val="left"/>
      <w:pPr>
        <w:tabs>
          <w:tab w:val="num" w:pos="4320"/>
        </w:tabs>
        <w:ind w:left="4320" w:hanging="360"/>
      </w:pPr>
      <w:rPr>
        <w:rFonts w:ascii="Arial" w:hAnsi="Arial" w:hint="default"/>
      </w:rPr>
    </w:lvl>
    <w:lvl w:ilvl="6" w:tplc="D412487A" w:tentative="1">
      <w:start w:val="1"/>
      <w:numFmt w:val="bullet"/>
      <w:lvlText w:val="•"/>
      <w:lvlJc w:val="left"/>
      <w:pPr>
        <w:tabs>
          <w:tab w:val="num" w:pos="5040"/>
        </w:tabs>
        <w:ind w:left="5040" w:hanging="360"/>
      </w:pPr>
      <w:rPr>
        <w:rFonts w:ascii="Arial" w:hAnsi="Arial" w:hint="default"/>
      </w:rPr>
    </w:lvl>
    <w:lvl w:ilvl="7" w:tplc="D4C085C4" w:tentative="1">
      <w:start w:val="1"/>
      <w:numFmt w:val="bullet"/>
      <w:lvlText w:val="•"/>
      <w:lvlJc w:val="left"/>
      <w:pPr>
        <w:tabs>
          <w:tab w:val="num" w:pos="5760"/>
        </w:tabs>
        <w:ind w:left="5760" w:hanging="360"/>
      </w:pPr>
      <w:rPr>
        <w:rFonts w:ascii="Arial" w:hAnsi="Arial" w:hint="default"/>
      </w:rPr>
    </w:lvl>
    <w:lvl w:ilvl="8" w:tplc="4BCEA4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9671CD"/>
    <w:multiLevelType w:val="hybridMultilevel"/>
    <w:tmpl w:val="40C8A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736F9"/>
    <w:multiLevelType w:val="multilevel"/>
    <w:tmpl w:val="3B78CB2C"/>
    <w:lvl w:ilvl="0">
      <w:start w:val="5"/>
      <w:numFmt w:val="decimal"/>
      <w:pStyle w:val="TableNumberedList"/>
      <w:lvlText w:val="%1."/>
      <w:lvlJc w:val="left"/>
      <w:pPr>
        <w:ind w:left="715" w:hanging="284"/>
      </w:pPr>
      <w:rPr>
        <w:rFonts w:hint="default"/>
        <w:color w:val="1A9CB0"/>
      </w:rPr>
    </w:lvl>
    <w:lvl w:ilvl="1">
      <w:start w:val="1"/>
      <w:numFmt w:val="bullet"/>
      <w:lvlText w:val="o"/>
      <w:lvlJc w:val="left"/>
      <w:pPr>
        <w:ind w:left="1871" w:hanging="360"/>
      </w:pPr>
      <w:rPr>
        <w:rFonts w:ascii="Courier New" w:hAnsi="Courier New" w:cs="Courier New" w:hint="default"/>
      </w:rPr>
    </w:lvl>
    <w:lvl w:ilvl="2">
      <w:start w:val="1"/>
      <w:numFmt w:val="bullet"/>
      <w:lvlText w:val=""/>
      <w:lvlJc w:val="left"/>
      <w:pPr>
        <w:ind w:left="2591" w:hanging="360"/>
      </w:pPr>
      <w:rPr>
        <w:rFonts w:ascii="Wingdings" w:hAnsi="Wingdings" w:hint="default"/>
      </w:rPr>
    </w:lvl>
    <w:lvl w:ilvl="3">
      <w:start w:val="1"/>
      <w:numFmt w:val="bullet"/>
      <w:lvlText w:val=""/>
      <w:lvlJc w:val="left"/>
      <w:pPr>
        <w:ind w:left="3311" w:hanging="360"/>
      </w:pPr>
      <w:rPr>
        <w:rFonts w:ascii="Symbol" w:hAnsi="Symbol" w:hint="default"/>
      </w:rPr>
    </w:lvl>
    <w:lvl w:ilvl="4">
      <w:start w:val="1"/>
      <w:numFmt w:val="bullet"/>
      <w:lvlText w:val="o"/>
      <w:lvlJc w:val="left"/>
      <w:pPr>
        <w:ind w:left="4031" w:hanging="360"/>
      </w:pPr>
      <w:rPr>
        <w:rFonts w:ascii="Courier New" w:hAnsi="Courier New" w:cs="Courier New" w:hint="default"/>
      </w:rPr>
    </w:lvl>
    <w:lvl w:ilvl="5">
      <w:start w:val="1"/>
      <w:numFmt w:val="bullet"/>
      <w:lvlText w:val=""/>
      <w:lvlJc w:val="left"/>
      <w:pPr>
        <w:ind w:left="4751" w:hanging="360"/>
      </w:pPr>
      <w:rPr>
        <w:rFonts w:ascii="Wingdings" w:hAnsi="Wingdings" w:hint="default"/>
      </w:rPr>
    </w:lvl>
    <w:lvl w:ilvl="6">
      <w:start w:val="1"/>
      <w:numFmt w:val="bullet"/>
      <w:lvlText w:val=""/>
      <w:lvlJc w:val="left"/>
      <w:pPr>
        <w:ind w:left="5471" w:hanging="360"/>
      </w:pPr>
      <w:rPr>
        <w:rFonts w:ascii="Symbol" w:hAnsi="Symbol" w:hint="default"/>
      </w:rPr>
    </w:lvl>
    <w:lvl w:ilvl="7">
      <w:start w:val="1"/>
      <w:numFmt w:val="bullet"/>
      <w:lvlText w:val="o"/>
      <w:lvlJc w:val="left"/>
      <w:pPr>
        <w:ind w:left="6191" w:hanging="360"/>
      </w:pPr>
      <w:rPr>
        <w:rFonts w:ascii="Courier New" w:hAnsi="Courier New" w:cs="Courier New" w:hint="default"/>
      </w:rPr>
    </w:lvl>
    <w:lvl w:ilvl="8">
      <w:start w:val="1"/>
      <w:numFmt w:val="bullet"/>
      <w:lvlText w:val=""/>
      <w:lvlJc w:val="left"/>
      <w:pPr>
        <w:ind w:left="6911" w:hanging="360"/>
      </w:pPr>
      <w:rPr>
        <w:rFonts w:ascii="Wingdings" w:hAnsi="Wingdings" w:hint="default"/>
      </w:rPr>
    </w:lvl>
  </w:abstractNum>
  <w:abstractNum w:abstractNumId="6" w15:restartNumberingAfterBreak="0">
    <w:nsid w:val="0A2E40E0"/>
    <w:multiLevelType w:val="hybridMultilevel"/>
    <w:tmpl w:val="22B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9D4CAE"/>
    <w:multiLevelType w:val="multilevel"/>
    <w:tmpl w:val="A5D6B4FA"/>
    <w:styleLink w:val="Multylevelbulletlist"/>
    <w:lvl w:ilvl="0">
      <w:start w:val="1"/>
      <w:numFmt w:val="bullet"/>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D343B5B"/>
    <w:multiLevelType w:val="hybridMultilevel"/>
    <w:tmpl w:val="A0F8B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691BDB"/>
    <w:multiLevelType w:val="hybridMultilevel"/>
    <w:tmpl w:val="98E28F78"/>
    <w:lvl w:ilvl="0" w:tplc="8822F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C17D7"/>
    <w:multiLevelType w:val="hybridMultilevel"/>
    <w:tmpl w:val="A65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5A1E82"/>
    <w:multiLevelType w:val="hybridMultilevel"/>
    <w:tmpl w:val="31863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50E2E"/>
    <w:multiLevelType w:val="hybridMultilevel"/>
    <w:tmpl w:val="65D6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432A8"/>
    <w:multiLevelType w:val="hybridMultilevel"/>
    <w:tmpl w:val="2466AEBA"/>
    <w:lvl w:ilvl="0" w:tplc="9B0204E4">
      <w:start w:val="1"/>
      <w:numFmt w:val="decimal"/>
      <w:pStyle w:val="ListNumber"/>
      <w:lvlText w:val="%1."/>
      <w:lvlJc w:val="left"/>
      <w:pPr>
        <w:ind w:left="4472" w:hanging="360"/>
      </w:pPr>
      <w:rPr>
        <w:rFonts w:ascii="Trebuchet MS" w:hAnsi="Trebuchet MS" w:hint="default"/>
        <w:b w:val="0"/>
        <w:i w:val="0"/>
        <w:color w:val="1A9CB0"/>
        <w:sz w:val="20"/>
      </w:rPr>
    </w:lvl>
    <w:lvl w:ilvl="1" w:tplc="6B8E821C">
      <w:start w:val="1"/>
      <w:numFmt w:val="lowerLetter"/>
      <w:lvlText w:val="%2."/>
      <w:lvlJc w:val="left"/>
      <w:pPr>
        <w:ind w:left="4886" w:hanging="170"/>
      </w:pPr>
      <w:rPr>
        <w:rFonts w:hint="default"/>
      </w:rPr>
    </w:lvl>
    <w:lvl w:ilvl="2" w:tplc="0409001B">
      <w:start w:val="1"/>
      <w:numFmt w:val="lowerRoman"/>
      <w:lvlText w:val="%3."/>
      <w:lvlJc w:val="right"/>
      <w:pPr>
        <w:ind w:left="5912" w:hanging="180"/>
      </w:pPr>
    </w:lvl>
    <w:lvl w:ilvl="3" w:tplc="0409000F" w:tentative="1">
      <w:start w:val="1"/>
      <w:numFmt w:val="decimal"/>
      <w:lvlText w:val="%4."/>
      <w:lvlJc w:val="left"/>
      <w:pPr>
        <w:ind w:left="6632" w:hanging="360"/>
      </w:pPr>
    </w:lvl>
    <w:lvl w:ilvl="4" w:tplc="04090019" w:tentative="1">
      <w:start w:val="1"/>
      <w:numFmt w:val="lowerLetter"/>
      <w:lvlText w:val="%5."/>
      <w:lvlJc w:val="left"/>
      <w:pPr>
        <w:ind w:left="7352" w:hanging="360"/>
      </w:pPr>
    </w:lvl>
    <w:lvl w:ilvl="5" w:tplc="0409001B" w:tentative="1">
      <w:start w:val="1"/>
      <w:numFmt w:val="lowerRoman"/>
      <w:lvlText w:val="%6."/>
      <w:lvlJc w:val="right"/>
      <w:pPr>
        <w:ind w:left="8072" w:hanging="180"/>
      </w:pPr>
    </w:lvl>
    <w:lvl w:ilvl="6" w:tplc="0409000F" w:tentative="1">
      <w:start w:val="1"/>
      <w:numFmt w:val="decimal"/>
      <w:lvlText w:val="%7."/>
      <w:lvlJc w:val="left"/>
      <w:pPr>
        <w:ind w:left="8792" w:hanging="360"/>
      </w:pPr>
    </w:lvl>
    <w:lvl w:ilvl="7" w:tplc="04090019" w:tentative="1">
      <w:start w:val="1"/>
      <w:numFmt w:val="lowerLetter"/>
      <w:lvlText w:val="%8."/>
      <w:lvlJc w:val="left"/>
      <w:pPr>
        <w:ind w:left="9512" w:hanging="360"/>
      </w:pPr>
    </w:lvl>
    <w:lvl w:ilvl="8" w:tplc="0409001B" w:tentative="1">
      <w:start w:val="1"/>
      <w:numFmt w:val="lowerRoman"/>
      <w:lvlText w:val="%9."/>
      <w:lvlJc w:val="right"/>
      <w:pPr>
        <w:ind w:left="10232" w:hanging="180"/>
      </w:pPr>
    </w:lvl>
  </w:abstractNum>
  <w:abstractNum w:abstractNumId="14" w15:restartNumberingAfterBreak="0">
    <w:nsid w:val="2F244728"/>
    <w:multiLevelType w:val="hybridMultilevel"/>
    <w:tmpl w:val="0CDC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A43D4"/>
    <w:multiLevelType w:val="hybridMultilevel"/>
    <w:tmpl w:val="D926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A04C9"/>
    <w:multiLevelType w:val="hybridMultilevel"/>
    <w:tmpl w:val="C9461BE2"/>
    <w:lvl w:ilvl="0" w:tplc="EB302666">
      <w:numFmt w:val="bullet"/>
      <w:lvlText w:val="•"/>
      <w:lvlJc w:val="left"/>
      <w:pPr>
        <w:ind w:left="1080" w:hanging="72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86FD0"/>
    <w:multiLevelType w:val="hybridMultilevel"/>
    <w:tmpl w:val="8712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828DA"/>
    <w:multiLevelType w:val="hybridMultilevel"/>
    <w:tmpl w:val="E94E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74AD1"/>
    <w:multiLevelType w:val="hybridMultilevel"/>
    <w:tmpl w:val="BAC21C70"/>
    <w:lvl w:ilvl="0" w:tplc="4306D12A">
      <w:start w:val="1"/>
      <w:numFmt w:val="bullet"/>
      <w:pStyle w:val="ListBullet3"/>
      <w:lvlText w:val=""/>
      <w:lvlJc w:val="left"/>
      <w:pPr>
        <w:ind w:left="350" w:hanging="360"/>
      </w:pPr>
      <w:rPr>
        <w:rFonts w:ascii="Symbol" w:hAnsi="Symbol" w:hint="default"/>
        <w:color w:val="3B3838" w:themeColor="background2" w:themeShade="40"/>
      </w:rPr>
    </w:lvl>
    <w:lvl w:ilvl="1" w:tplc="04090003" w:tentative="1">
      <w:start w:val="1"/>
      <w:numFmt w:val="bullet"/>
      <w:lvlText w:val="o"/>
      <w:lvlJc w:val="left"/>
      <w:pPr>
        <w:tabs>
          <w:tab w:val="num" w:pos="12"/>
        </w:tabs>
        <w:ind w:left="12" w:hanging="360"/>
      </w:pPr>
      <w:rPr>
        <w:rFonts w:ascii="Courier New" w:hAnsi="Courier New" w:cs="Courier New" w:hint="default"/>
      </w:rPr>
    </w:lvl>
    <w:lvl w:ilvl="2" w:tplc="04090005" w:tentative="1">
      <w:start w:val="1"/>
      <w:numFmt w:val="bullet"/>
      <w:lvlText w:val=""/>
      <w:lvlJc w:val="left"/>
      <w:pPr>
        <w:tabs>
          <w:tab w:val="num" w:pos="732"/>
        </w:tabs>
        <w:ind w:left="732" w:hanging="360"/>
      </w:pPr>
      <w:rPr>
        <w:rFonts w:ascii="Wingdings" w:hAnsi="Wingdings" w:hint="default"/>
      </w:rPr>
    </w:lvl>
    <w:lvl w:ilvl="3" w:tplc="04090001" w:tentative="1">
      <w:start w:val="1"/>
      <w:numFmt w:val="bullet"/>
      <w:lvlText w:val=""/>
      <w:lvlJc w:val="left"/>
      <w:pPr>
        <w:tabs>
          <w:tab w:val="num" w:pos="1452"/>
        </w:tabs>
        <w:ind w:left="1452" w:hanging="360"/>
      </w:pPr>
      <w:rPr>
        <w:rFonts w:ascii="Symbol" w:hAnsi="Symbol" w:hint="default"/>
      </w:rPr>
    </w:lvl>
    <w:lvl w:ilvl="4" w:tplc="04090003" w:tentative="1">
      <w:start w:val="1"/>
      <w:numFmt w:val="bullet"/>
      <w:lvlText w:val="o"/>
      <w:lvlJc w:val="left"/>
      <w:pPr>
        <w:tabs>
          <w:tab w:val="num" w:pos="2172"/>
        </w:tabs>
        <w:ind w:left="2172" w:hanging="360"/>
      </w:pPr>
      <w:rPr>
        <w:rFonts w:ascii="Courier New" w:hAnsi="Courier New" w:cs="Courier New" w:hint="default"/>
      </w:rPr>
    </w:lvl>
    <w:lvl w:ilvl="5" w:tplc="04090005" w:tentative="1">
      <w:start w:val="1"/>
      <w:numFmt w:val="bullet"/>
      <w:lvlText w:val=""/>
      <w:lvlJc w:val="left"/>
      <w:pPr>
        <w:tabs>
          <w:tab w:val="num" w:pos="2892"/>
        </w:tabs>
        <w:ind w:left="2892" w:hanging="360"/>
      </w:pPr>
      <w:rPr>
        <w:rFonts w:ascii="Wingdings" w:hAnsi="Wingdings" w:hint="default"/>
      </w:rPr>
    </w:lvl>
    <w:lvl w:ilvl="6" w:tplc="04090001" w:tentative="1">
      <w:start w:val="1"/>
      <w:numFmt w:val="bullet"/>
      <w:lvlText w:val=""/>
      <w:lvlJc w:val="left"/>
      <w:pPr>
        <w:tabs>
          <w:tab w:val="num" w:pos="3612"/>
        </w:tabs>
        <w:ind w:left="3612" w:hanging="360"/>
      </w:pPr>
      <w:rPr>
        <w:rFonts w:ascii="Symbol" w:hAnsi="Symbol" w:hint="default"/>
      </w:rPr>
    </w:lvl>
    <w:lvl w:ilvl="7" w:tplc="04090003" w:tentative="1">
      <w:start w:val="1"/>
      <w:numFmt w:val="bullet"/>
      <w:lvlText w:val="o"/>
      <w:lvlJc w:val="left"/>
      <w:pPr>
        <w:tabs>
          <w:tab w:val="num" w:pos="4332"/>
        </w:tabs>
        <w:ind w:left="4332" w:hanging="360"/>
      </w:pPr>
      <w:rPr>
        <w:rFonts w:ascii="Courier New" w:hAnsi="Courier New" w:cs="Courier New" w:hint="default"/>
      </w:rPr>
    </w:lvl>
    <w:lvl w:ilvl="8" w:tplc="04090005" w:tentative="1">
      <w:start w:val="1"/>
      <w:numFmt w:val="bullet"/>
      <w:lvlText w:val=""/>
      <w:lvlJc w:val="left"/>
      <w:pPr>
        <w:tabs>
          <w:tab w:val="num" w:pos="5052"/>
        </w:tabs>
        <w:ind w:left="5052" w:hanging="360"/>
      </w:pPr>
      <w:rPr>
        <w:rFonts w:ascii="Wingdings" w:hAnsi="Wingdings" w:hint="default"/>
      </w:rPr>
    </w:lvl>
  </w:abstractNum>
  <w:abstractNum w:abstractNumId="20" w15:restartNumberingAfterBreak="0">
    <w:nsid w:val="3876404C"/>
    <w:multiLevelType w:val="hybridMultilevel"/>
    <w:tmpl w:val="EE720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3CC64B7B"/>
    <w:multiLevelType w:val="hybridMultilevel"/>
    <w:tmpl w:val="E0A2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C52BA0"/>
    <w:multiLevelType w:val="hybridMultilevel"/>
    <w:tmpl w:val="BBF09F26"/>
    <w:lvl w:ilvl="0" w:tplc="0A6E8742">
      <w:start w:val="1"/>
      <w:numFmt w:val="bullet"/>
      <w:lvlText w:val="•"/>
      <w:lvlJc w:val="left"/>
      <w:pPr>
        <w:tabs>
          <w:tab w:val="num" w:pos="720"/>
        </w:tabs>
        <w:ind w:left="720" w:hanging="360"/>
      </w:pPr>
      <w:rPr>
        <w:rFonts w:ascii="Arial" w:hAnsi="Arial" w:hint="default"/>
      </w:rPr>
    </w:lvl>
    <w:lvl w:ilvl="1" w:tplc="9592859E">
      <w:numFmt w:val="bullet"/>
      <w:lvlText w:val="•"/>
      <w:lvlJc w:val="left"/>
      <w:pPr>
        <w:tabs>
          <w:tab w:val="num" w:pos="1440"/>
        </w:tabs>
        <w:ind w:left="1440" w:hanging="360"/>
      </w:pPr>
      <w:rPr>
        <w:rFonts w:ascii="Arial" w:hAnsi="Arial" w:hint="default"/>
      </w:rPr>
    </w:lvl>
    <w:lvl w:ilvl="2" w:tplc="6F102686" w:tentative="1">
      <w:start w:val="1"/>
      <w:numFmt w:val="bullet"/>
      <w:lvlText w:val="•"/>
      <w:lvlJc w:val="left"/>
      <w:pPr>
        <w:tabs>
          <w:tab w:val="num" w:pos="2160"/>
        </w:tabs>
        <w:ind w:left="2160" w:hanging="360"/>
      </w:pPr>
      <w:rPr>
        <w:rFonts w:ascii="Arial" w:hAnsi="Arial" w:hint="default"/>
      </w:rPr>
    </w:lvl>
    <w:lvl w:ilvl="3" w:tplc="430C9EAE" w:tentative="1">
      <w:start w:val="1"/>
      <w:numFmt w:val="bullet"/>
      <w:lvlText w:val="•"/>
      <w:lvlJc w:val="left"/>
      <w:pPr>
        <w:tabs>
          <w:tab w:val="num" w:pos="2880"/>
        </w:tabs>
        <w:ind w:left="2880" w:hanging="360"/>
      </w:pPr>
      <w:rPr>
        <w:rFonts w:ascii="Arial" w:hAnsi="Arial" w:hint="default"/>
      </w:rPr>
    </w:lvl>
    <w:lvl w:ilvl="4" w:tplc="1C541C70" w:tentative="1">
      <w:start w:val="1"/>
      <w:numFmt w:val="bullet"/>
      <w:lvlText w:val="•"/>
      <w:lvlJc w:val="left"/>
      <w:pPr>
        <w:tabs>
          <w:tab w:val="num" w:pos="3600"/>
        </w:tabs>
        <w:ind w:left="3600" w:hanging="360"/>
      </w:pPr>
      <w:rPr>
        <w:rFonts w:ascii="Arial" w:hAnsi="Arial" w:hint="default"/>
      </w:rPr>
    </w:lvl>
    <w:lvl w:ilvl="5" w:tplc="78EA08AE" w:tentative="1">
      <w:start w:val="1"/>
      <w:numFmt w:val="bullet"/>
      <w:lvlText w:val="•"/>
      <w:lvlJc w:val="left"/>
      <w:pPr>
        <w:tabs>
          <w:tab w:val="num" w:pos="4320"/>
        </w:tabs>
        <w:ind w:left="4320" w:hanging="360"/>
      </w:pPr>
      <w:rPr>
        <w:rFonts w:ascii="Arial" w:hAnsi="Arial" w:hint="default"/>
      </w:rPr>
    </w:lvl>
    <w:lvl w:ilvl="6" w:tplc="428AF77C" w:tentative="1">
      <w:start w:val="1"/>
      <w:numFmt w:val="bullet"/>
      <w:lvlText w:val="•"/>
      <w:lvlJc w:val="left"/>
      <w:pPr>
        <w:tabs>
          <w:tab w:val="num" w:pos="5040"/>
        </w:tabs>
        <w:ind w:left="5040" w:hanging="360"/>
      </w:pPr>
      <w:rPr>
        <w:rFonts w:ascii="Arial" w:hAnsi="Arial" w:hint="default"/>
      </w:rPr>
    </w:lvl>
    <w:lvl w:ilvl="7" w:tplc="F74E1676" w:tentative="1">
      <w:start w:val="1"/>
      <w:numFmt w:val="bullet"/>
      <w:lvlText w:val="•"/>
      <w:lvlJc w:val="left"/>
      <w:pPr>
        <w:tabs>
          <w:tab w:val="num" w:pos="5760"/>
        </w:tabs>
        <w:ind w:left="5760" w:hanging="360"/>
      </w:pPr>
      <w:rPr>
        <w:rFonts w:ascii="Arial" w:hAnsi="Arial" w:hint="default"/>
      </w:rPr>
    </w:lvl>
    <w:lvl w:ilvl="8" w:tplc="15F230B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6597482"/>
    <w:multiLevelType w:val="hybridMultilevel"/>
    <w:tmpl w:val="F5FC6F24"/>
    <w:lvl w:ilvl="0" w:tplc="3EFE177C">
      <w:start w:val="1"/>
      <w:numFmt w:val="bullet"/>
      <w:lvlText w:val="•"/>
      <w:lvlJc w:val="left"/>
      <w:pPr>
        <w:tabs>
          <w:tab w:val="num" w:pos="720"/>
        </w:tabs>
        <w:ind w:left="720" w:hanging="360"/>
      </w:pPr>
      <w:rPr>
        <w:rFonts w:ascii="Arial" w:hAnsi="Arial" w:hint="default"/>
      </w:rPr>
    </w:lvl>
    <w:lvl w:ilvl="1" w:tplc="379CE826">
      <w:numFmt w:val="bullet"/>
      <w:lvlText w:val="•"/>
      <w:lvlJc w:val="left"/>
      <w:pPr>
        <w:tabs>
          <w:tab w:val="num" w:pos="1440"/>
        </w:tabs>
        <w:ind w:left="1440" w:hanging="360"/>
      </w:pPr>
      <w:rPr>
        <w:rFonts w:ascii="Arial" w:hAnsi="Arial" w:hint="default"/>
      </w:rPr>
    </w:lvl>
    <w:lvl w:ilvl="2" w:tplc="BB8A328E" w:tentative="1">
      <w:start w:val="1"/>
      <w:numFmt w:val="bullet"/>
      <w:lvlText w:val="•"/>
      <w:lvlJc w:val="left"/>
      <w:pPr>
        <w:tabs>
          <w:tab w:val="num" w:pos="2160"/>
        </w:tabs>
        <w:ind w:left="2160" w:hanging="360"/>
      </w:pPr>
      <w:rPr>
        <w:rFonts w:ascii="Arial" w:hAnsi="Arial" w:hint="default"/>
      </w:rPr>
    </w:lvl>
    <w:lvl w:ilvl="3" w:tplc="BB36A0D0" w:tentative="1">
      <w:start w:val="1"/>
      <w:numFmt w:val="bullet"/>
      <w:lvlText w:val="•"/>
      <w:lvlJc w:val="left"/>
      <w:pPr>
        <w:tabs>
          <w:tab w:val="num" w:pos="2880"/>
        </w:tabs>
        <w:ind w:left="2880" w:hanging="360"/>
      </w:pPr>
      <w:rPr>
        <w:rFonts w:ascii="Arial" w:hAnsi="Arial" w:hint="default"/>
      </w:rPr>
    </w:lvl>
    <w:lvl w:ilvl="4" w:tplc="B9301C06" w:tentative="1">
      <w:start w:val="1"/>
      <w:numFmt w:val="bullet"/>
      <w:lvlText w:val="•"/>
      <w:lvlJc w:val="left"/>
      <w:pPr>
        <w:tabs>
          <w:tab w:val="num" w:pos="3600"/>
        </w:tabs>
        <w:ind w:left="3600" w:hanging="360"/>
      </w:pPr>
      <w:rPr>
        <w:rFonts w:ascii="Arial" w:hAnsi="Arial" w:hint="default"/>
      </w:rPr>
    </w:lvl>
    <w:lvl w:ilvl="5" w:tplc="6C7061C0" w:tentative="1">
      <w:start w:val="1"/>
      <w:numFmt w:val="bullet"/>
      <w:lvlText w:val="•"/>
      <w:lvlJc w:val="left"/>
      <w:pPr>
        <w:tabs>
          <w:tab w:val="num" w:pos="4320"/>
        </w:tabs>
        <w:ind w:left="4320" w:hanging="360"/>
      </w:pPr>
      <w:rPr>
        <w:rFonts w:ascii="Arial" w:hAnsi="Arial" w:hint="default"/>
      </w:rPr>
    </w:lvl>
    <w:lvl w:ilvl="6" w:tplc="821E22DC" w:tentative="1">
      <w:start w:val="1"/>
      <w:numFmt w:val="bullet"/>
      <w:lvlText w:val="•"/>
      <w:lvlJc w:val="left"/>
      <w:pPr>
        <w:tabs>
          <w:tab w:val="num" w:pos="5040"/>
        </w:tabs>
        <w:ind w:left="5040" w:hanging="360"/>
      </w:pPr>
      <w:rPr>
        <w:rFonts w:ascii="Arial" w:hAnsi="Arial" w:hint="default"/>
      </w:rPr>
    </w:lvl>
    <w:lvl w:ilvl="7" w:tplc="CFEABA72" w:tentative="1">
      <w:start w:val="1"/>
      <w:numFmt w:val="bullet"/>
      <w:lvlText w:val="•"/>
      <w:lvlJc w:val="left"/>
      <w:pPr>
        <w:tabs>
          <w:tab w:val="num" w:pos="5760"/>
        </w:tabs>
        <w:ind w:left="5760" w:hanging="360"/>
      </w:pPr>
      <w:rPr>
        <w:rFonts w:ascii="Arial" w:hAnsi="Arial" w:hint="default"/>
      </w:rPr>
    </w:lvl>
    <w:lvl w:ilvl="8" w:tplc="382A13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77B78BF"/>
    <w:multiLevelType w:val="multilevel"/>
    <w:tmpl w:val="40B4BF24"/>
    <w:styleLink w:val="EPAMBullets"/>
    <w:lvl w:ilvl="0">
      <w:start w:val="1"/>
      <w:numFmt w:val="bullet"/>
      <w:lvlText w:val=""/>
      <w:lvlJc w:val="left"/>
      <w:pPr>
        <w:ind w:left="720" w:hanging="360"/>
      </w:pPr>
      <w:rPr>
        <w:rFonts w:ascii="Symbol" w:hAnsi="Symbol" w:hint="default"/>
        <w:color w:val="ED7D31" w:themeColor="accent2"/>
      </w:rPr>
    </w:lvl>
    <w:lvl w:ilvl="1">
      <w:start w:val="1"/>
      <w:numFmt w:val="bullet"/>
      <w:lvlText w:val=""/>
      <w:lvlJc w:val="left"/>
      <w:pPr>
        <w:ind w:left="1440" w:hanging="360"/>
      </w:pPr>
      <w:rPr>
        <w:rFonts w:ascii="Symbol" w:hAnsi="Symbol" w:hint="default"/>
        <w:color w:val="000000" w:themeColor="text1"/>
      </w:rPr>
    </w:lvl>
    <w:lvl w:ilvl="2">
      <w:start w:val="1"/>
      <w:numFmt w:val="bullet"/>
      <w:lvlText w:val=""/>
      <w:lvlJc w:val="left"/>
      <w:pPr>
        <w:ind w:left="2160" w:hanging="360"/>
      </w:pPr>
      <w:rPr>
        <w:rFonts w:ascii="Symbol" w:hAnsi="Symbol" w:hint="default"/>
        <w:color w:val="000000" w:themeColor="text1"/>
      </w:rPr>
    </w:lvl>
    <w:lvl w:ilvl="3">
      <w:start w:val="1"/>
      <w:numFmt w:val="bullet"/>
      <w:lvlText w:val=""/>
      <w:lvlJc w:val="left"/>
      <w:pPr>
        <w:ind w:left="2880" w:hanging="360"/>
      </w:pPr>
      <w:rPr>
        <w:rFonts w:ascii="Symbol" w:hAnsi="Symbol" w:hint="default"/>
        <w:color w:val="000000" w:themeColor="text1"/>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7FA0120"/>
    <w:multiLevelType w:val="hybridMultilevel"/>
    <w:tmpl w:val="AF2EF144"/>
    <w:lvl w:ilvl="0" w:tplc="8822F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3266A"/>
    <w:multiLevelType w:val="hybridMultilevel"/>
    <w:tmpl w:val="389C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00032"/>
    <w:multiLevelType w:val="hybridMultilevel"/>
    <w:tmpl w:val="4366EF3A"/>
    <w:lvl w:ilvl="0" w:tplc="7B32AA30">
      <w:numFmt w:val="bullet"/>
      <w:lvlText w:val="–"/>
      <w:lvlJc w:val="left"/>
      <w:pPr>
        <w:ind w:left="108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0A621E"/>
    <w:multiLevelType w:val="hybridMultilevel"/>
    <w:tmpl w:val="E904F98C"/>
    <w:lvl w:ilvl="0" w:tplc="8822F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C866F1"/>
    <w:multiLevelType w:val="hybridMultilevel"/>
    <w:tmpl w:val="0316A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DE0C1F"/>
    <w:multiLevelType w:val="hybridMultilevel"/>
    <w:tmpl w:val="7062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21095E"/>
    <w:multiLevelType w:val="hybridMultilevel"/>
    <w:tmpl w:val="CD8E7930"/>
    <w:lvl w:ilvl="0" w:tplc="C2F81FD8">
      <w:start w:val="1"/>
      <w:numFmt w:val="bullet"/>
      <w:pStyle w:val="TableBulletList"/>
      <w:lvlText w:val=""/>
      <w:lvlJc w:val="left"/>
      <w:pPr>
        <w:ind w:left="720" w:hanging="360"/>
      </w:pPr>
      <w:rPr>
        <w:rFonts w:ascii="Symbol" w:hAnsi="Symbol" w:hint="default"/>
        <w:color w:val="1A9CB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6C26ED"/>
    <w:multiLevelType w:val="hybridMultilevel"/>
    <w:tmpl w:val="2FFA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C640D7"/>
    <w:multiLevelType w:val="hybridMultilevel"/>
    <w:tmpl w:val="60D4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855A40"/>
    <w:multiLevelType w:val="multilevel"/>
    <w:tmpl w:val="D2128A80"/>
    <w:lvl w:ilvl="0">
      <w:start w:val="1"/>
      <w:numFmt w:val="upperLetter"/>
      <w:pStyle w:val="AppendixLevel1"/>
      <w:lvlText w:val="Appendix %1."/>
      <w:lvlJc w:val="left"/>
      <w:pPr>
        <w:ind w:left="360" w:hanging="360"/>
      </w:pPr>
      <w:rPr>
        <w:rFonts w:ascii="Arial Black" w:hAnsi="Arial Black" w:hint="default"/>
        <w:b w:val="0"/>
        <w:i w:val="0"/>
        <w:caps/>
        <w:color w:val="464547"/>
        <w:sz w:val="28"/>
      </w:rPr>
    </w:lvl>
    <w:lvl w:ilvl="1">
      <w:start w:val="1"/>
      <w:numFmt w:val="decimal"/>
      <w:lvlText w:val="Appendix %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5FDF28E2"/>
    <w:multiLevelType w:val="hybridMultilevel"/>
    <w:tmpl w:val="24E49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A444EE"/>
    <w:multiLevelType w:val="multilevel"/>
    <w:tmpl w:val="2CBEBDC0"/>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0B015D8"/>
    <w:multiLevelType w:val="hybridMultilevel"/>
    <w:tmpl w:val="4D12F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D02CA4"/>
    <w:multiLevelType w:val="hybridMultilevel"/>
    <w:tmpl w:val="B76405C4"/>
    <w:lvl w:ilvl="0" w:tplc="84E0F2CA">
      <w:start w:val="1"/>
      <w:numFmt w:val="bullet"/>
      <w:lvlText w:val="•"/>
      <w:lvlJc w:val="left"/>
      <w:pPr>
        <w:tabs>
          <w:tab w:val="num" w:pos="720"/>
        </w:tabs>
        <w:ind w:left="720" w:hanging="360"/>
      </w:pPr>
      <w:rPr>
        <w:rFonts w:ascii="Arial" w:hAnsi="Arial" w:hint="default"/>
      </w:rPr>
    </w:lvl>
    <w:lvl w:ilvl="1" w:tplc="C9204348">
      <w:numFmt w:val="bullet"/>
      <w:lvlText w:val="•"/>
      <w:lvlJc w:val="left"/>
      <w:pPr>
        <w:tabs>
          <w:tab w:val="num" w:pos="1440"/>
        </w:tabs>
        <w:ind w:left="1440" w:hanging="360"/>
      </w:pPr>
      <w:rPr>
        <w:rFonts w:ascii="Arial" w:hAnsi="Arial" w:hint="default"/>
      </w:rPr>
    </w:lvl>
    <w:lvl w:ilvl="2" w:tplc="A66AE49A" w:tentative="1">
      <w:start w:val="1"/>
      <w:numFmt w:val="bullet"/>
      <w:lvlText w:val="•"/>
      <w:lvlJc w:val="left"/>
      <w:pPr>
        <w:tabs>
          <w:tab w:val="num" w:pos="2160"/>
        </w:tabs>
        <w:ind w:left="2160" w:hanging="360"/>
      </w:pPr>
      <w:rPr>
        <w:rFonts w:ascii="Arial" w:hAnsi="Arial" w:hint="default"/>
      </w:rPr>
    </w:lvl>
    <w:lvl w:ilvl="3" w:tplc="9A3EE148" w:tentative="1">
      <w:start w:val="1"/>
      <w:numFmt w:val="bullet"/>
      <w:lvlText w:val="•"/>
      <w:lvlJc w:val="left"/>
      <w:pPr>
        <w:tabs>
          <w:tab w:val="num" w:pos="2880"/>
        </w:tabs>
        <w:ind w:left="2880" w:hanging="360"/>
      </w:pPr>
      <w:rPr>
        <w:rFonts w:ascii="Arial" w:hAnsi="Arial" w:hint="default"/>
      </w:rPr>
    </w:lvl>
    <w:lvl w:ilvl="4" w:tplc="24E6FDC6" w:tentative="1">
      <w:start w:val="1"/>
      <w:numFmt w:val="bullet"/>
      <w:lvlText w:val="•"/>
      <w:lvlJc w:val="left"/>
      <w:pPr>
        <w:tabs>
          <w:tab w:val="num" w:pos="3600"/>
        </w:tabs>
        <w:ind w:left="3600" w:hanging="360"/>
      </w:pPr>
      <w:rPr>
        <w:rFonts w:ascii="Arial" w:hAnsi="Arial" w:hint="default"/>
      </w:rPr>
    </w:lvl>
    <w:lvl w:ilvl="5" w:tplc="313AF000" w:tentative="1">
      <w:start w:val="1"/>
      <w:numFmt w:val="bullet"/>
      <w:lvlText w:val="•"/>
      <w:lvlJc w:val="left"/>
      <w:pPr>
        <w:tabs>
          <w:tab w:val="num" w:pos="4320"/>
        </w:tabs>
        <w:ind w:left="4320" w:hanging="360"/>
      </w:pPr>
      <w:rPr>
        <w:rFonts w:ascii="Arial" w:hAnsi="Arial" w:hint="default"/>
      </w:rPr>
    </w:lvl>
    <w:lvl w:ilvl="6" w:tplc="BE265DE8" w:tentative="1">
      <w:start w:val="1"/>
      <w:numFmt w:val="bullet"/>
      <w:lvlText w:val="•"/>
      <w:lvlJc w:val="left"/>
      <w:pPr>
        <w:tabs>
          <w:tab w:val="num" w:pos="5040"/>
        </w:tabs>
        <w:ind w:left="5040" w:hanging="360"/>
      </w:pPr>
      <w:rPr>
        <w:rFonts w:ascii="Arial" w:hAnsi="Arial" w:hint="default"/>
      </w:rPr>
    </w:lvl>
    <w:lvl w:ilvl="7" w:tplc="2368AFAC" w:tentative="1">
      <w:start w:val="1"/>
      <w:numFmt w:val="bullet"/>
      <w:lvlText w:val="•"/>
      <w:lvlJc w:val="left"/>
      <w:pPr>
        <w:tabs>
          <w:tab w:val="num" w:pos="5760"/>
        </w:tabs>
        <w:ind w:left="5760" w:hanging="360"/>
      </w:pPr>
      <w:rPr>
        <w:rFonts w:ascii="Arial" w:hAnsi="Arial" w:hint="default"/>
      </w:rPr>
    </w:lvl>
    <w:lvl w:ilvl="8" w:tplc="DDF819D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8AB316D"/>
    <w:multiLevelType w:val="hybridMultilevel"/>
    <w:tmpl w:val="EE20F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6FF83BC2"/>
    <w:multiLevelType w:val="hybridMultilevel"/>
    <w:tmpl w:val="817A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E7441"/>
    <w:multiLevelType w:val="multilevel"/>
    <w:tmpl w:val="64C430F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721E334A"/>
    <w:multiLevelType w:val="hybridMultilevel"/>
    <w:tmpl w:val="DA4E8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D12AC3"/>
    <w:multiLevelType w:val="hybridMultilevel"/>
    <w:tmpl w:val="70CC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D54E44"/>
    <w:multiLevelType w:val="hybridMultilevel"/>
    <w:tmpl w:val="7658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11017"/>
    <w:multiLevelType w:val="hybridMultilevel"/>
    <w:tmpl w:val="D08E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F61ED9"/>
    <w:multiLevelType w:val="multilevel"/>
    <w:tmpl w:val="6CDEE088"/>
    <w:lvl w:ilvl="0">
      <w:numFmt w:val="none"/>
      <w:pStyle w:val="NoteStyle"/>
      <w:suff w:val="space"/>
      <w:lvlText w:val="Note:"/>
      <w:lvlJc w:val="left"/>
      <w:pPr>
        <w:ind w:left="964" w:hanging="624"/>
      </w:pPr>
      <w:rPr>
        <w:rFonts w:hint="default"/>
        <w:b/>
        <w:bCs w:val="0"/>
        <w:i w:val="0"/>
        <w:iCs w:val="0"/>
        <w:caps w:val="0"/>
        <w:smallCaps w:val="0"/>
        <w:strike w:val="0"/>
        <w:dstrike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56" w:hanging="360"/>
      </w:pPr>
      <w:rPr>
        <w:rFonts w:hint="default"/>
      </w:rPr>
    </w:lvl>
    <w:lvl w:ilvl="2">
      <w:start w:val="1"/>
      <w:numFmt w:val="lowerRoman"/>
      <w:lvlText w:val="%3)"/>
      <w:lvlJc w:val="left"/>
      <w:pPr>
        <w:ind w:left="1416" w:hanging="360"/>
      </w:pPr>
      <w:rPr>
        <w:rFonts w:hint="default"/>
      </w:rPr>
    </w:lvl>
    <w:lvl w:ilvl="3">
      <w:start w:val="1"/>
      <w:numFmt w:val="decimal"/>
      <w:lvlText w:val="(%4)"/>
      <w:lvlJc w:val="left"/>
      <w:pPr>
        <w:ind w:left="1776" w:hanging="360"/>
      </w:pPr>
      <w:rPr>
        <w:rFonts w:hint="default"/>
      </w:rPr>
    </w:lvl>
    <w:lvl w:ilvl="4">
      <w:start w:val="1"/>
      <w:numFmt w:val="lowerLetter"/>
      <w:lvlText w:val="(%5)"/>
      <w:lvlJc w:val="left"/>
      <w:pPr>
        <w:ind w:left="2136" w:hanging="360"/>
      </w:pPr>
      <w:rPr>
        <w:rFonts w:hint="default"/>
      </w:rPr>
    </w:lvl>
    <w:lvl w:ilvl="5">
      <w:start w:val="1"/>
      <w:numFmt w:val="lowerRoman"/>
      <w:lvlText w:val="(%6)"/>
      <w:lvlJc w:val="left"/>
      <w:pPr>
        <w:ind w:left="2496" w:hanging="360"/>
      </w:pPr>
      <w:rPr>
        <w:rFonts w:hint="default"/>
      </w:rPr>
    </w:lvl>
    <w:lvl w:ilvl="6">
      <w:start w:val="1"/>
      <w:numFmt w:val="decimal"/>
      <w:lvlText w:val="%7."/>
      <w:lvlJc w:val="left"/>
      <w:pPr>
        <w:ind w:left="2856" w:hanging="360"/>
      </w:pPr>
      <w:rPr>
        <w:rFonts w:hint="default"/>
      </w:rPr>
    </w:lvl>
    <w:lvl w:ilvl="7">
      <w:start w:val="1"/>
      <w:numFmt w:val="lowerLetter"/>
      <w:lvlText w:val="%8."/>
      <w:lvlJc w:val="left"/>
      <w:pPr>
        <w:ind w:left="3216" w:hanging="360"/>
      </w:pPr>
      <w:rPr>
        <w:rFonts w:hint="default"/>
      </w:rPr>
    </w:lvl>
    <w:lvl w:ilvl="8">
      <w:start w:val="1"/>
      <w:numFmt w:val="lowerRoman"/>
      <w:lvlText w:val="%9."/>
      <w:lvlJc w:val="left"/>
      <w:pPr>
        <w:ind w:left="3576" w:hanging="360"/>
      </w:pPr>
      <w:rPr>
        <w:rFonts w:hint="default"/>
      </w:rPr>
    </w:lvl>
  </w:abstractNum>
  <w:abstractNum w:abstractNumId="49" w15:restartNumberingAfterBreak="0">
    <w:nsid w:val="7F2616E8"/>
    <w:multiLevelType w:val="hybridMultilevel"/>
    <w:tmpl w:val="D17E6A7A"/>
    <w:lvl w:ilvl="0" w:tplc="7B32AA30">
      <w:numFmt w:val="bullet"/>
      <w:lvlText w:val="–"/>
      <w:lvlJc w:val="left"/>
      <w:pPr>
        <w:ind w:left="1074" w:hanging="360"/>
      </w:pPr>
      <w:rPr>
        <w:rFonts w:ascii="Arial" w:hAnsi="Arial" w:hint="default"/>
        <w:color w:val="3B3838" w:themeColor="background2" w:themeShade="40"/>
      </w:rPr>
    </w:lvl>
    <w:lvl w:ilvl="1" w:tplc="04090003">
      <w:start w:val="1"/>
      <w:numFmt w:val="bullet"/>
      <w:lvlText w:val="o"/>
      <w:lvlJc w:val="left"/>
      <w:pPr>
        <w:tabs>
          <w:tab w:val="num" w:pos="736"/>
        </w:tabs>
        <w:ind w:left="736" w:hanging="360"/>
      </w:pPr>
      <w:rPr>
        <w:rFonts w:ascii="Courier New" w:hAnsi="Courier New" w:cs="Courier New" w:hint="default"/>
      </w:rPr>
    </w:lvl>
    <w:lvl w:ilvl="2" w:tplc="04090005">
      <w:start w:val="1"/>
      <w:numFmt w:val="bullet"/>
      <w:lvlText w:val=""/>
      <w:lvlJc w:val="left"/>
      <w:pPr>
        <w:tabs>
          <w:tab w:val="num" w:pos="1456"/>
        </w:tabs>
        <w:ind w:left="1456" w:hanging="360"/>
      </w:pPr>
      <w:rPr>
        <w:rFonts w:ascii="Wingdings" w:hAnsi="Wingdings" w:hint="default"/>
      </w:rPr>
    </w:lvl>
    <w:lvl w:ilvl="3" w:tplc="04090001">
      <w:start w:val="1"/>
      <w:numFmt w:val="bullet"/>
      <w:lvlText w:val=""/>
      <w:lvlJc w:val="left"/>
      <w:pPr>
        <w:tabs>
          <w:tab w:val="num" w:pos="2176"/>
        </w:tabs>
        <w:ind w:left="2176" w:hanging="360"/>
      </w:pPr>
      <w:rPr>
        <w:rFonts w:ascii="Symbol" w:hAnsi="Symbol" w:hint="default"/>
      </w:rPr>
    </w:lvl>
    <w:lvl w:ilvl="4" w:tplc="04090003" w:tentative="1">
      <w:start w:val="1"/>
      <w:numFmt w:val="bullet"/>
      <w:lvlText w:val="o"/>
      <w:lvlJc w:val="left"/>
      <w:pPr>
        <w:tabs>
          <w:tab w:val="num" w:pos="2896"/>
        </w:tabs>
        <w:ind w:left="2896" w:hanging="360"/>
      </w:pPr>
      <w:rPr>
        <w:rFonts w:ascii="Courier New" w:hAnsi="Courier New" w:cs="Courier New" w:hint="default"/>
      </w:rPr>
    </w:lvl>
    <w:lvl w:ilvl="5" w:tplc="04090005" w:tentative="1">
      <w:start w:val="1"/>
      <w:numFmt w:val="bullet"/>
      <w:lvlText w:val=""/>
      <w:lvlJc w:val="left"/>
      <w:pPr>
        <w:tabs>
          <w:tab w:val="num" w:pos="3616"/>
        </w:tabs>
        <w:ind w:left="3616" w:hanging="360"/>
      </w:pPr>
      <w:rPr>
        <w:rFonts w:ascii="Wingdings" w:hAnsi="Wingdings" w:hint="default"/>
      </w:rPr>
    </w:lvl>
    <w:lvl w:ilvl="6" w:tplc="04090001" w:tentative="1">
      <w:start w:val="1"/>
      <w:numFmt w:val="bullet"/>
      <w:lvlText w:val=""/>
      <w:lvlJc w:val="left"/>
      <w:pPr>
        <w:tabs>
          <w:tab w:val="num" w:pos="4336"/>
        </w:tabs>
        <w:ind w:left="4336" w:hanging="360"/>
      </w:pPr>
      <w:rPr>
        <w:rFonts w:ascii="Symbol" w:hAnsi="Symbol" w:hint="default"/>
      </w:rPr>
    </w:lvl>
    <w:lvl w:ilvl="7" w:tplc="04090003" w:tentative="1">
      <w:start w:val="1"/>
      <w:numFmt w:val="bullet"/>
      <w:lvlText w:val="o"/>
      <w:lvlJc w:val="left"/>
      <w:pPr>
        <w:tabs>
          <w:tab w:val="num" w:pos="5056"/>
        </w:tabs>
        <w:ind w:left="5056" w:hanging="360"/>
      </w:pPr>
      <w:rPr>
        <w:rFonts w:ascii="Courier New" w:hAnsi="Courier New" w:cs="Courier New" w:hint="default"/>
      </w:rPr>
    </w:lvl>
    <w:lvl w:ilvl="8" w:tplc="04090005" w:tentative="1">
      <w:start w:val="1"/>
      <w:numFmt w:val="bullet"/>
      <w:lvlText w:val=""/>
      <w:lvlJc w:val="left"/>
      <w:pPr>
        <w:tabs>
          <w:tab w:val="num" w:pos="5776"/>
        </w:tabs>
        <w:ind w:left="5776" w:hanging="360"/>
      </w:pPr>
      <w:rPr>
        <w:rFonts w:ascii="Wingdings" w:hAnsi="Wingdings" w:hint="default"/>
      </w:rPr>
    </w:lvl>
  </w:abstractNum>
  <w:num w:numId="1">
    <w:abstractNumId w:val="0"/>
  </w:num>
  <w:num w:numId="2">
    <w:abstractNumId w:val="19"/>
  </w:num>
  <w:num w:numId="3">
    <w:abstractNumId w:val="21"/>
  </w:num>
  <w:num w:numId="4">
    <w:abstractNumId w:val="41"/>
  </w:num>
  <w:num w:numId="5">
    <w:abstractNumId w:val="7"/>
  </w:num>
  <w:num w:numId="6">
    <w:abstractNumId w:val="1"/>
  </w:num>
  <w:num w:numId="7">
    <w:abstractNumId w:val="43"/>
  </w:num>
  <w:num w:numId="8">
    <w:abstractNumId w:val="13"/>
  </w:num>
  <w:num w:numId="9">
    <w:abstractNumId w:val="2"/>
  </w:num>
  <w:num w:numId="10">
    <w:abstractNumId w:val="25"/>
  </w:num>
  <w:num w:numId="11">
    <w:abstractNumId w:val="48"/>
  </w:num>
  <w:num w:numId="12">
    <w:abstractNumId w:val="32"/>
  </w:num>
  <w:num w:numId="13">
    <w:abstractNumId w:val="5"/>
  </w:num>
  <w:num w:numId="14">
    <w:abstractNumId w:val="37"/>
  </w:num>
  <w:num w:numId="15">
    <w:abstractNumId w:val="35"/>
  </w:num>
  <w:num w:numId="16">
    <w:abstractNumId w:val="16"/>
  </w:num>
  <w:num w:numId="17">
    <w:abstractNumId w:val="20"/>
  </w:num>
  <w:num w:numId="18">
    <w:abstractNumId w:val="46"/>
  </w:num>
  <w:num w:numId="19">
    <w:abstractNumId w:val="15"/>
  </w:num>
  <w:num w:numId="20">
    <w:abstractNumId w:val="49"/>
  </w:num>
  <w:num w:numId="21">
    <w:abstractNumId w:val="28"/>
  </w:num>
  <w:num w:numId="22">
    <w:abstractNumId w:val="30"/>
  </w:num>
  <w:num w:numId="23">
    <w:abstractNumId w:val="6"/>
  </w:num>
  <w:num w:numId="24">
    <w:abstractNumId w:val="3"/>
  </w:num>
  <w:num w:numId="25">
    <w:abstractNumId w:val="24"/>
  </w:num>
  <w:num w:numId="26">
    <w:abstractNumId w:val="10"/>
  </w:num>
  <w:num w:numId="27">
    <w:abstractNumId w:val="44"/>
  </w:num>
  <w:num w:numId="28">
    <w:abstractNumId w:val="23"/>
  </w:num>
  <w:num w:numId="29">
    <w:abstractNumId w:val="27"/>
  </w:num>
  <w:num w:numId="30">
    <w:abstractNumId w:val="39"/>
  </w:num>
  <w:num w:numId="31">
    <w:abstractNumId w:val="11"/>
  </w:num>
  <w:num w:numId="32">
    <w:abstractNumId w:val="33"/>
  </w:num>
  <w:num w:numId="33">
    <w:abstractNumId w:val="22"/>
  </w:num>
  <w:num w:numId="34">
    <w:abstractNumId w:val="45"/>
  </w:num>
  <w:num w:numId="35">
    <w:abstractNumId w:val="36"/>
  </w:num>
  <w:num w:numId="36">
    <w:abstractNumId w:val="12"/>
  </w:num>
  <w:num w:numId="37">
    <w:abstractNumId w:val="31"/>
  </w:num>
  <w:num w:numId="38">
    <w:abstractNumId w:val="47"/>
  </w:num>
  <w:num w:numId="39">
    <w:abstractNumId w:val="14"/>
  </w:num>
  <w:num w:numId="40">
    <w:abstractNumId w:val="9"/>
  </w:num>
  <w:num w:numId="41">
    <w:abstractNumId w:val="26"/>
  </w:num>
  <w:num w:numId="42">
    <w:abstractNumId w:val="29"/>
  </w:num>
  <w:num w:numId="43">
    <w:abstractNumId w:val="42"/>
  </w:num>
  <w:num w:numId="44">
    <w:abstractNumId w:val="17"/>
  </w:num>
  <w:num w:numId="45">
    <w:abstractNumId w:val="38"/>
  </w:num>
  <w:num w:numId="46">
    <w:abstractNumId w:val="8"/>
  </w:num>
  <w:num w:numId="47">
    <w:abstractNumId w:val="34"/>
  </w:num>
  <w:num w:numId="48">
    <w:abstractNumId w:val="18"/>
  </w:num>
  <w:num w:numId="49">
    <w:abstractNumId w:val="40"/>
  </w:num>
  <w:num w:numId="50">
    <w:abstractNumId w:val="4"/>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stiantyn Kudriavtsev">
    <w15:presenceInfo w15:providerId="AD" w15:userId="S-1-5-21-2676001572-3131771074-2776907194-27263"/>
  </w15:person>
  <w15:person w15:author="Oleh Hrynyk">
    <w15:presenceInfo w15:providerId="AD" w15:userId="S-1-5-21-3465154619-3282790773-2173923322-37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attachedTemplate r:id="rId1"/>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trackRevisions/>
  <w:defaultTabStop w:val="720"/>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4B1"/>
    <w:rsid w:val="00004E50"/>
    <w:rsid w:val="0001175E"/>
    <w:rsid w:val="00020452"/>
    <w:rsid w:val="00042A5B"/>
    <w:rsid w:val="00044894"/>
    <w:rsid w:val="00060124"/>
    <w:rsid w:val="0006354D"/>
    <w:rsid w:val="00071675"/>
    <w:rsid w:val="00081508"/>
    <w:rsid w:val="00081986"/>
    <w:rsid w:val="00091AE7"/>
    <w:rsid w:val="000922DA"/>
    <w:rsid w:val="000953FC"/>
    <w:rsid w:val="000A6040"/>
    <w:rsid w:val="000D22DF"/>
    <w:rsid w:val="000D4695"/>
    <w:rsid w:val="000E5733"/>
    <w:rsid w:val="000E6370"/>
    <w:rsid w:val="000E676F"/>
    <w:rsid w:val="000E68BD"/>
    <w:rsid w:val="000F15E6"/>
    <w:rsid w:val="000F2774"/>
    <w:rsid w:val="000F7A5F"/>
    <w:rsid w:val="00112145"/>
    <w:rsid w:val="00114D08"/>
    <w:rsid w:val="00116EEC"/>
    <w:rsid w:val="00124281"/>
    <w:rsid w:val="001272FD"/>
    <w:rsid w:val="00127706"/>
    <w:rsid w:val="00130569"/>
    <w:rsid w:val="00131A1C"/>
    <w:rsid w:val="00131E4A"/>
    <w:rsid w:val="001355C3"/>
    <w:rsid w:val="00152FE3"/>
    <w:rsid w:val="0015371B"/>
    <w:rsid w:val="00157D70"/>
    <w:rsid w:val="001619D5"/>
    <w:rsid w:val="00162437"/>
    <w:rsid w:val="00167612"/>
    <w:rsid w:val="00171785"/>
    <w:rsid w:val="00172D97"/>
    <w:rsid w:val="00173FBC"/>
    <w:rsid w:val="00177717"/>
    <w:rsid w:val="001867F1"/>
    <w:rsid w:val="0018721D"/>
    <w:rsid w:val="0019455F"/>
    <w:rsid w:val="001A61F9"/>
    <w:rsid w:val="001A7FA5"/>
    <w:rsid w:val="001B3A3A"/>
    <w:rsid w:val="001B6B1E"/>
    <w:rsid w:val="001C6867"/>
    <w:rsid w:val="001D47B8"/>
    <w:rsid w:val="001E590C"/>
    <w:rsid w:val="001E7FCA"/>
    <w:rsid w:val="001F02C5"/>
    <w:rsid w:val="001F1D2E"/>
    <w:rsid w:val="001F3654"/>
    <w:rsid w:val="00205D53"/>
    <w:rsid w:val="002154C4"/>
    <w:rsid w:val="00221110"/>
    <w:rsid w:val="00221B77"/>
    <w:rsid w:val="00222DC3"/>
    <w:rsid w:val="0022657A"/>
    <w:rsid w:val="00231B83"/>
    <w:rsid w:val="002337FB"/>
    <w:rsid w:val="00235712"/>
    <w:rsid w:val="00260465"/>
    <w:rsid w:val="0026353A"/>
    <w:rsid w:val="0027179A"/>
    <w:rsid w:val="0027273F"/>
    <w:rsid w:val="00276374"/>
    <w:rsid w:val="0028422F"/>
    <w:rsid w:val="00285056"/>
    <w:rsid w:val="00285CE1"/>
    <w:rsid w:val="00286611"/>
    <w:rsid w:val="00287FAA"/>
    <w:rsid w:val="002923D7"/>
    <w:rsid w:val="002A713E"/>
    <w:rsid w:val="002A7951"/>
    <w:rsid w:val="002B6664"/>
    <w:rsid w:val="002C374F"/>
    <w:rsid w:val="002C5F65"/>
    <w:rsid w:val="002D0877"/>
    <w:rsid w:val="002D238E"/>
    <w:rsid w:val="002E3298"/>
    <w:rsid w:val="002F1996"/>
    <w:rsid w:val="002F27DD"/>
    <w:rsid w:val="002F5D7B"/>
    <w:rsid w:val="00313880"/>
    <w:rsid w:val="003144F5"/>
    <w:rsid w:val="00315998"/>
    <w:rsid w:val="003254D3"/>
    <w:rsid w:val="0033141B"/>
    <w:rsid w:val="00331A15"/>
    <w:rsid w:val="00332710"/>
    <w:rsid w:val="00333952"/>
    <w:rsid w:val="0033495D"/>
    <w:rsid w:val="003438DB"/>
    <w:rsid w:val="00343E07"/>
    <w:rsid w:val="00347AA1"/>
    <w:rsid w:val="003500CF"/>
    <w:rsid w:val="003534EA"/>
    <w:rsid w:val="003609E8"/>
    <w:rsid w:val="00361FCB"/>
    <w:rsid w:val="0038079D"/>
    <w:rsid w:val="00381F74"/>
    <w:rsid w:val="00383ABB"/>
    <w:rsid w:val="0038754C"/>
    <w:rsid w:val="003878D4"/>
    <w:rsid w:val="00394781"/>
    <w:rsid w:val="00395A30"/>
    <w:rsid w:val="003A0525"/>
    <w:rsid w:val="003A184A"/>
    <w:rsid w:val="003A7967"/>
    <w:rsid w:val="003B0471"/>
    <w:rsid w:val="003C0A3C"/>
    <w:rsid w:val="003C1A7A"/>
    <w:rsid w:val="003C425E"/>
    <w:rsid w:val="003D1F28"/>
    <w:rsid w:val="003D7B93"/>
    <w:rsid w:val="003E41E7"/>
    <w:rsid w:val="003E75E8"/>
    <w:rsid w:val="003F090F"/>
    <w:rsid w:val="003F7F40"/>
    <w:rsid w:val="004000B0"/>
    <w:rsid w:val="00400831"/>
    <w:rsid w:val="004014CF"/>
    <w:rsid w:val="00407BE9"/>
    <w:rsid w:val="00410D49"/>
    <w:rsid w:val="004160CB"/>
    <w:rsid w:val="00417F9B"/>
    <w:rsid w:val="0042056B"/>
    <w:rsid w:val="00432D54"/>
    <w:rsid w:val="00434841"/>
    <w:rsid w:val="00452077"/>
    <w:rsid w:val="004706BE"/>
    <w:rsid w:val="00470C09"/>
    <w:rsid w:val="0047633E"/>
    <w:rsid w:val="004A424C"/>
    <w:rsid w:val="004A49EF"/>
    <w:rsid w:val="004B110A"/>
    <w:rsid w:val="004B3D53"/>
    <w:rsid w:val="004B4D2A"/>
    <w:rsid w:val="004C2F82"/>
    <w:rsid w:val="004D29BE"/>
    <w:rsid w:val="004D2C15"/>
    <w:rsid w:val="004E22A3"/>
    <w:rsid w:val="004F3A73"/>
    <w:rsid w:val="004F3E01"/>
    <w:rsid w:val="004F5181"/>
    <w:rsid w:val="004F796E"/>
    <w:rsid w:val="00503156"/>
    <w:rsid w:val="0052143A"/>
    <w:rsid w:val="0052662C"/>
    <w:rsid w:val="00526E8B"/>
    <w:rsid w:val="00532D0E"/>
    <w:rsid w:val="0053533E"/>
    <w:rsid w:val="005400E3"/>
    <w:rsid w:val="005413F6"/>
    <w:rsid w:val="00541576"/>
    <w:rsid w:val="0054521F"/>
    <w:rsid w:val="00545659"/>
    <w:rsid w:val="005541A1"/>
    <w:rsid w:val="00554F4B"/>
    <w:rsid w:val="00557725"/>
    <w:rsid w:val="00561002"/>
    <w:rsid w:val="005626B3"/>
    <w:rsid w:val="005658C9"/>
    <w:rsid w:val="0057025F"/>
    <w:rsid w:val="0057115C"/>
    <w:rsid w:val="00571F41"/>
    <w:rsid w:val="005731ED"/>
    <w:rsid w:val="005732B5"/>
    <w:rsid w:val="005774AA"/>
    <w:rsid w:val="00580325"/>
    <w:rsid w:val="00587602"/>
    <w:rsid w:val="00593E6E"/>
    <w:rsid w:val="005943E4"/>
    <w:rsid w:val="00597A49"/>
    <w:rsid w:val="005A2132"/>
    <w:rsid w:val="005A2A53"/>
    <w:rsid w:val="005A7AED"/>
    <w:rsid w:val="005B2859"/>
    <w:rsid w:val="005B4AE6"/>
    <w:rsid w:val="005B6F2D"/>
    <w:rsid w:val="005C0966"/>
    <w:rsid w:val="005C69A3"/>
    <w:rsid w:val="005D01A0"/>
    <w:rsid w:val="005D3254"/>
    <w:rsid w:val="005D3713"/>
    <w:rsid w:val="005D4824"/>
    <w:rsid w:val="005E1972"/>
    <w:rsid w:val="005E56AF"/>
    <w:rsid w:val="00603930"/>
    <w:rsid w:val="00611EEB"/>
    <w:rsid w:val="00617320"/>
    <w:rsid w:val="00621D80"/>
    <w:rsid w:val="00622CB0"/>
    <w:rsid w:val="0063083C"/>
    <w:rsid w:val="00637ED9"/>
    <w:rsid w:val="0065035F"/>
    <w:rsid w:val="0065130F"/>
    <w:rsid w:val="0065513D"/>
    <w:rsid w:val="00673DBC"/>
    <w:rsid w:val="0068062E"/>
    <w:rsid w:val="00680814"/>
    <w:rsid w:val="00696F8A"/>
    <w:rsid w:val="006A6633"/>
    <w:rsid w:val="006A77BC"/>
    <w:rsid w:val="006B14D0"/>
    <w:rsid w:val="006B596A"/>
    <w:rsid w:val="006C1242"/>
    <w:rsid w:val="006C205D"/>
    <w:rsid w:val="006C32B4"/>
    <w:rsid w:val="006C5085"/>
    <w:rsid w:val="006D0E55"/>
    <w:rsid w:val="006D5D58"/>
    <w:rsid w:val="006D711A"/>
    <w:rsid w:val="006D794B"/>
    <w:rsid w:val="006E0696"/>
    <w:rsid w:val="006E608E"/>
    <w:rsid w:val="006F37C1"/>
    <w:rsid w:val="006F4111"/>
    <w:rsid w:val="00700A3B"/>
    <w:rsid w:val="007010F5"/>
    <w:rsid w:val="007071AD"/>
    <w:rsid w:val="007074E7"/>
    <w:rsid w:val="007124C3"/>
    <w:rsid w:val="00713C48"/>
    <w:rsid w:val="007161C7"/>
    <w:rsid w:val="00720506"/>
    <w:rsid w:val="00721A1C"/>
    <w:rsid w:val="0072682A"/>
    <w:rsid w:val="00750BDF"/>
    <w:rsid w:val="00751326"/>
    <w:rsid w:val="0075737B"/>
    <w:rsid w:val="007616C8"/>
    <w:rsid w:val="0076217D"/>
    <w:rsid w:val="0077510E"/>
    <w:rsid w:val="0078686A"/>
    <w:rsid w:val="00790075"/>
    <w:rsid w:val="007A740E"/>
    <w:rsid w:val="007B6668"/>
    <w:rsid w:val="007C3456"/>
    <w:rsid w:val="007D05FE"/>
    <w:rsid w:val="007D094C"/>
    <w:rsid w:val="007D2275"/>
    <w:rsid w:val="007D4861"/>
    <w:rsid w:val="007E1A19"/>
    <w:rsid w:val="007E2491"/>
    <w:rsid w:val="007E5C14"/>
    <w:rsid w:val="007F026A"/>
    <w:rsid w:val="007F4104"/>
    <w:rsid w:val="00806DDB"/>
    <w:rsid w:val="008121B0"/>
    <w:rsid w:val="00812D0F"/>
    <w:rsid w:val="0081362A"/>
    <w:rsid w:val="00814B17"/>
    <w:rsid w:val="00820129"/>
    <w:rsid w:val="008237F4"/>
    <w:rsid w:val="00827D53"/>
    <w:rsid w:val="00827DE8"/>
    <w:rsid w:val="0083144A"/>
    <w:rsid w:val="00837C5B"/>
    <w:rsid w:val="008450FB"/>
    <w:rsid w:val="00845FB4"/>
    <w:rsid w:val="00846F0D"/>
    <w:rsid w:val="00851356"/>
    <w:rsid w:val="00851FAD"/>
    <w:rsid w:val="008626B1"/>
    <w:rsid w:val="00867752"/>
    <w:rsid w:val="00882F8B"/>
    <w:rsid w:val="00891C24"/>
    <w:rsid w:val="0089207E"/>
    <w:rsid w:val="0089654B"/>
    <w:rsid w:val="008A16D2"/>
    <w:rsid w:val="008A17A6"/>
    <w:rsid w:val="008A31BA"/>
    <w:rsid w:val="008A4526"/>
    <w:rsid w:val="008A6205"/>
    <w:rsid w:val="008A6F7F"/>
    <w:rsid w:val="008A770B"/>
    <w:rsid w:val="008A7735"/>
    <w:rsid w:val="008B3B7F"/>
    <w:rsid w:val="008B7308"/>
    <w:rsid w:val="008D4230"/>
    <w:rsid w:val="008D4768"/>
    <w:rsid w:val="008E2573"/>
    <w:rsid w:val="008E5E15"/>
    <w:rsid w:val="008F1077"/>
    <w:rsid w:val="008F59FD"/>
    <w:rsid w:val="008F627C"/>
    <w:rsid w:val="008F6A33"/>
    <w:rsid w:val="00902571"/>
    <w:rsid w:val="00915A95"/>
    <w:rsid w:val="00920D74"/>
    <w:rsid w:val="009212C7"/>
    <w:rsid w:val="00932D17"/>
    <w:rsid w:val="00936502"/>
    <w:rsid w:val="009515D3"/>
    <w:rsid w:val="00953AD1"/>
    <w:rsid w:val="00957D75"/>
    <w:rsid w:val="009618CB"/>
    <w:rsid w:val="00964F64"/>
    <w:rsid w:val="009A31E0"/>
    <w:rsid w:val="009B0820"/>
    <w:rsid w:val="009B2E12"/>
    <w:rsid w:val="009C3628"/>
    <w:rsid w:val="009E0C21"/>
    <w:rsid w:val="009E197C"/>
    <w:rsid w:val="009E280B"/>
    <w:rsid w:val="009E5280"/>
    <w:rsid w:val="009F03ED"/>
    <w:rsid w:val="009F3857"/>
    <w:rsid w:val="009F6A7E"/>
    <w:rsid w:val="00A0184D"/>
    <w:rsid w:val="00A01F87"/>
    <w:rsid w:val="00A05723"/>
    <w:rsid w:val="00A06E43"/>
    <w:rsid w:val="00A071C0"/>
    <w:rsid w:val="00A07331"/>
    <w:rsid w:val="00A10894"/>
    <w:rsid w:val="00A34D25"/>
    <w:rsid w:val="00A35BB6"/>
    <w:rsid w:val="00A37131"/>
    <w:rsid w:val="00A41803"/>
    <w:rsid w:val="00A4372D"/>
    <w:rsid w:val="00A529BC"/>
    <w:rsid w:val="00A530F0"/>
    <w:rsid w:val="00A663E2"/>
    <w:rsid w:val="00A667E6"/>
    <w:rsid w:val="00A80F2B"/>
    <w:rsid w:val="00A821DC"/>
    <w:rsid w:val="00A82F6F"/>
    <w:rsid w:val="00A83F89"/>
    <w:rsid w:val="00A9495A"/>
    <w:rsid w:val="00AA1745"/>
    <w:rsid w:val="00AA1848"/>
    <w:rsid w:val="00AA2B88"/>
    <w:rsid w:val="00AB151C"/>
    <w:rsid w:val="00AC4EB6"/>
    <w:rsid w:val="00AC5A33"/>
    <w:rsid w:val="00AC6D8F"/>
    <w:rsid w:val="00AD1698"/>
    <w:rsid w:val="00AD3B7B"/>
    <w:rsid w:val="00AD5D01"/>
    <w:rsid w:val="00AD6005"/>
    <w:rsid w:val="00AE3CD4"/>
    <w:rsid w:val="00AF3313"/>
    <w:rsid w:val="00AF72D5"/>
    <w:rsid w:val="00B139F6"/>
    <w:rsid w:val="00B215BA"/>
    <w:rsid w:val="00B23CF5"/>
    <w:rsid w:val="00B2416E"/>
    <w:rsid w:val="00B2599C"/>
    <w:rsid w:val="00B3594E"/>
    <w:rsid w:val="00B35E17"/>
    <w:rsid w:val="00B43774"/>
    <w:rsid w:val="00B47267"/>
    <w:rsid w:val="00B60A5C"/>
    <w:rsid w:val="00B63EB5"/>
    <w:rsid w:val="00B76439"/>
    <w:rsid w:val="00B77276"/>
    <w:rsid w:val="00B81A83"/>
    <w:rsid w:val="00B82610"/>
    <w:rsid w:val="00B839E0"/>
    <w:rsid w:val="00B861C6"/>
    <w:rsid w:val="00B93B24"/>
    <w:rsid w:val="00BB0780"/>
    <w:rsid w:val="00BC4BBC"/>
    <w:rsid w:val="00BC6D7F"/>
    <w:rsid w:val="00BD7076"/>
    <w:rsid w:val="00BE0916"/>
    <w:rsid w:val="00BE4191"/>
    <w:rsid w:val="00BE7F18"/>
    <w:rsid w:val="00BF1290"/>
    <w:rsid w:val="00C00398"/>
    <w:rsid w:val="00C01666"/>
    <w:rsid w:val="00C03F50"/>
    <w:rsid w:val="00C04907"/>
    <w:rsid w:val="00C06698"/>
    <w:rsid w:val="00C07A92"/>
    <w:rsid w:val="00C1157B"/>
    <w:rsid w:val="00C128AE"/>
    <w:rsid w:val="00C155EE"/>
    <w:rsid w:val="00C21004"/>
    <w:rsid w:val="00C21975"/>
    <w:rsid w:val="00C26AF9"/>
    <w:rsid w:val="00C3363B"/>
    <w:rsid w:val="00C36CF3"/>
    <w:rsid w:val="00C47D69"/>
    <w:rsid w:val="00C50228"/>
    <w:rsid w:val="00C522E2"/>
    <w:rsid w:val="00C53366"/>
    <w:rsid w:val="00C5386D"/>
    <w:rsid w:val="00C5445B"/>
    <w:rsid w:val="00C610B3"/>
    <w:rsid w:val="00C611E9"/>
    <w:rsid w:val="00C618D2"/>
    <w:rsid w:val="00C63011"/>
    <w:rsid w:val="00C70F22"/>
    <w:rsid w:val="00C8030F"/>
    <w:rsid w:val="00C81A5F"/>
    <w:rsid w:val="00C86C05"/>
    <w:rsid w:val="00C876DB"/>
    <w:rsid w:val="00C90F18"/>
    <w:rsid w:val="00C9198F"/>
    <w:rsid w:val="00C922B5"/>
    <w:rsid w:val="00CA2A71"/>
    <w:rsid w:val="00CA5C49"/>
    <w:rsid w:val="00CB16E7"/>
    <w:rsid w:val="00CB7B22"/>
    <w:rsid w:val="00CC282E"/>
    <w:rsid w:val="00CD28A5"/>
    <w:rsid w:val="00CD7FAA"/>
    <w:rsid w:val="00CE7063"/>
    <w:rsid w:val="00CF4D21"/>
    <w:rsid w:val="00D0516B"/>
    <w:rsid w:val="00D2411A"/>
    <w:rsid w:val="00D27C46"/>
    <w:rsid w:val="00D32BC5"/>
    <w:rsid w:val="00D454F0"/>
    <w:rsid w:val="00D5186E"/>
    <w:rsid w:val="00D60E24"/>
    <w:rsid w:val="00D627FC"/>
    <w:rsid w:val="00D639FE"/>
    <w:rsid w:val="00D641BF"/>
    <w:rsid w:val="00D70620"/>
    <w:rsid w:val="00D76BDB"/>
    <w:rsid w:val="00D86536"/>
    <w:rsid w:val="00D9361E"/>
    <w:rsid w:val="00DA6CF4"/>
    <w:rsid w:val="00DC5009"/>
    <w:rsid w:val="00DC6BA2"/>
    <w:rsid w:val="00DC791A"/>
    <w:rsid w:val="00DD44B1"/>
    <w:rsid w:val="00DD4EFE"/>
    <w:rsid w:val="00DE2CE7"/>
    <w:rsid w:val="00DE43D7"/>
    <w:rsid w:val="00DE4E52"/>
    <w:rsid w:val="00DF38F2"/>
    <w:rsid w:val="00DF3EFB"/>
    <w:rsid w:val="00DF5E36"/>
    <w:rsid w:val="00E11C49"/>
    <w:rsid w:val="00E16817"/>
    <w:rsid w:val="00E16A36"/>
    <w:rsid w:val="00E22282"/>
    <w:rsid w:val="00E32359"/>
    <w:rsid w:val="00E37B4C"/>
    <w:rsid w:val="00E37BC3"/>
    <w:rsid w:val="00E40716"/>
    <w:rsid w:val="00E44576"/>
    <w:rsid w:val="00E507C7"/>
    <w:rsid w:val="00E52611"/>
    <w:rsid w:val="00E67C90"/>
    <w:rsid w:val="00E74234"/>
    <w:rsid w:val="00E8459E"/>
    <w:rsid w:val="00E903AC"/>
    <w:rsid w:val="00E9149A"/>
    <w:rsid w:val="00E95661"/>
    <w:rsid w:val="00E95BE3"/>
    <w:rsid w:val="00E97B14"/>
    <w:rsid w:val="00EB1411"/>
    <w:rsid w:val="00EC0172"/>
    <w:rsid w:val="00EC462D"/>
    <w:rsid w:val="00EC516A"/>
    <w:rsid w:val="00EE0AC7"/>
    <w:rsid w:val="00EE5CC2"/>
    <w:rsid w:val="00EF097F"/>
    <w:rsid w:val="00F00698"/>
    <w:rsid w:val="00F065C9"/>
    <w:rsid w:val="00F06C91"/>
    <w:rsid w:val="00F0741A"/>
    <w:rsid w:val="00F103D5"/>
    <w:rsid w:val="00F12B78"/>
    <w:rsid w:val="00F26FE7"/>
    <w:rsid w:val="00F40220"/>
    <w:rsid w:val="00F43A0B"/>
    <w:rsid w:val="00F6260A"/>
    <w:rsid w:val="00F8413B"/>
    <w:rsid w:val="00F9679B"/>
    <w:rsid w:val="00F96D39"/>
    <w:rsid w:val="00FA2E41"/>
    <w:rsid w:val="00FC2E4A"/>
    <w:rsid w:val="00FC5DA6"/>
    <w:rsid w:val="00FD0EFF"/>
    <w:rsid w:val="00FD10BF"/>
    <w:rsid w:val="00FD67BD"/>
    <w:rsid w:val="00FE114F"/>
    <w:rsid w:val="00FE19E3"/>
    <w:rsid w:val="00FE2565"/>
    <w:rsid w:val="00FF15DE"/>
    <w:rsid w:val="00FF2832"/>
    <w:rsid w:val="00FF4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57296D"/>
  <w15:docId w15:val="{B524312F-C38B-42D5-BCB3-547A99406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uiPriority="3" w:unhideWhenUsed="1"/>
    <w:lsdException w:name="List 5" w:semiHidden="1" w:uiPriority="3"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lsdException w:name="Salutation" w:semiHidden="1" w:uiPriority="3" w:unhideWhenUsed="1"/>
    <w:lsdException w:name="Date" w:semiHidden="1" w:uiPriority="99" w:unhideWhenUsed="1"/>
    <w:lsdException w:name="Body Text First Indent" w:semiHidden="1" w:uiPriority="2"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semiHidden="1" w:uiPriority="3" w:unhideWhenUsed="1"/>
    <w:lsdException w:name="Emphasis"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3"/>
    <w:unhideWhenUsed/>
    <w:rsid w:val="0019455F"/>
    <w:pPr>
      <w:widowControl w:val="0"/>
      <w:spacing w:line="240" w:lineRule="atLeast"/>
    </w:pPr>
  </w:style>
  <w:style w:type="paragraph" w:styleId="Heading1">
    <w:name w:val="heading 1"/>
    <w:next w:val="BodyText"/>
    <w:autoRedefine/>
    <w:qFormat/>
    <w:rsid w:val="006D794B"/>
    <w:pPr>
      <w:keepNext/>
      <w:numPr>
        <w:numId w:val="7"/>
      </w:numPr>
      <w:spacing w:before="240" w:after="120"/>
      <w:ind w:left="431" w:hanging="431"/>
      <w:outlineLvl w:val="0"/>
    </w:pPr>
    <w:rPr>
      <w:rFonts w:ascii="Arial Black" w:hAnsi="Arial Black"/>
      <w:caps/>
      <w:color w:val="464547"/>
      <w:sz w:val="28"/>
    </w:rPr>
  </w:style>
  <w:style w:type="paragraph" w:styleId="Heading2">
    <w:name w:val="heading 2"/>
    <w:next w:val="BodyText"/>
    <w:link w:val="Heading2Char"/>
    <w:autoRedefine/>
    <w:qFormat/>
    <w:rsid w:val="00EF097F"/>
    <w:pPr>
      <w:spacing w:before="200" w:after="160"/>
      <w:outlineLvl w:val="1"/>
    </w:pPr>
    <w:rPr>
      <w:rFonts w:ascii="Arial Black" w:hAnsi="Arial Black"/>
      <w:b/>
      <w:bCs/>
      <w:caps/>
      <w:sz w:val="24"/>
    </w:rPr>
  </w:style>
  <w:style w:type="paragraph" w:styleId="Heading3">
    <w:name w:val="heading 3"/>
    <w:next w:val="BodyText"/>
    <w:link w:val="Heading3Char"/>
    <w:autoRedefine/>
    <w:qFormat/>
    <w:rsid w:val="003254D3"/>
    <w:pPr>
      <w:numPr>
        <w:ilvl w:val="2"/>
        <w:numId w:val="7"/>
      </w:numPr>
      <w:spacing w:before="160" w:after="160"/>
      <w:ind w:left="851" w:hanging="851"/>
      <w:outlineLvl w:val="2"/>
    </w:pPr>
    <w:rPr>
      <w:rFonts w:ascii="Arial Black" w:hAnsi="Arial Black"/>
      <w:b/>
      <w:color w:val="1A9CB0"/>
      <w:sz w:val="24"/>
    </w:rPr>
  </w:style>
  <w:style w:type="paragraph" w:styleId="Heading4">
    <w:name w:val="heading 4"/>
    <w:next w:val="BodyText"/>
    <w:autoRedefine/>
    <w:qFormat/>
    <w:rsid w:val="007B6668"/>
    <w:pPr>
      <w:numPr>
        <w:ilvl w:val="3"/>
        <w:numId w:val="7"/>
      </w:numPr>
      <w:spacing w:before="160"/>
      <w:ind w:left="964" w:hanging="964"/>
      <w:outlineLvl w:val="3"/>
    </w:pPr>
    <w:rPr>
      <w:rFonts w:ascii="Arial Black" w:hAnsi="Arial Black"/>
      <w:color w:val="1A9CB0"/>
      <w:sz w:val="22"/>
    </w:rPr>
  </w:style>
  <w:style w:type="paragraph" w:styleId="Heading5">
    <w:name w:val="heading 5"/>
    <w:basedOn w:val="Normal"/>
    <w:next w:val="BodyText"/>
    <w:uiPriority w:val="1"/>
    <w:semiHidden/>
    <w:rsid w:val="00BB0780"/>
    <w:pPr>
      <w:numPr>
        <w:ilvl w:val="4"/>
        <w:numId w:val="7"/>
      </w:numPr>
      <w:spacing w:before="240" w:after="60"/>
      <w:outlineLvl w:val="4"/>
    </w:pPr>
    <w:rPr>
      <w:sz w:val="22"/>
    </w:rPr>
  </w:style>
  <w:style w:type="paragraph" w:styleId="Heading6">
    <w:name w:val="heading 6"/>
    <w:basedOn w:val="Normal"/>
    <w:next w:val="BodyText"/>
    <w:uiPriority w:val="1"/>
    <w:semiHidden/>
    <w:rsid w:val="00BB0780"/>
    <w:pPr>
      <w:numPr>
        <w:ilvl w:val="5"/>
        <w:numId w:val="7"/>
      </w:numPr>
      <w:spacing w:before="240" w:after="60"/>
      <w:outlineLvl w:val="5"/>
    </w:pPr>
    <w:rPr>
      <w:i/>
      <w:sz w:val="22"/>
    </w:rPr>
  </w:style>
  <w:style w:type="paragraph" w:styleId="Heading7">
    <w:name w:val="heading 7"/>
    <w:basedOn w:val="Normal"/>
    <w:next w:val="BodyText"/>
    <w:uiPriority w:val="1"/>
    <w:semiHidden/>
    <w:rsid w:val="00BB0780"/>
    <w:pPr>
      <w:numPr>
        <w:ilvl w:val="6"/>
        <w:numId w:val="7"/>
      </w:numPr>
      <w:spacing w:before="240" w:after="60"/>
      <w:outlineLvl w:val="6"/>
    </w:pPr>
  </w:style>
  <w:style w:type="paragraph" w:styleId="Heading8">
    <w:name w:val="heading 8"/>
    <w:basedOn w:val="Normal"/>
    <w:next w:val="BodyText"/>
    <w:uiPriority w:val="1"/>
    <w:semiHidden/>
    <w:rsid w:val="00BB0780"/>
    <w:pPr>
      <w:numPr>
        <w:ilvl w:val="7"/>
        <w:numId w:val="7"/>
      </w:numPr>
      <w:spacing w:before="240" w:after="60"/>
      <w:outlineLvl w:val="7"/>
    </w:pPr>
    <w:rPr>
      <w:i/>
    </w:rPr>
  </w:style>
  <w:style w:type="paragraph" w:styleId="Heading9">
    <w:name w:val="heading 9"/>
    <w:basedOn w:val="Normal"/>
    <w:next w:val="BodyText"/>
    <w:uiPriority w:val="1"/>
    <w:semiHidden/>
    <w:rsid w:val="00BB0780"/>
    <w:pPr>
      <w:numPr>
        <w:ilvl w:val="8"/>
        <w:numId w:val="7"/>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autoRedefine/>
    <w:qFormat/>
    <w:rsid w:val="00361FCB"/>
    <w:pPr>
      <w:keepLines/>
      <w:spacing w:after="120"/>
      <w:jc w:val="both"/>
    </w:pPr>
    <w:rPr>
      <w:rFonts w:ascii="Trebuchet MS" w:hAnsi="Trebuchet MS"/>
      <w:color w:val="464547"/>
    </w:rPr>
  </w:style>
  <w:style w:type="paragraph" w:customStyle="1" w:styleId="CompanyName">
    <w:name w:val="Company Name"/>
    <w:basedOn w:val="Normal"/>
    <w:autoRedefine/>
    <w:rsid w:val="003A7967"/>
    <w:pPr>
      <w:keepNext/>
      <w:keepLines/>
      <w:tabs>
        <w:tab w:val="center" w:pos="4678"/>
      </w:tabs>
      <w:spacing w:before="120" w:after="120"/>
    </w:pPr>
    <w:rPr>
      <w:rFonts w:ascii="Arial Black" w:hAnsi="Arial Black"/>
      <w:color w:val="3B3838" w:themeColor="background2" w:themeShade="40"/>
      <w:spacing w:val="-25"/>
      <w:kern w:val="28"/>
      <w:sz w:val="28"/>
    </w:rPr>
  </w:style>
  <w:style w:type="paragraph" w:styleId="DocumentMap">
    <w:name w:val="Document Map"/>
    <w:basedOn w:val="Normal"/>
    <w:semiHidden/>
    <w:rsid w:val="000E5733"/>
    <w:pPr>
      <w:shd w:val="clear" w:color="auto" w:fill="000080"/>
    </w:pPr>
    <w:rPr>
      <w:rFonts w:ascii="Tahoma" w:hAnsi="Tahoma"/>
    </w:rPr>
  </w:style>
  <w:style w:type="paragraph" w:styleId="Footer">
    <w:name w:val="footer"/>
    <w:autoRedefine/>
    <w:qFormat/>
    <w:rsid w:val="007F4104"/>
    <w:pPr>
      <w:widowControl w:val="0"/>
      <w:tabs>
        <w:tab w:val="right" w:pos="9214"/>
      </w:tabs>
      <w:spacing w:before="120" w:after="120" w:line="240" w:lineRule="atLeast"/>
      <w:ind w:left="-113"/>
    </w:pPr>
    <w:rPr>
      <w:rFonts w:ascii="Trebuchet MS" w:hAnsi="Trebuchet MS"/>
      <w:color w:val="464547"/>
      <w:sz w:val="18"/>
      <w:szCs w:val="18"/>
    </w:r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autoRedefine/>
    <w:qFormat/>
    <w:rsid w:val="00611EEB"/>
    <w:pPr>
      <w:tabs>
        <w:tab w:val="left" w:pos="0"/>
        <w:tab w:val="right" w:pos="8222"/>
      </w:tabs>
      <w:ind w:hanging="108"/>
    </w:pPr>
    <w:rPr>
      <w:rFonts w:ascii="Trebuchet MS" w:eastAsia="MS Gothic" w:hAnsi="Trebuchet MS"/>
      <w:color w:val="464547"/>
      <w:sz w:val="18"/>
    </w:rPr>
  </w:style>
  <w:style w:type="character" w:styleId="HTMLCode">
    <w:name w:val="HTML Code"/>
    <w:basedOn w:val="DefaultParagraphFont"/>
    <w:uiPriority w:val="99"/>
    <w:semiHidden/>
    <w:rsid w:val="000E5733"/>
    <w:rPr>
      <w:rFonts w:ascii="Courier New" w:hAnsi="Courier New" w:cs="Courier New"/>
      <w:sz w:val="20"/>
      <w:szCs w:val="20"/>
    </w:rPr>
  </w:style>
  <w:style w:type="character" w:styleId="HTMLKeyboard">
    <w:name w:val="HTML Keyboard"/>
    <w:basedOn w:val="DefaultParagraphFont"/>
    <w:uiPriority w:val="2"/>
    <w:semiHidden/>
    <w:rsid w:val="000E5733"/>
    <w:rPr>
      <w:rFonts w:ascii="Courier New" w:hAnsi="Courier New" w:cs="Courier New"/>
      <w:sz w:val="20"/>
      <w:szCs w:val="20"/>
    </w:rPr>
  </w:style>
  <w:style w:type="paragraph" w:styleId="HTMLPreformatted">
    <w:name w:val="HTML Preformatted"/>
    <w:basedOn w:val="Normal"/>
    <w:link w:val="HTMLPreformattedChar"/>
    <w:uiPriority w:val="99"/>
    <w:semiHidden/>
    <w:rsid w:val="000E5733"/>
    <w:rPr>
      <w:rFonts w:ascii="Courier New" w:hAnsi="Courier New" w:cs="Courier New"/>
    </w:rPr>
  </w:style>
  <w:style w:type="character" w:styleId="HTMLTypewriter">
    <w:name w:val="HTML Typewriter"/>
    <w:basedOn w:val="DefaultParagraphFont"/>
    <w:uiPriority w:val="2"/>
    <w:semiHidden/>
    <w:rsid w:val="000E5733"/>
    <w:rPr>
      <w:rFonts w:ascii="Courier New" w:hAnsi="Courier New" w:cs="Courier New"/>
      <w:sz w:val="20"/>
      <w:szCs w:val="20"/>
    </w:rPr>
  </w:style>
  <w:style w:type="character" w:styleId="Hyperlink">
    <w:name w:val="Hyperlink"/>
    <w:basedOn w:val="DefaultParagraphFont"/>
    <w:uiPriority w:val="99"/>
    <w:qFormat/>
    <w:rsid w:val="005943E4"/>
    <w:rPr>
      <w:rFonts w:ascii="Trebuchet MS" w:hAnsi="Trebuchet MS"/>
      <w:color w:val="1A9CB0"/>
      <w:sz w:val="20"/>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styleId="ListBullet">
    <w:name w:val="List Bullet"/>
    <w:basedOn w:val="BodyText"/>
    <w:autoRedefine/>
    <w:qFormat/>
    <w:rsid w:val="00347AA1"/>
    <w:pPr>
      <w:numPr>
        <w:numId w:val="6"/>
      </w:numPr>
      <w:spacing w:before="120"/>
      <w:ind w:left="714" w:hanging="357"/>
    </w:pPr>
    <w:rPr>
      <w:color w:val="3B3838" w:themeColor="background2" w:themeShade="40"/>
    </w:rPr>
  </w:style>
  <w:style w:type="paragraph" w:styleId="ListBullet2">
    <w:name w:val="List Bullet 2"/>
    <w:basedOn w:val="BodyText"/>
    <w:autoRedefine/>
    <w:qFormat/>
    <w:rsid w:val="00A663E2"/>
    <w:pPr>
      <w:numPr>
        <w:numId w:val="1"/>
      </w:numPr>
      <w:spacing w:before="120"/>
      <w:ind w:left="1077" w:hanging="357"/>
    </w:pPr>
    <w:rPr>
      <w:color w:val="3B3838" w:themeColor="background2" w:themeShade="40"/>
    </w:rPr>
  </w:style>
  <w:style w:type="paragraph" w:styleId="ListBullet3">
    <w:name w:val="List Bullet 3"/>
    <w:basedOn w:val="BodyText"/>
    <w:qFormat/>
    <w:rsid w:val="00A663E2"/>
    <w:pPr>
      <w:numPr>
        <w:numId w:val="2"/>
      </w:numPr>
      <w:tabs>
        <w:tab w:val="left" w:pos="1418"/>
      </w:tabs>
      <w:spacing w:before="120"/>
      <w:ind w:left="1434" w:hanging="357"/>
    </w:pPr>
    <w:rPr>
      <w:color w:val="3B3838" w:themeColor="background2" w:themeShade="40"/>
    </w:rPr>
  </w:style>
  <w:style w:type="paragraph" w:styleId="ListNumber">
    <w:name w:val="List Number"/>
    <w:basedOn w:val="Normal"/>
    <w:autoRedefine/>
    <w:qFormat/>
    <w:rsid w:val="00B63EB5"/>
    <w:pPr>
      <w:numPr>
        <w:numId w:val="8"/>
      </w:numPr>
      <w:spacing w:before="120" w:after="120"/>
      <w:ind w:left="714" w:hanging="357"/>
    </w:pPr>
    <w:rPr>
      <w:rFonts w:ascii="Trebuchet MS" w:hAnsi="Trebuchet MS"/>
      <w:color w:val="3B3838" w:themeColor="background2" w:themeShade="40"/>
    </w:rPr>
  </w:style>
  <w:style w:type="paragraph" w:styleId="NormalWeb">
    <w:name w:val="Normal (Web)"/>
    <w:basedOn w:val="Normal"/>
    <w:uiPriority w:val="3"/>
    <w:semiHidden/>
    <w:rsid w:val="000E5733"/>
    <w:rPr>
      <w:sz w:val="24"/>
      <w:szCs w:val="24"/>
    </w:rPr>
  </w:style>
  <w:style w:type="paragraph" w:styleId="NormalIndent">
    <w:name w:val="Normal Indent"/>
    <w:basedOn w:val="Normal"/>
    <w:uiPriority w:val="3"/>
    <w:semiHidden/>
    <w:rsid w:val="000E5733"/>
    <w:pPr>
      <w:ind w:left="567"/>
    </w:pPr>
  </w:style>
  <w:style w:type="character" w:styleId="PageNumber">
    <w:name w:val="page number"/>
    <w:basedOn w:val="DefaultParagraphFont"/>
    <w:uiPriority w:val="1"/>
    <w:semiHidden/>
    <w:rsid w:val="00827D53"/>
    <w:rPr>
      <w:rFonts w:ascii="Trebuchet MS" w:hAnsi="Trebuchet MS"/>
      <w:color w:val="3B3838" w:themeColor="background2" w:themeShade="40"/>
      <w:position w:val="-6"/>
      <w:sz w:val="20"/>
    </w:rPr>
  </w:style>
  <w:style w:type="paragraph" w:styleId="PlainText">
    <w:name w:val="Plain Text"/>
    <w:basedOn w:val="Normal"/>
    <w:uiPriority w:val="1"/>
    <w:semiHidden/>
    <w:rsid w:val="000E5733"/>
    <w:rPr>
      <w:rFonts w:ascii="Courier" w:hAnsi="Courier" w:cs="Courier New"/>
    </w:r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styleId="BalloonText">
    <w:name w:val="Balloon Text"/>
    <w:basedOn w:val="Normal"/>
    <w:link w:val="BalloonTextChar"/>
    <w:semiHidden/>
    <w:unhideWhenUsed/>
    <w:rsid w:val="00621D80"/>
    <w:pPr>
      <w:spacing w:line="240" w:lineRule="auto"/>
    </w:pPr>
    <w:rPr>
      <w:rFonts w:ascii="Segoe UI" w:hAnsi="Segoe UI" w:cs="Segoe UI"/>
      <w:sz w:val="18"/>
      <w:szCs w:val="18"/>
    </w:rPr>
  </w:style>
  <w:style w:type="paragraph" w:styleId="Title">
    <w:name w:val="Title"/>
    <w:basedOn w:val="Normal"/>
    <w:next w:val="BodyText"/>
    <w:autoRedefine/>
    <w:qFormat/>
    <w:rsid w:val="006D794B"/>
    <w:pPr>
      <w:framePr w:hSpace="181" w:wrap="around" w:vAnchor="text" w:hAnchor="text" w:y="5104"/>
      <w:pBdr>
        <w:bottom w:val="single" w:sz="4" w:space="1" w:color="A5A5A5" w:themeColor="accent3"/>
      </w:pBdr>
      <w:spacing w:before="240" w:after="300"/>
      <w:suppressOverlap/>
      <w:outlineLvl w:val="0"/>
    </w:pPr>
    <w:rPr>
      <w:rFonts w:ascii="Arial Black" w:eastAsiaTheme="minorEastAsia" w:hAnsi="Arial Black"/>
      <w:caps/>
      <w:color w:val="464547"/>
      <w:sz w:val="40"/>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autoRedefine/>
    <w:uiPriority w:val="39"/>
    <w:qFormat/>
    <w:rsid w:val="00116EEC"/>
    <w:pPr>
      <w:spacing w:line="240" w:lineRule="auto"/>
    </w:pPr>
    <w:rPr>
      <w:rFonts w:ascii="Trebuchet MS" w:hAnsi="Trebuchet MS"/>
      <w:bCs/>
      <w:caps/>
      <w:color w:val="3B3838" w:themeColor="background2" w:themeShade="40"/>
      <w:szCs w:val="24"/>
    </w:rPr>
  </w:style>
  <w:style w:type="paragraph" w:styleId="TOC2">
    <w:name w:val="toc 2"/>
    <w:basedOn w:val="Normal"/>
    <w:next w:val="Normal"/>
    <w:autoRedefine/>
    <w:uiPriority w:val="39"/>
    <w:qFormat/>
    <w:rsid w:val="00E507C7"/>
    <w:pPr>
      <w:ind w:left="200"/>
    </w:pPr>
    <w:rPr>
      <w:rFonts w:ascii="Trebuchet MS" w:hAnsi="Trebuchet MS"/>
      <w:caps/>
      <w:color w:val="3B3838" w:themeColor="background2" w:themeShade="40"/>
      <w:szCs w:val="24"/>
    </w:rPr>
  </w:style>
  <w:style w:type="paragraph" w:styleId="TOC3">
    <w:name w:val="toc 3"/>
    <w:basedOn w:val="Normal"/>
    <w:next w:val="Normal"/>
    <w:autoRedefine/>
    <w:uiPriority w:val="39"/>
    <w:qFormat/>
    <w:rsid w:val="00E507C7"/>
    <w:pPr>
      <w:ind w:left="400"/>
    </w:pPr>
    <w:rPr>
      <w:rFonts w:ascii="Trebuchet MS" w:hAnsi="Trebuchet MS"/>
      <w:iCs/>
      <w:color w:val="3B3838" w:themeColor="background2" w:themeShade="40"/>
      <w:szCs w:val="24"/>
    </w:rPr>
  </w:style>
  <w:style w:type="paragraph" w:styleId="TOC4">
    <w:name w:val="toc 4"/>
    <w:basedOn w:val="Normal"/>
    <w:next w:val="Normal"/>
    <w:autoRedefine/>
    <w:uiPriority w:val="39"/>
    <w:qFormat/>
    <w:rsid w:val="00E507C7"/>
    <w:pPr>
      <w:ind w:left="600"/>
    </w:pPr>
    <w:rPr>
      <w:rFonts w:ascii="Trebuchet MS" w:hAnsi="Trebuchet MS"/>
      <w:color w:val="3B3838" w:themeColor="background2" w:themeShade="40"/>
      <w:szCs w:val="21"/>
    </w:rPr>
  </w:style>
  <w:style w:type="paragraph" w:styleId="TOC5">
    <w:name w:val="toc 5"/>
    <w:basedOn w:val="Normal"/>
    <w:next w:val="Normal"/>
    <w:uiPriority w:val="39"/>
    <w:rsid w:val="006B596A"/>
    <w:pPr>
      <w:ind w:left="800"/>
    </w:pPr>
    <w:rPr>
      <w:rFonts w:ascii="Trebuchet MS" w:hAnsi="Trebuchet MS"/>
      <w:caps/>
      <w:color w:val="3B3838" w:themeColor="background2" w:themeShade="40"/>
      <w:szCs w:val="21"/>
    </w:rPr>
  </w:style>
  <w:style w:type="paragraph" w:styleId="TOC6">
    <w:name w:val="toc 6"/>
    <w:basedOn w:val="Normal"/>
    <w:next w:val="Normal"/>
    <w:uiPriority w:val="39"/>
    <w:rsid w:val="00B861C6"/>
    <w:pPr>
      <w:ind w:left="1000"/>
    </w:pPr>
    <w:rPr>
      <w:rFonts w:ascii="Trebuchet MS" w:hAnsi="Trebuchet MS"/>
      <w:szCs w:val="21"/>
    </w:rPr>
  </w:style>
  <w:style w:type="paragraph" w:styleId="TOC7">
    <w:name w:val="toc 7"/>
    <w:basedOn w:val="Normal"/>
    <w:next w:val="Normal"/>
    <w:uiPriority w:val="39"/>
    <w:rsid w:val="00B861C6"/>
    <w:pPr>
      <w:ind w:left="1200"/>
    </w:pPr>
    <w:rPr>
      <w:rFonts w:ascii="Trebuchet MS" w:hAnsi="Trebuchet MS"/>
      <w:szCs w:val="21"/>
    </w:rPr>
  </w:style>
  <w:style w:type="paragraph" w:styleId="TOC8">
    <w:name w:val="toc 8"/>
    <w:basedOn w:val="Normal"/>
    <w:next w:val="Normal"/>
    <w:uiPriority w:val="39"/>
    <w:rsid w:val="00B861C6"/>
    <w:pPr>
      <w:ind w:left="1400"/>
    </w:pPr>
    <w:rPr>
      <w:rFonts w:ascii="Trebuchet MS" w:hAnsi="Trebuchet MS"/>
      <w:szCs w:val="21"/>
    </w:rPr>
  </w:style>
  <w:style w:type="paragraph" w:styleId="TOC9">
    <w:name w:val="toc 9"/>
    <w:basedOn w:val="Normal"/>
    <w:next w:val="Normal"/>
    <w:uiPriority w:val="39"/>
    <w:rsid w:val="00B861C6"/>
    <w:pPr>
      <w:ind w:left="1600"/>
    </w:pPr>
    <w:rPr>
      <w:rFonts w:ascii="Trebuchet MS" w:hAnsi="Trebuchet MS"/>
      <w:szCs w:val="21"/>
    </w:rPr>
  </w:style>
  <w:style w:type="numbering" w:styleId="111111">
    <w:name w:val="Outline List 2"/>
    <w:basedOn w:val="NoList"/>
    <w:rsid w:val="000E5733"/>
    <w:pPr>
      <w:numPr>
        <w:numId w:val="3"/>
      </w:numPr>
    </w:pPr>
  </w:style>
  <w:style w:type="numbering" w:styleId="1ai">
    <w:name w:val="Outline List 1"/>
    <w:basedOn w:val="NoList"/>
    <w:rsid w:val="000E5733"/>
    <w:pPr>
      <w:numPr>
        <w:numId w:val="4"/>
      </w:numPr>
    </w:pPr>
  </w:style>
  <w:style w:type="paragraph" w:customStyle="1" w:styleId="Captionstyle">
    <w:name w:val="Caption_style"/>
    <w:basedOn w:val="BodyText"/>
    <w:autoRedefine/>
    <w:qFormat/>
    <w:rsid w:val="00DF3EFB"/>
    <w:pPr>
      <w:jc w:val="center"/>
    </w:pPr>
    <w:rPr>
      <w:b/>
      <w:sz w:val="18"/>
    </w:rPr>
  </w:style>
  <w:style w:type="character" w:customStyle="1" w:styleId="BodyTextChar">
    <w:name w:val="Body Text Char"/>
    <w:basedOn w:val="DefaultParagraphFont"/>
    <w:link w:val="BodyText"/>
    <w:rsid w:val="00361FCB"/>
    <w:rPr>
      <w:rFonts w:ascii="Trebuchet MS" w:hAnsi="Trebuchet MS"/>
      <w:color w:val="464547"/>
    </w:rPr>
  </w:style>
  <w:style w:type="paragraph" w:styleId="CommentSubject">
    <w:name w:val="annotation subject"/>
    <w:basedOn w:val="Normal"/>
    <w:link w:val="CommentSubjectChar"/>
    <w:autoRedefine/>
    <w:qFormat/>
    <w:rsid w:val="007F4104"/>
    <w:pPr>
      <w:spacing w:before="120" w:after="120"/>
    </w:pPr>
    <w:rPr>
      <w:rFonts w:ascii="Arial Black" w:hAnsi="Arial Black"/>
      <w:bCs/>
      <w:color w:val="464547"/>
      <w:sz w:val="28"/>
    </w:rPr>
  </w:style>
  <w:style w:type="character" w:customStyle="1" w:styleId="CommentSubjectChar">
    <w:name w:val="Comment Subject Char"/>
    <w:basedOn w:val="DefaultParagraphFont"/>
    <w:link w:val="CommentSubject"/>
    <w:rsid w:val="007F4104"/>
    <w:rPr>
      <w:rFonts w:ascii="Arial Black" w:hAnsi="Arial Black"/>
      <w:bCs/>
      <w:color w:val="464547"/>
      <w:sz w:val="28"/>
    </w:rPr>
  </w:style>
  <w:style w:type="paragraph" w:styleId="TOCHeading">
    <w:name w:val="TOC Heading"/>
    <w:basedOn w:val="Heading1"/>
    <w:next w:val="Normal"/>
    <w:autoRedefine/>
    <w:unhideWhenUsed/>
    <w:qFormat/>
    <w:rsid w:val="00315998"/>
    <w:pPr>
      <w:keepLines/>
      <w:numPr>
        <w:numId w:val="0"/>
      </w:numPr>
      <w:spacing w:after="0"/>
      <w:jc w:val="center"/>
      <w:outlineLvl w:val="9"/>
    </w:pPr>
    <w:rPr>
      <w:rFonts w:eastAsiaTheme="majorEastAsia" w:cstheme="majorBidi"/>
      <w:b/>
      <w:szCs w:val="32"/>
    </w:rPr>
  </w:style>
  <w:style w:type="paragraph" w:customStyle="1" w:styleId="ProjectName">
    <w:name w:val="ProjectName"/>
    <w:basedOn w:val="Normal"/>
    <w:link w:val="ProjectNameChar"/>
    <w:autoRedefine/>
    <w:qFormat/>
    <w:rsid w:val="00042A5B"/>
    <w:pPr>
      <w:keepNext/>
      <w:keepLines/>
      <w:tabs>
        <w:tab w:val="left" w:pos="0"/>
      </w:tabs>
      <w:spacing w:before="120" w:after="120"/>
    </w:pPr>
    <w:rPr>
      <w:rFonts w:ascii="Arial Black" w:hAnsi="Arial Black"/>
      <w:color w:val="464547"/>
      <w:kern w:val="28"/>
      <w:sz w:val="28"/>
      <w:szCs w:val="28"/>
    </w:rPr>
  </w:style>
  <w:style w:type="character" w:customStyle="1" w:styleId="ProjectNameChar">
    <w:name w:val="ProjectName Char"/>
    <w:basedOn w:val="DefaultParagraphFont"/>
    <w:link w:val="ProjectName"/>
    <w:rsid w:val="00042A5B"/>
    <w:rPr>
      <w:rFonts w:ascii="Arial Black" w:hAnsi="Arial Black"/>
      <w:b w:val="0"/>
      <w:color w:val="464547"/>
      <w:kern w:val="28"/>
      <w:sz w:val="28"/>
      <w:szCs w:val="28"/>
    </w:rPr>
  </w:style>
  <w:style w:type="numbering" w:customStyle="1" w:styleId="Multylevelbulletlist">
    <w:name w:val="Multylevel bullet list"/>
    <w:uiPriority w:val="99"/>
    <w:rsid w:val="00806DDB"/>
    <w:pPr>
      <w:numPr>
        <w:numId w:val="5"/>
      </w:numPr>
    </w:pPr>
  </w:style>
  <w:style w:type="character" w:customStyle="1" w:styleId="BalloonTextChar">
    <w:name w:val="Balloon Text Char"/>
    <w:basedOn w:val="DefaultParagraphFont"/>
    <w:link w:val="BalloonText"/>
    <w:semiHidden/>
    <w:rsid w:val="00621D80"/>
    <w:rPr>
      <w:rFonts w:ascii="Segoe UI" w:hAnsi="Segoe UI" w:cs="Segoe UI"/>
      <w:sz w:val="18"/>
      <w:szCs w:val="18"/>
    </w:rPr>
  </w:style>
  <w:style w:type="character" w:customStyle="1" w:styleId="Heading2Char">
    <w:name w:val="Heading 2 Char"/>
    <w:basedOn w:val="DefaultParagraphFont"/>
    <w:link w:val="Heading2"/>
    <w:rsid w:val="00EF097F"/>
    <w:rPr>
      <w:rFonts w:ascii="Arial Black" w:hAnsi="Arial Black"/>
      <w:b/>
      <w:bCs/>
      <w:caps/>
      <w:sz w:val="24"/>
    </w:rPr>
  </w:style>
  <w:style w:type="table" w:customStyle="1" w:styleId="TableEPAM">
    <w:name w:val="Table_EPAM"/>
    <w:basedOn w:val="TableGridLight"/>
    <w:uiPriority w:val="99"/>
    <w:rsid w:val="00EE0AC7"/>
    <w:rPr>
      <w:rFonts w:ascii="Trebuchet MS" w:hAnsi="Trebuchet MS"/>
      <w:color w:val="3B3838" w:themeColor="background2" w:themeShade="40"/>
      <w:sz w:val="18"/>
    </w:rPr>
    <w:tblPr>
      <w:tblStyleRowBandSize w:val="1"/>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cPr>
      <w:vAlign w:val="center"/>
    </w:tcPr>
    <w:tblStylePr w:type="firstRow">
      <w:pPr>
        <w:jc w:val="center"/>
      </w:pPr>
      <w:rPr>
        <w:rFonts w:ascii="Trebuchet MS" w:hAnsi="Trebuchet MS"/>
        <w:b/>
        <w:color w:val="3B3838" w:themeColor="background2" w:themeShade="40"/>
        <w:sz w:val="18"/>
      </w:rPr>
      <w:tblPr/>
      <w:tcPr>
        <w:shd w:val="clear" w:color="auto" w:fill="D0CECE" w:themeFill="background2" w:themeFillShade="E6"/>
      </w:tcPr>
    </w:tblStylePr>
    <w:tblStylePr w:type="lastRow">
      <w:rPr>
        <w:rFonts w:ascii="Trebuchet MS" w:hAnsi="Trebuchet MS"/>
        <w:color w:val="3B3838" w:themeColor="background2" w:themeShade="40"/>
        <w:sz w:val="18"/>
      </w:rPr>
      <w:tblPr/>
      <w:tcPr>
        <w:shd w:val="clear" w:color="auto" w:fill="FFFFFF" w:themeFill="background1"/>
      </w:tcPr>
    </w:tblStylePr>
    <w:tblStylePr w:type="firstCol">
      <w:rPr>
        <w:color w:val="3B3838" w:themeColor="background2" w:themeShade="40"/>
      </w:rPr>
    </w:tblStylePr>
    <w:tblStylePr w:type="band1Horz">
      <w:rPr>
        <w:rFonts w:ascii="Trebuchet MS" w:hAnsi="Trebuchet MS"/>
        <w:b w:val="0"/>
        <w:sz w:val="18"/>
      </w:rPr>
      <w:tblPr/>
      <w:tcPr>
        <w:shd w:val="clear" w:color="auto" w:fill="FFFFFF" w:themeFill="background1"/>
      </w:tcPr>
    </w:tblStylePr>
    <w:tblStylePr w:type="band2Horz">
      <w:rPr>
        <w:color w:val="3B3838" w:themeColor="background2" w:themeShade="40"/>
      </w:rPr>
    </w:tblStylePr>
  </w:style>
  <w:style w:type="table" w:styleId="TableGridLight">
    <w:name w:val="Grid Table Light"/>
    <w:basedOn w:val="TableNormal"/>
    <w:uiPriority w:val="40"/>
    <w:rsid w:val="00AB15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ppendixLevel1">
    <w:name w:val="Appendix Level 1"/>
    <w:next w:val="BodyText"/>
    <w:autoRedefine/>
    <w:qFormat/>
    <w:rsid w:val="00167612"/>
    <w:pPr>
      <w:keepNext/>
      <w:pageBreakBefore/>
      <w:numPr>
        <w:numId w:val="15"/>
      </w:numPr>
      <w:spacing w:after="160"/>
      <w:ind w:left="357" w:hanging="357"/>
    </w:pPr>
    <w:rPr>
      <w:rFonts w:ascii="Arial Black" w:eastAsiaTheme="minorEastAsia" w:hAnsi="Arial Black" w:cstheme="minorBidi"/>
      <w:caps/>
      <w:color w:val="464547"/>
      <w:sz w:val="28"/>
      <w:szCs w:val="22"/>
    </w:rPr>
  </w:style>
  <w:style w:type="paragraph" w:customStyle="1" w:styleId="AppendixLevel2">
    <w:name w:val="Appendix Level 2"/>
    <w:next w:val="BodyText"/>
    <w:autoRedefine/>
    <w:qFormat/>
    <w:rsid w:val="006D794B"/>
    <w:pPr>
      <w:numPr>
        <w:ilvl w:val="1"/>
        <w:numId w:val="9"/>
      </w:numPr>
      <w:spacing w:before="240" w:after="120"/>
      <w:ind w:left="2268" w:hanging="2268"/>
    </w:pPr>
    <w:rPr>
      <w:rFonts w:ascii="Arial Black" w:eastAsiaTheme="minorEastAsia" w:hAnsi="Arial Black" w:cstheme="minorBidi"/>
      <w:bCs/>
      <w:caps/>
      <w:color w:val="1A9CB0"/>
      <w:sz w:val="24"/>
      <w:szCs w:val="22"/>
    </w:rPr>
  </w:style>
  <w:style w:type="paragraph" w:customStyle="1" w:styleId="Code">
    <w:name w:val="Code"/>
    <w:link w:val="CodeChar"/>
    <w:qFormat/>
    <w:rsid w:val="00B77276"/>
    <w:pPr>
      <w:shd w:val="clear" w:color="auto" w:fill="E0E0E0"/>
      <w:spacing w:before="120" w:after="120"/>
    </w:pPr>
    <w:rPr>
      <w:rFonts w:ascii="Courier New" w:eastAsiaTheme="minorEastAsia" w:hAnsi="Courier New" w:cstheme="minorBidi"/>
      <w:color w:val="464547"/>
      <w:szCs w:val="22"/>
    </w:rPr>
  </w:style>
  <w:style w:type="character" w:customStyle="1" w:styleId="CodeChar">
    <w:name w:val="Code Char"/>
    <w:basedOn w:val="DefaultParagraphFont"/>
    <w:link w:val="Code"/>
    <w:rsid w:val="00B77276"/>
    <w:rPr>
      <w:rFonts w:ascii="Courier New" w:eastAsiaTheme="minorEastAsia" w:hAnsi="Courier New" w:cstheme="minorBidi"/>
      <w:color w:val="464547"/>
      <w:szCs w:val="22"/>
      <w:shd w:val="clear" w:color="auto" w:fill="E0E0E0"/>
    </w:rPr>
  </w:style>
  <w:style w:type="table" w:customStyle="1" w:styleId="EPAM">
    <w:name w:val="EPAM"/>
    <w:basedOn w:val="TableGridLight"/>
    <w:uiPriority w:val="99"/>
    <w:rsid w:val="00B77276"/>
    <w:rPr>
      <w:rFonts w:asciiTheme="minorHAnsi" w:eastAsiaTheme="minorEastAsia" w:hAnsiTheme="minorHAnsi" w:cstheme="minorBidi"/>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Theme="majorHAnsi" w:hAnsiTheme="majorHAnsi"/>
        <w:b/>
        <w:caps w:val="0"/>
        <w:smallCaps w:val="0"/>
        <w:strike w:val="0"/>
        <w:dstrike w:val="0"/>
        <w:vanish w:val="0"/>
        <w:color w:val="464546"/>
        <w:sz w:val="20"/>
        <w:vertAlign w:val="baseline"/>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CCCCCC"/>
      </w:tcPr>
    </w:tblStylePr>
    <w:tblStylePr w:type="lastRow">
      <w:rPr>
        <w:rFonts w:ascii="Trebuchet MS" w:hAnsi="Trebuchet MS"/>
        <w:b w:val="0"/>
        <w:i w:val="0"/>
        <w:caps w:val="0"/>
        <w:smallCaps w:val="0"/>
        <w:strike w:val="0"/>
        <w:dstrike w:val="0"/>
        <w:vanish w:val="0"/>
        <w:color w:val="464547"/>
        <w:sz w:val="20"/>
        <w:vertAlign w:val="baseline"/>
      </w:rPr>
    </w:tblStylePr>
  </w:style>
  <w:style w:type="numbering" w:customStyle="1" w:styleId="EPAMBullets">
    <w:name w:val="EPAM Bullets"/>
    <w:uiPriority w:val="99"/>
    <w:rsid w:val="00B77276"/>
    <w:pPr>
      <w:numPr>
        <w:numId w:val="10"/>
      </w:numPr>
    </w:pPr>
  </w:style>
  <w:style w:type="paragraph" w:customStyle="1" w:styleId="NoteStyle">
    <w:name w:val="Note Style"/>
    <w:next w:val="Normal"/>
    <w:qFormat/>
    <w:rsid w:val="006D794B"/>
    <w:pPr>
      <w:numPr>
        <w:numId w:val="11"/>
      </w:numPr>
      <w:spacing w:before="120" w:after="120"/>
      <w:ind w:left="567" w:hanging="567"/>
    </w:pPr>
    <w:rPr>
      <w:rFonts w:ascii="Trebuchet MS" w:eastAsiaTheme="minorEastAsia" w:hAnsi="Trebuchet MS" w:cstheme="minorBidi"/>
      <w:color w:val="464547"/>
      <w:szCs w:val="22"/>
    </w:rPr>
  </w:style>
  <w:style w:type="paragraph" w:customStyle="1" w:styleId="TableBulletList">
    <w:name w:val="Table Bullet List"/>
    <w:basedOn w:val="Normal"/>
    <w:qFormat/>
    <w:rsid w:val="004706BE"/>
    <w:pPr>
      <w:widowControl/>
      <w:numPr>
        <w:numId w:val="12"/>
      </w:numPr>
      <w:spacing w:before="120" w:after="80" w:line="240" w:lineRule="auto"/>
      <w:ind w:left="357" w:hanging="357"/>
      <w:contextualSpacing/>
    </w:pPr>
    <w:rPr>
      <w:rFonts w:ascii="Trebuchet MS" w:eastAsiaTheme="minorEastAsia" w:hAnsi="Trebuchet MS" w:cstheme="minorBidi"/>
      <w:color w:val="464547"/>
      <w:sz w:val="18"/>
      <w:szCs w:val="22"/>
    </w:rPr>
  </w:style>
  <w:style w:type="paragraph" w:customStyle="1" w:styleId="TableNote">
    <w:name w:val="Table Note"/>
    <w:basedOn w:val="NoteStyle"/>
    <w:uiPriority w:val="99"/>
    <w:semiHidden/>
    <w:rsid w:val="00B77276"/>
  </w:style>
  <w:style w:type="paragraph" w:customStyle="1" w:styleId="TableNumberedList">
    <w:name w:val="Table Numbered List"/>
    <w:qFormat/>
    <w:rsid w:val="004706BE"/>
    <w:pPr>
      <w:numPr>
        <w:numId w:val="13"/>
      </w:numPr>
      <w:spacing w:before="120" w:after="120"/>
      <w:contextualSpacing/>
      <w:outlineLvl w:val="0"/>
    </w:pPr>
    <w:rPr>
      <w:rFonts w:ascii="Trebuchet MS" w:eastAsiaTheme="minorEastAsia" w:hAnsi="Trebuchet MS" w:cstheme="minorBidi"/>
      <w:color w:val="464547"/>
      <w:sz w:val="18"/>
      <w:szCs w:val="22"/>
    </w:rPr>
  </w:style>
  <w:style w:type="paragraph" w:customStyle="1" w:styleId="WarningStyle">
    <w:name w:val="Warning Style"/>
    <w:autoRedefine/>
    <w:qFormat/>
    <w:rsid w:val="00DF5E36"/>
    <w:pPr>
      <w:numPr>
        <w:numId w:val="14"/>
      </w:numPr>
      <w:ind w:left="907" w:hanging="907"/>
    </w:pPr>
    <w:rPr>
      <w:rFonts w:ascii="Trebuchet MS" w:eastAsiaTheme="minorEastAsia" w:hAnsi="Trebuchet MS" w:cstheme="minorBidi"/>
      <w:color w:val="464547"/>
      <w:szCs w:val="22"/>
    </w:rPr>
  </w:style>
  <w:style w:type="table" w:styleId="TableGrid">
    <w:name w:val="Table Grid"/>
    <w:basedOn w:val="TableNormal"/>
    <w:rsid w:val="0067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E9149A"/>
    <w:rPr>
      <w:sz w:val="16"/>
      <w:szCs w:val="16"/>
    </w:rPr>
  </w:style>
  <w:style w:type="paragraph" w:styleId="CommentText">
    <w:name w:val="annotation text"/>
    <w:basedOn w:val="Normal"/>
    <w:link w:val="CommentTextChar"/>
    <w:semiHidden/>
    <w:unhideWhenUsed/>
    <w:rsid w:val="00E9149A"/>
    <w:pPr>
      <w:spacing w:line="240" w:lineRule="auto"/>
    </w:pPr>
  </w:style>
  <w:style w:type="character" w:customStyle="1" w:styleId="CommentTextChar">
    <w:name w:val="Comment Text Char"/>
    <w:basedOn w:val="DefaultParagraphFont"/>
    <w:link w:val="CommentText"/>
    <w:semiHidden/>
    <w:rsid w:val="00E9149A"/>
  </w:style>
  <w:style w:type="paragraph" w:customStyle="1" w:styleId="Comment">
    <w:name w:val="Comment"/>
    <w:basedOn w:val="BodyText"/>
    <w:link w:val="CommentChar"/>
    <w:uiPriority w:val="3"/>
    <w:qFormat/>
    <w:rsid w:val="005D3254"/>
    <w:rPr>
      <w:i/>
      <w:color w:val="767171" w:themeColor="background2" w:themeShade="80"/>
    </w:rPr>
  </w:style>
  <w:style w:type="character" w:styleId="FollowedHyperlink">
    <w:name w:val="FollowedHyperlink"/>
    <w:basedOn w:val="DefaultParagraphFont"/>
    <w:semiHidden/>
    <w:unhideWhenUsed/>
    <w:rsid w:val="00F12B78"/>
    <w:rPr>
      <w:color w:val="954F72" w:themeColor="followedHyperlink"/>
      <w:u w:val="single"/>
    </w:rPr>
  </w:style>
  <w:style w:type="character" w:customStyle="1" w:styleId="CommentChar">
    <w:name w:val="Comment Char"/>
    <w:basedOn w:val="BodyTextChar"/>
    <w:link w:val="Comment"/>
    <w:uiPriority w:val="3"/>
    <w:rsid w:val="005D3254"/>
    <w:rPr>
      <w:rFonts w:ascii="Trebuchet MS" w:hAnsi="Trebuchet MS"/>
      <w:i/>
      <w:color w:val="767171" w:themeColor="background2" w:themeShade="80"/>
    </w:rPr>
  </w:style>
  <w:style w:type="paragraph" w:styleId="Caption">
    <w:name w:val="caption"/>
    <w:basedOn w:val="Normal"/>
    <w:next w:val="Normal"/>
    <w:unhideWhenUsed/>
    <w:qFormat/>
    <w:rsid w:val="00E40716"/>
    <w:pPr>
      <w:spacing w:after="200" w:line="240" w:lineRule="auto"/>
    </w:pPr>
    <w:rPr>
      <w:i/>
      <w:iCs/>
      <w:color w:val="44546A" w:themeColor="text2"/>
      <w:sz w:val="18"/>
      <w:szCs w:val="18"/>
    </w:rPr>
  </w:style>
  <w:style w:type="table" w:styleId="GridTable1Light-Accent1">
    <w:name w:val="Grid Table 1 Light Accent 1"/>
    <w:basedOn w:val="TableNormal"/>
    <w:uiPriority w:val="46"/>
    <w:rsid w:val="003D7B93"/>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3D7B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ListParagraph">
    <w:name w:val="List Paragraph"/>
    <w:basedOn w:val="Normal"/>
    <w:uiPriority w:val="34"/>
    <w:unhideWhenUsed/>
    <w:rsid w:val="00720506"/>
    <w:pPr>
      <w:ind w:left="720"/>
      <w:contextualSpacing/>
    </w:pPr>
  </w:style>
  <w:style w:type="character" w:customStyle="1" w:styleId="Heading3Char">
    <w:name w:val="Heading 3 Char"/>
    <w:basedOn w:val="DefaultParagraphFont"/>
    <w:link w:val="Heading3"/>
    <w:rsid w:val="00E97B14"/>
    <w:rPr>
      <w:rFonts w:ascii="Arial Black" w:hAnsi="Arial Black"/>
      <w:b/>
      <w:color w:val="1A9CB0"/>
      <w:sz w:val="24"/>
    </w:rPr>
  </w:style>
  <w:style w:type="table" w:styleId="GridTable4-Accent5">
    <w:name w:val="Grid Table 4 Accent 5"/>
    <w:basedOn w:val="TableNormal"/>
    <w:uiPriority w:val="49"/>
    <w:rsid w:val="003E75E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CD28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1">
    <w:name w:val="Grid Table 6 Colorful Accent 1"/>
    <w:basedOn w:val="TableNormal"/>
    <w:uiPriority w:val="51"/>
    <w:rsid w:val="00EF097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TMLPreformattedChar">
    <w:name w:val="HTML Preformatted Char"/>
    <w:basedOn w:val="DefaultParagraphFont"/>
    <w:link w:val="HTMLPreformatted"/>
    <w:uiPriority w:val="99"/>
    <w:semiHidden/>
    <w:rsid w:val="00C9198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62866">
      <w:bodyDiv w:val="1"/>
      <w:marLeft w:val="0"/>
      <w:marRight w:val="0"/>
      <w:marTop w:val="0"/>
      <w:marBottom w:val="0"/>
      <w:divBdr>
        <w:top w:val="none" w:sz="0" w:space="0" w:color="auto"/>
        <w:left w:val="none" w:sz="0" w:space="0" w:color="auto"/>
        <w:bottom w:val="none" w:sz="0" w:space="0" w:color="auto"/>
        <w:right w:val="none" w:sz="0" w:space="0" w:color="auto"/>
      </w:divBdr>
      <w:divsChild>
        <w:div w:id="90317857">
          <w:marLeft w:val="446"/>
          <w:marRight w:val="0"/>
          <w:marTop w:val="0"/>
          <w:marBottom w:val="0"/>
          <w:divBdr>
            <w:top w:val="none" w:sz="0" w:space="0" w:color="auto"/>
            <w:left w:val="none" w:sz="0" w:space="0" w:color="auto"/>
            <w:bottom w:val="none" w:sz="0" w:space="0" w:color="auto"/>
            <w:right w:val="none" w:sz="0" w:space="0" w:color="auto"/>
          </w:divBdr>
        </w:div>
        <w:div w:id="1899245328">
          <w:marLeft w:val="994"/>
          <w:marRight w:val="0"/>
          <w:marTop w:val="0"/>
          <w:marBottom w:val="0"/>
          <w:divBdr>
            <w:top w:val="none" w:sz="0" w:space="0" w:color="auto"/>
            <w:left w:val="none" w:sz="0" w:space="0" w:color="auto"/>
            <w:bottom w:val="none" w:sz="0" w:space="0" w:color="auto"/>
            <w:right w:val="none" w:sz="0" w:space="0" w:color="auto"/>
          </w:divBdr>
        </w:div>
      </w:divsChild>
    </w:div>
    <w:div w:id="544953409">
      <w:bodyDiv w:val="1"/>
      <w:marLeft w:val="0"/>
      <w:marRight w:val="0"/>
      <w:marTop w:val="0"/>
      <w:marBottom w:val="0"/>
      <w:divBdr>
        <w:top w:val="none" w:sz="0" w:space="0" w:color="auto"/>
        <w:left w:val="none" w:sz="0" w:space="0" w:color="auto"/>
        <w:bottom w:val="none" w:sz="0" w:space="0" w:color="auto"/>
        <w:right w:val="none" w:sz="0" w:space="0" w:color="auto"/>
      </w:divBdr>
      <w:divsChild>
        <w:div w:id="1456824574">
          <w:marLeft w:val="446"/>
          <w:marRight w:val="0"/>
          <w:marTop w:val="0"/>
          <w:marBottom w:val="0"/>
          <w:divBdr>
            <w:top w:val="none" w:sz="0" w:space="0" w:color="auto"/>
            <w:left w:val="none" w:sz="0" w:space="0" w:color="auto"/>
            <w:bottom w:val="none" w:sz="0" w:space="0" w:color="auto"/>
            <w:right w:val="none" w:sz="0" w:space="0" w:color="auto"/>
          </w:divBdr>
        </w:div>
        <w:div w:id="649138643">
          <w:marLeft w:val="994"/>
          <w:marRight w:val="0"/>
          <w:marTop w:val="0"/>
          <w:marBottom w:val="0"/>
          <w:divBdr>
            <w:top w:val="none" w:sz="0" w:space="0" w:color="auto"/>
            <w:left w:val="none" w:sz="0" w:space="0" w:color="auto"/>
            <w:bottom w:val="none" w:sz="0" w:space="0" w:color="auto"/>
            <w:right w:val="none" w:sz="0" w:space="0" w:color="auto"/>
          </w:divBdr>
        </w:div>
        <w:div w:id="235677283">
          <w:marLeft w:val="994"/>
          <w:marRight w:val="0"/>
          <w:marTop w:val="0"/>
          <w:marBottom w:val="0"/>
          <w:divBdr>
            <w:top w:val="none" w:sz="0" w:space="0" w:color="auto"/>
            <w:left w:val="none" w:sz="0" w:space="0" w:color="auto"/>
            <w:bottom w:val="none" w:sz="0" w:space="0" w:color="auto"/>
            <w:right w:val="none" w:sz="0" w:space="0" w:color="auto"/>
          </w:divBdr>
        </w:div>
        <w:div w:id="1603224048">
          <w:marLeft w:val="994"/>
          <w:marRight w:val="0"/>
          <w:marTop w:val="0"/>
          <w:marBottom w:val="0"/>
          <w:divBdr>
            <w:top w:val="none" w:sz="0" w:space="0" w:color="auto"/>
            <w:left w:val="none" w:sz="0" w:space="0" w:color="auto"/>
            <w:bottom w:val="none" w:sz="0" w:space="0" w:color="auto"/>
            <w:right w:val="none" w:sz="0" w:space="0" w:color="auto"/>
          </w:divBdr>
        </w:div>
      </w:divsChild>
    </w:div>
    <w:div w:id="583227315">
      <w:bodyDiv w:val="1"/>
      <w:marLeft w:val="0"/>
      <w:marRight w:val="0"/>
      <w:marTop w:val="0"/>
      <w:marBottom w:val="0"/>
      <w:divBdr>
        <w:top w:val="none" w:sz="0" w:space="0" w:color="auto"/>
        <w:left w:val="none" w:sz="0" w:space="0" w:color="auto"/>
        <w:bottom w:val="none" w:sz="0" w:space="0" w:color="auto"/>
        <w:right w:val="none" w:sz="0" w:space="0" w:color="auto"/>
      </w:divBdr>
    </w:div>
    <w:div w:id="604119051">
      <w:bodyDiv w:val="1"/>
      <w:marLeft w:val="0"/>
      <w:marRight w:val="0"/>
      <w:marTop w:val="0"/>
      <w:marBottom w:val="0"/>
      <w:divBdr>
        <w:top w:val="none" w:sz="0" w:space="0" w:color="auto"/>
        <w:left w:val="none" w:sz="0" w:space="0" w:color="auto"/>
        <w:bottom w:val="none" w:sz="0" w:space="0" w:color="auto"/>
        <w:right w:val="none" w:sz="0" w:space="0" w:color="auto"/>
      </w:divBdr>
    </w:div>
    <w:div w:id="636302451">
      <w:bodyDiv w:val="1"/>
      <w:marLeft w:val="0"/>
      <w:marRight w:val="0"/>
      <w:marTop w:val="0"/>
      <w:marBottom w:val="0"/>
      <w:divBdr>
        <w:top w:val="none" w:sz="0" w:space="0" w:color="auto"/>
        <w:left w:val="none" w:sz="0" w:space="0" w:color="auto"/>
        <w:bottom w:val="none" w:sz="0" w:space="0" w:color="auto"/>
        <w:right w:val="none" w:sz="0" w:space="0" w:color="auto"/>
      </w:divBdr>
      <w:divsChild>
        <w:div w:id="660353115">
          <w:marLeft w:val="446"/>
          <w:marRight w:val="0"/>
          <w:marTop w:val="0"/>
          <w:marBottom w:val="0"/>
          <w:divBdr>
            <w:top w:val="none" w:sz="0" w:space="0" w:color="auto"/>
            <w:left w:val="none" w:sz="0" w:space="0" w:color="auto"/>
            <w:bottom w:val="none" w:sz="0" w:space="0" w:color="auto"/>
            <w:right w:val="none" w:sz="0" w:space="0" w:color="auto"/>
          </w:divBdr>
        </w:div>
        <w:div w:id="150023692">
          <w:marLeft w:val="994"/>
          <w:marRight w:val="0"/>
          <w:marTop w:val="0"/>
          <w:marBottom w:val="0"/>
          <w:divBdr>
            <w:top w:val="none" w:sz="0" w:space="0" w:color="auto"/>
            <w:left w:val="none" w:sz="0" w:space="0" w:color="auto"/>
            <w:bottom w:val="none" w:sz="0" w:space="0" w:color="auto"/>
            <w:right w:val="none" w:sz="0" w:space="0" w:color="auto"/>
          </w:divBdr>
        </w:div>
        <w:div w:id="1741245762">
          <w:marLeft w:val="994"/>
          <w:marRight w:val="0"/>
          <w:marTop w:val="0"/>
          <w:marBottom w:val="0"/>
          <w:divBdr>
            <w:top w:val="none" w:sz="0" w:space="0" w:color="auto"/>
            <w:left w:val="none" w:sz="0" w:space="0" w:color="auto"/>
            <w:bottom w:val="none" w:sz="0" w:space="0" w:color="auto"/>
            <w:right w:val="none" w:sz="0" w:space="0" w:color="auto"/>
          </w:divBdr>
        </w:div>
        <w:div w:id="299114389">
          <w:marLeft w:val="994"/>
          <w:marRight w:val="0"/>
          <w:marTop w:val="0"/>
          <w:marBottom w:val="0"/>
          <w:divBdr>
            <w:top w:val="none" w:sz="0" w:space="0" w:color="auto"/>
            <w:left w:val="none" w:sz="0" w:space="0" w:color="auto"/>
            <w:bottom w:val="none" w:sz="0" w:space="0" w:color="auto"/>
            <w:right w:val="none" w:sz="0" w:space="0" w:color="auto"/>
          </w:divBdr>
        </w:div>
      </w:divsChild>
    </w:div>
    <w:div w:id="723061160">
      <w:bodyDiv w:val="1"/>
      <w:marLeft w:val="0"/>
      <w:marRight w:val="0"/>
      <w:marTop w:val="0"/>
      <w:marBottom w:val="0"/>
      <w:divBdr>
        <w:top w:val="none" w:sz="0" w:space="0" w:color="auto"/>
        <w:left w:val="none" w:sz="0" w:space="0" w:color="auto"/>
        <w:bottom w:val="none" w:sz="0" w:space="0" w:color="auto"/>
        <w:right w:val="none" w:sz="0" w:space="0" w:color="auto"/>
      </w:divBdr>
      <w:divsChild>
        <w:div w:id="978413710">
          <w:marLeft w:val="274"/>
          <w:marRight w:val="0"/>
          <w:marTop w:val="0"/>
          <w:marBottom w:val="0"/>
          <w:divBdr>
            <w:top w:val="none" w:sz="0" w:space="0" w:color="auto"/>
            <w:left w:val="none" w:sz="0" w:space="0" w:color="auto"/>
            <w:bottom w:val="none" w:sz="0" w:space="0" w:color="auto"/>
            <w:right w:val="none" w:sz="0" w:space="0" w:color="auto"/>
          </w:divBdr>
        </w:div>
        <w:div w:id="1373264853">
          <w:marLeft w:val="994"/>
          <w:marRight w:val="0"/>
          <w:marTop w:val="0"/>
          <w:marBottom w:val="0"/>
          <w:divBdr>
            <w:top w:val="none" w:sz="0" w:space="0" w:color="auto"/>
            <w:left w:val="none" w:sz="0" w:space="0" w:color="auto"/>
            <w:bottom w:val="none" w:sz="0" w:space="0" w:color="auto"/>
            <w:right w:val="none" w:sz="0" w:space="0" w:color="auto"/>
          </w:divBdr>
        </w:div>
        <w:div w:id="313291808">
          <w:marLeft w:val="994"/>
          <w:marRight w:val="0"/>
          <w:marTop w:val="0"/>
          <w:marBottom w:val="0"/>
          <w:divBdr>
            <w:top w:val="none" w:sz="0" w:space="0" w:color="auto"/>
            <w:left w:val="none" w:sz="0" w:space="0" w:color="auto"/>
            <w:bottom w:val="none" w:sz="0" w:space="0" w:color="auto"/>
            <w:right w:val="none" w:sz="0" w:space="0" w:color="auto"/>
          </w:divBdr>
        </w:div>
        <w:div w:id="1518499401">
          <w:marLeft w:val="994"/>
          <w:marRight w:val="0"/>
          <w:marTop w:val="0"/>
          <w:marBottom w:val="0"/>
          <w:divBdr>
            <w:top w:val="none" w:sz="0" w:space="0" w:color="auto"/>
            <w:left w:val="none" w:sz="0" w:space="0" w:color="auto"/>
            <w:bottom w:val="none" w:sz="0" w:space="0" w:color="auto"/>
            <w:right w:val="none" w:sz="0" w:space="0" w:color="auto"/>
          </w:divBdr>
        </w:div>
        <w:div w:id="1371302827">
          <w:marLeft w:val="994"/>
          <w:marRight w:val="0"/>
          <w:marTop w:val="0"/>
          <w:marBottom w:val="0"/>
          <w:divBdr>
            <w:top w:val="none" w:sz="0" w:space="0" w:color="auto"/>
            <w:left w:val="none" w:sz="0" w:space="0" w:color="auto"/>
            <w:bottom w:val="none" w:sz="0" w:space="0" w:color="auto"/>
            <w:right w:val="none" w:sz="0" w:space="0" w:color="auto"/>
          </w:divBdr>
        </w:div>
      </w:divsChild>
    </w:div>
    <w:div w:id="1068916936">
      <w:bodyDiv w:val="1"/>
      <w:marLeft w:val="0"/>
      <w:marRight w:val="0"/>
      <w:marTop w:val="0"/>
      <w:marBottom w:val="0"/>
      <w:divBdr>
        <w:top w:val="none" w:sz="0" w:space="0" w:color="auto"/>
        <w:left w:val="none" w:sz="0" w:space="0" w:color="auto"/>
        <w:bottom w:val="none" w:sz="0" w:space="0" w:color="auto"/>
        <w:right w:val="none" w:sz="0" w:space="0" w:color="auto"/>
      </w:divBdr>
      <w:divsChild>
        <w:div w:id="1874462199">
          <w:marLeft w:val="446"/>
          <w:marRight w:val="0"/>
          <w:marTop w:val="0"/>
          <w:marBottom w:val="0"/>
          <w:divBdr>
            <w:top w:val="none" w:sz="0" w:space="0" w:color="auto"/>
            <w:left w:val="none" w:sz="0" w:space="0" w:color="auto"/>
            <w:bottom w:val="none" w:sz="0" w:space="0" w:color="auto"/>
            <w:right w:val="none" w:sz="0" w:space="0" w:color="auto"/>
          </w:divBdr>
        </w:div>
        <w:div w:id="1213006558">
          <w:marLeft w:val="994"/>
          <w:marRight w:val="0"/>
          <w:marTop w:val="0"/>
          <w:marBottom w:val="0"/>
          <w:divBdr>
            <w:top w:val="none" w:sz="0" w:space="0" w:color="auto"/>
            <w:left w:val="none" w:sz="0" w:space="0" w:color="auto"/>
            <w:bottom w:val="none" w:sz="0" w:space="0" w:color="auto"/>
            <w:right w:val="none" w:sz="0" w:space="0" w:color="auto"/>
          </w:divBdr>
        </w:div>
        <w:div w:id="505831029">
          <w:marLeft w:val="994"/>
          <w:marRight w:val="0"/>
          <w:marTop w:val="0"/>
          <w:marBottom w:val="0"/>
          <w:divBdr>
            <w:top w:val="none" w:sz="0" w:space="0" w:color="auto"/>
            <w:left w:val="none" w:sz="0" w:space="0" w:color="auto"/>
            <w:bottom w:val="none" w:sz="0" w:space="0" w:color="auto"/>
            <w:right w:val="none" w:sz="0" w:space="0" w:color="auto"/>
          </w:divBdr>
        </w:div>
      </w:divsChild>
    </w:div>
    <w:div w:id="1274632112">
      <w:bodyDiv w:val="1"/>
      <w:marLeft w:val="0"/>
      <w:marRight w:val="0"/>
      <w:marTop w:val="0"/>
      <w:marBottom w:val="0"/>
      <w:divBdr>
        <w:top w:val="none" w:sz="0" w:space="0" w:color="auto"/>
        <w:left w:val="none" w:sz="0" w:space="0" w:color="auto"/>
        <w:bottom w:val="none" w:sz="0" w:space="0" w:color="auto"/>
        <w:right w:val="none" w:sz="0" w:space="0" w:color="auto"/>
      </w:divBdr>
      <w:divsChild>
        <w:div w:id="333724776">
          <w:marLeft w:val="446"/>
          <w:marRight w:val="0"/>
          <w:marTop w:val="0"/>
          <w:marBottom w:val="0"/>
          <w:divBdr>
            <w:top w:val="none" w:sz="0" w:space="0" w:color="auto"/>
            <w:left w:val="none" w:sz="0" w:space="0" w:color="auto"/>
            <w:bottom w:val="none" w:sz="0" w:space="0" w:color="auto"/>
            <w:right w:val="none" w:sz="0" w:space="0" w:color="auto"/>
          </w:divBdr>
        </w:div>
        <w:div w:id="1183788847">
          <w:marLeft w:val="994"/>
          <w:marRight w:val="0"/>
          <w:marTop w:val="0"/>
          <w:marBottom w:val="0"/>
          <w:divBdr>
            <w:top w:val="none" w:sz="0" w:space="0" w:color="auto"/>
            <w:left w:val="none" w:sz="0" w:space="0" w:color="auto"/>
            <w:bottom w:val="none" w:sz="0" w:space="0" w:color="auto"/>
            <w:right w:val="none" w:sz="0" w:space="0" w:color="auto"/>
          </w:divBdr>
        </w:div>
        <w:div w:id="387845052">
          <w:marLeft w:val="994"/>
          <w:marRight w:val="0"/>
          <w:marTop w:val="0"/>
          <w:marBottom w:val="0"/>
          <w:divBdr>
            <w:top w:val="none" w:sz="0" w:space="0" w:color="auto"/>
            <w:left w:val="none" w:sz="0" w:space="0" w:color="auto"/>
            <w:bottom w:val="none" w:sz="0" w:space="0" w:color="auto"/>
            <w:right w:val="none" w:sz="0" w:space="0" w:color="auto"/>
          </w:divBdr>
        </w:div>
        <w:div w:id="243564158">
          <w:marLeft w:val="994"/>
          <w:marRight w:val="0"/>
          <w:marTop w:val="0"/>
          <w:marBottom w:val="0"/>
          <w:divBdr>
            <w:top w:val="none" w:sz="0" w:space="0" w:color="auto"/>
            <w:left w:val="none" w:sz="0" w:space="0" w:color="auto"/>
            <w:bottom w:val="none" w:sz="0" w:space="0" w:color="auto"/>
            <w:right w:val="none" w:sz="0" w:space="0" w:color="auto"/>
          </w:divBdr>
        </w:div>
      </w:divsChild>
    </w:div>
    <w:div w:id="1549101250">
      <w:bodyDiv w:val="1"/>
      <w:marLeft w:val="0"/>
      <w:marRight w:val="0"/>
      <w:marTop w:val="0"/>
      <w:marBottom w:val="0"/>
      <w:divBdr>
        <w:top w:val="none" w:sz="0" w:space="0" w:color="auto"/>
        <w:left w:val="none" w:sz="0" w:space="0" w:color="auto"/>
        <w:bottom w:val="none" w:sz="0" w:space="0" w:color="auto"/>
        <w:right w:val="none" w:sz="0" w:space="0" w:color="auto"/>
      </w:divBdr>
      <w:divsChild>
        <w:div w:id="2117674397">
          <w:marLeft w:val="446"/>
          <w:marRight w:val="0"/>
          <w:marTop w:val="0"/>
          <w:marBottom w:val="0"/>
          <w:divBdr>
            <w:top w:val="none" w:sz="0" w:space="0" w:color="auto"/>
            <w:left w:val="none" w:sz="0" w:space="0" w:color="auto"/>
            <w:bottom w:val="none" w:sz="0" w:space="0" w:color="auto"/>
            <w:right w:val="none" w:sz="0" w:space="0" w:color="auto"/>
          </w:divBdr>
        </w:div>
        <w:div w:id="2051613420">
          <w:marLeft w:val="994"/>
          <w:marRight w:val="0"/>
          <w:marTop w:val="0"/>
          <w:marBottom w:val="0"/>
          <w:divBdr>
            <w:top w:val="none" w:sz="0" w:space="0" w:color="auto"/>
            <w:left w:val="none" w:sz="0" w:space="0" w:color="auto"/>
            <w:bottom w:val="none" w:sz="0" w:space="0" w:color="auto"/>
            <w:right w:val="none" w:sz="0" w:space="0" w:color="auto"/>
          </w:divBdr>
        </w:div>
        <w:div w:id="76639963">
          <w:marLeft w:val="994"/>
          <w:marRight w:val="0"/>
          <w:marTop w:val="0"/>
          <w:marBottom w:val="0"/>
          <w:divBdr>
            <w:top w:val="none" w:sz="0" w:space="0" w:color="auto"/>
            <w:left w:val="none" w:sz="0" w:space="0" w:color="auto"/>
            <w:bottom w:val="none" w:sz="0" w:space="0" w:color="auto"/>
            <w:right w:val="none" w:sz="0" w:space="0" w:color="auto"/>
          </w:divBdr>
        </w:div>
        <w:div w:id="197743904">
          <w:marLeft w:val="99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martinfowler.com/bliki/MonolithFirst.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omments" Target="comments.xml"/><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msdn.microsoft.com/en-us/library/ff650706.aspx" TargetMode="External"/><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msdn.microsoft.com/en-us/library/ee658094.aspx"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stiantyn_Kudriavts.PRINCETON\Downloads\EPAM%20SAD%20Template%20v2.5%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B5AD6-C90F-4F41-870B-A8598166F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EPAM SAD Template v2.5 (1).dotx</Template>
  <TotalTime>145</TotalTime>
  <Pages>35</Pages>
  <Words>7793</Words>
  <Characters>44426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Title</vt:lpstr>
    </vt:vector>
  </TitlesOfParts>
  <Manager/>
  <Company>Company name</Company>
  <LinksUpToDate>false</LinksUpToDate>
  <CharactersWithSpaces>52115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Kostiantyn Kudriavtsev</dc:creator>
  <cp:keywords/>
  <dc:description/>
  <cp:lastModifiedBy>Kostiantyn Kudriavtsev</cp:lastModifiedBy>
  <cp:revision>13</cp:revision>
  <cp:lastPrinted>2015-03-17T09:30:00Z</cp:lastPrinted>
  <dcterms:created xsi:type="dcterms:W3CDTF">2016-09-09T20:29:00Z</dcterms:created>
  <dcterms:modified xsi:type="dcterms:W3CDTF">2016-09-13T19:50:00Z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y fmtid="{D5CDD505-2E9C-101B-9397-08002B2CF9AE}" pid="4" name="Approval Date">
    <vt:lpwstr>dd-Mmm-yyyy</vt:lpwstr>
  </property>
</Properties>
</file>